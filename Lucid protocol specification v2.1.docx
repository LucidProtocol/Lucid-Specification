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3D185D3D">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CB89A52" w:rsidR="00B0230C" w:rsidRDefault="00C16248" w:rsidP="00824B44">
      <w:pPr>
        <w:pStyle w:val="Documentdate"/>
        <w:spacing w:before="240"/>
        <w:ind w:right="504"/>
      </w:pPr>
      <w:r>
        <w:t xml:space="preserve">Date: </w:t>
      </w:r>
      <w:fldSimple w:instr=" DOCPROPERTY  &quot;Issue Date&quot;  \* MERGEFORMAT ">
        <w:ins w:id="1" w:author="Gavin Rawson" w:date="2024-07-17T08:54:00Z" w16du:dateUtc="2024-07-17T07:54:00Z">
          <w:r w:rsidR="003A2150">
            <w:t>17</w:t>
          </w:r>
        </w:ins>
        <w:del w:id="2" w:author="Gavin Rawson" w:date="2024-07-17T08:54:00Z" w16du:dateUtc="2024-07-17T07:54:00Z">
          <w:r w:rsidR="00B517EE" w:rsidDel="00BC55EE">
            <w:delText>25</w:delText>
          </w:r>
        </w:del>
        <w:r w:rsidR="00B517EE">
          <w:t>-Ju</w:t>
        </w:r>
        <w:ins w:id="3" w:author="Gavin Rawson" w:date="2024-07-17T08:54:00Z" w16du:dateUtc="2024-07-17T07:54:00Z">
          <w:r w:rsidR="003A2150">
            <w:t>j</w:t>
          </w:r>
        </w:ins>
        <w:del w:id="4" w:author="Gavin Rawson" w:date="2024-07-17T08:54:00Z" w16du:dateUtc="2024-07-17T07:54:00Z">
          <w:r w:rsidR="00B517EE" w:rsidDel="003A2150">
            <w:delText>n</w:delText>
          </w:r>
        </w:del>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5" w:name="_Toc172098921"/>
      <w:r w:rsidRPr="00B706D4">
        <w:lastRenderedPageBreak/>
        <w:t xml:space="preserve">Disclaimer and </w:t>
      </w:r>
      <w:r w:rsidR="000A3605" w:rsidRPr="00B706D4">
        <w:t>license</w:t>
      </w:r>
      <w:r w:rsidRPr="00B706D4">
        <w:t xml:space="preserve"> agreement</w:t>
      </w:r>
      <w:bookmarkEnd w:id="5"/>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6" w:name="_Toc172098922"/>
      <w:r>
        <w:t>Co</w:t>
      </w:r>
      <w:r w:rsidRPr="00B706D4">
        <w:t>p</w:t>
      </w:r>
      <w:r>
        <w:t>yright</w:t>
      </w:r>
      <w:bookmarkEnd w:id="6"/>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7" w:name="_Toc172098923"/>
      <w:r w:rsidRPr="00392D81">
        <w:lastRenderedPageBreak/>
        <w:t>Conta</w:t>
      </w:r>
      <w:r w:rsidR="00004108" w:rsidRPr="00392D81">
        <w:t xml:space="preserve">ct </w:t>
      </w:r>
      <w:r w:rsidR="00004108" w:rsidRPr="00AF4EAB">
        <w:t>address</w:t>
      </w:r>
      <w:bookmarkEnd w:id="7"/>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8" w:name="_Toc172098924"/>
      <w:r w:rsidRPr="00E15C9D">
        <w:t>Notices</w:t>
      </w:r>
      <w:bookmarkEnd w:id="8"/>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9" w:name="_Toc172098925"/>
      <w:r>
        <w:t>Conventions</w:t>
      </w:r>
      <w:bookmarkEnd w:id="9"/>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10" w:name="_Toc172098926"/>
      <w:r w:rsidRPr="00E20E84">
        <w:t>Glossary of terms</w:t>
      </w:r>
      <w:bookmarkEnd w:id="10"/>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1" w:author="Mark Davison" w:date="2024-07-20T08:47:00Z" w16du:dateUtc="2024-07-20T07:4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81"/>
        <w:gridCol w:w="5600"/>
        <w:tblGridChange w:id="12">
          <w:tblGrid>
            <w:gridCol w:w="3681"/>
            <w:gridCol w:w="5600"/>
          </w:tblGrid>
        </w:tblGridChange>
      </w:tblGrid>
      <w:tr w:rsidR="00B706D4" w14:paraId="58C02474" w14:textId="77777777" w:rsidTr="003D1407">
        <w:trPr>
          <w:tblHeader/>
          <w:jc w:val="center"/>
          <w:trPrChange w:id="13" w:author="Mark Davison" w:date="2024-07-20T08:47:00Z" w16du:dateUtc="2024-07-20T07:47:00Z">
            <w:trPr>
              <w:tblHeader/>
              <w:jc w:val="center"/>
            </w:trPr>
          </w:trPrChange>
        </w:trPr>
        <w:tc>
          <w:tcPr>
            <w:tcW w:w="3681" w:type="dxa"/>
            <w:shd w:val="clear" w:color="auto" w:fill="5BABD3"/>
            <w:vAlign w:val="center"/>
            <w:tcPrChange w:id="14" w:author="Mark Davison" w:date="2024-07-20T08:47:00Z" w16du:dateUtc="2024-07-20T07:47:00Z">
              <w:tcPr>
                <w:tcW w:w="3681" w:type="dxa"/>
                <w:shd w:val="clear" w:color="auto" w:fill="5BABD3"/>
                <w:vAlign w:val="center"/>
              </w:tcPr>
            </w:tcPrChange>
          </w:tcPr>
          <w:p w14:paraId="5A3A7C9A" w14:textId="77777777" w:rsidR="00B706D4" w:rsidRPr="00B61C9B" w:rsidRDefault="00B706D4">
            <w:pPr>
              <w:pStyle w:val="TableHeading"/>
              <w:jc w:val="center"/>
              <w:pPrChange w:id="15" w:author="Mark Davison" w:date="2024-07-20T08:47:00Z" w16du:dateUtc="2024-07-20T07:47:00Z">
                <w:pPr>
                  <w:pStyle w:val="TableHeading"/>
                </w:pPr>
              </w:pPrChange>
            </w:pPr>
            <w:r>
              <w:t>Abbreviation/Term</w:t>
            </w:r>
          </w:p>
        </w:tc>
        <w:tc>
          <w:tcPr>
            <w:tcW w:w="5600" w:type="dxa"/>
            <w:shd w:val="clear" w:color="auto" w:fill="5BABD3"/>
            <w:vAlign w:val="center"/>
            <w:tcPrChange w:id="16" w:author="Mark Davison" w:date="2024-07-20T08:47:00Z" w16du:dateUtc="2024-07-20T07:47:00Z">
              <w:tcPr>
                <w:tcW w:w="5600" w:type="dxa"/>
                <w:shd w:val="clear" w:color="auto" w:fill="5BABD3"/>
                <w:vAlign w:val="center"/>
              </w:tcPr>
            </w:tcPrChange>
          </w:tcPr>
          <w:p w14:paraId="10CB0D0B" w14:textId="77777777" w:rsidR="00B706D4" w:rsidRPr="00B61C9B" w:rsidRDefault="00B706D4">
            <w:pPr>
              <w:pStyle w:val="TableHeading"/>
              <w:jc w:val="center"/>
              <w:pPrChange w:id="17" w:author="Mark Davison" w:date="2024-07-20T08:47:00Z" w16du:dateUtc="2024-07-20T07:47:00Z">
                <w:pPr>
                  <w:pStyle w:val="TableHeading"/>
                </w:pPr>
              </w:pPrChange>
            </w:pPr>
            <w:r>
              <w:t>Definition</w:t>
            </w:r>
          </w:p>
        </w:tc>
      </w:tr>
      <w:tr w:rsidR="007D4BFF" w14:paraId="35BE569C" w14:textId="77777777" w:rsidTr="003D1407">
        <w:trPr>
          <w:jc w:val="center"/>
          <w:trPrChange w:id="18" w:author="Mark Davison" w:date="2024-07-20T08:47:00Z" w16du:dateUtc="2024-07-20T07:47:00Z">
            <w:trPr>
              <w:jc w:val="center"/>
            </w:trPr>
          </w:trPrChange>
        </w:trPr>
        <w:tc>
          <w:tcPr>
            <w:tcW w:w="3681" w:type="dxa"/>
            <w:shd w:val="clear" w:color="auto" w:fill="auto"/>
            <w:tcPrChange w:id="19" w:author="Mark Davison" w:date="2024-07-20T08:47:00Z" w16du:dateUtc="2024-07-20T07:47:00Z">
              <w:tcPr>
                <w:tcW w:w="3681" w:type="dxa"/>
                <w:shd w:val="clear" w:color="auto" w:fill="auto"/>
              </w:tcPr>
            </w:tcPrChange>
          </w:tcPr>
          <w:p w14:paraId="1FE775D0" w14:textId="45933EBC" w:rsidR="007D4BFF" w:rsidRPr="00A811D3" w:rsidRDefault="007D4BFF" w:rsidP="003D1407">
            <w:pPr>
              <w:pStyle w:val="TableText"/>
            </w:pPr>
            <w:r>
              <w:t>BOM</w:t>
            </w:r>
          </w:p>
        </w:tc>
        <w:tc>
          <w:tcPr>
            <w:tcW w:w="5600" w:type="dxa"/>
            <w:shd w:val="clear" w:color="auto" w:fill="auto"/>
            <w:vAlign w:val="center"/>
            <w:tcPrChange w:id="20" w:author="Mark Davison" w:date="2024-07-20T08:47:00Z" w16du:dateUtc="2024-07-20T07:47:00Z">
              <w:tcPr>
                <w:tcW w:w="5600" w:type="dxa"/>
                <w:shd w:val="clear" w:color="auto" w:fill="auto"/>
              </w:tcPr>
            </w:tcPrChange>
          </w:tcPr>
          <w:p w14:paraId="0D9F5CF8" w14:textId="38318580" w:rsidR="007D4BFF" w:rsidRPr="00BB4BBA" w:rsidRDefault="007D4BFF" w:rsidP="003D1407">
            <w:pPr>
              <w:pStyle w:val="TableText"/>
              <w:jc w:val="left"/>
            </w:pPr>
            <w:r>
              <w:t>Byte Order Mark</w:t>
            </w:r>
          </w:p>
        </w:tc>
      </w:tr>
      <w:tr w:rsidR="00B706D4" w14:paraId="1DA250A1" w14:textId="77777777" w:rsidTr="003D1407">
        <w:trPr>
          <w:jc w:val="center"/>
          <w:trPrChange w:id="21" w:author="Mark Davison" w:date="2024-07-20T08:47:00Z" w16du:dateUtc="2024-07-20T07:47:00Z">
            <w:trPr>
              <w:jc w:val="center"/>
            </w:trPr>
          </w:trPrChange>
        </w:trPr>
        <w:tc>
          <w:tcPr>
            <w:tcW w:w="3681" w:type="dxa"/>
            <w:shd w:val="clear" w:color="auto" w:fill="auto"/>
            <w:tcPrChange w:id="22" w:author="Mark Davison" w:date="2024-07-20T08:47:00Z" w16du:dateUtc="2024-07-20T07:47:00Z">
              <w:tcPr>
                <w:tcW w:w="3681" w:type="dxa"/>
                <w:shd w:val="clear" w:color="auto" w:fill="auto"/>
              </w:tcPr>
            </w:tcPrChange>
          </w:tcPr>
          <w:p w14:paraId="5E435E97" w14:textId="3102F756" w:rsidR="00B706D4" w:rsidRPr="00A811D3" w:rsidRDefault="00BB4BBA" w:rsidP="003D1407">
            <w:pPr>
              <w:pStyle w:val="TableText"/>
            </w:pPr>
            <w:r w:rsidRPr="00A811D3">
              <w:t xml:space="preserve">Broker </w:t>
            </w:r>
          </w:p>
        </w:tc>
        <w:tc>
          <w:tcPr>
            <w:tcW w:w="5600" w:type="dxa"/>
            <w:shd w:val="clear" w:color="auto" w:fill="auto"/>
            <w:vAlign w:val="center"/>
            <w:tcPrChange w:id="23" w:author="Mark Davison" w:date="2024-07-20T08:47:00Z" w16du:dateUtc="2024-07-20T07:47:00Z">
              <w:tcPr>
                <w:tcW w:w="5600" w:type="dxa"/>
                <w:shd w:val="clear" w:color="auto" w:fill="auto"/>
              </w:tcPr>
            </w:tcPrChange>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3D1407">
        <w:trPr>
          <w:jc w:val="center"/>
          <w:trPrChange w:id="24" w:author="Mark Davison" w:date="2024-07-20T08:47:00Z" w16du:dateUtc="2024-07-20T07:47:00Z">
            <w:trPr>
              <w:jc w:val="center"/>
            </w:trPr>
          </w:trPrChange>
        </w:trPr>
        <w:tc>
          <w:tcPr>
            <w:tcW w:w="3681" w:type="dxa"/>
            <w:shd w:val="clear" w:color="auto" w:fill="auto"/>
            <w:tcPrChange w:id="25" w:author="Mark Davison" w:date="2024-07-20T08:47:00Z" w16du:dateUtc="2024-07-20T07:47:00Z">
              <w:tcPr>
                <w:tcW w:w="3681" w:type="dxa"/>
                <w:shd w:val="clear" w:color="auto" w:fill="auto"/>
              </w:tcPr>
            </w:tcPrChange>
          </w:tcPr>
          <w:p w14:paraId="76FBFB0A" w14:textId="76246170" w:rsidR="00B706D4" w:rsidRPr="00A811D3" w:rsidRDefault="00BB4BBA" w:rsidP="003D1407">
            <w:pPr>
              <w:pStyle w:val="TableText"/>
            </w:pPr>
            <w:r w:rsidRPr="00A811D3">
              <w:t>Device Configuration</w:t>
            </w:r>
          </w:p>
        </w:tc>
        <w:tc>
          <w:tcPr>
            <w:tcW w:w="5600" w:type="dxa"/>
            <w:shd w:val="clear" w:color="auto" w:fill="auto"/>
            <w:vAlign w:val="center"/>
            <w:tcPrChange w:id="26" w:author="Mark Davison" w:date="2024-07-20T08:47:00Z" w16du:dateUtc="2024-07-20T07:47:00Z">
              <w:tcPr>
                <w:tcW w:w="5600" w:type="dxa"/>
                <w:shd w:val="clear" w:color="auto" w:fill="auto"/>
              </w:tcPr>
            </w:tcPrChange>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3D1407">
        <w:trPr>
          <w:jc w:val="center"/>
          <w:trPrChange w:id="27" w:author="Mark Davison" w:date="2024-07-20T08:47:00Z" w16du:dateUtc="2024-07-20T07:47:00Z">
            <w:trPr>
              <w:jc w:val="center"/>
            </w:trPr>
          </w:trPrChange>
        </w:trPr>
        <w:tc>
          <w:tcPr>
            <w:tcW w:w="3681" w:type="dxa"/>
            <w:shd w:val="clear" w:color="auto" w:fill="auto"/>
            <w:tcPrChange w:id="28" w:author="Mark Davison" w:date="2024-07-20T08:47:00Z" w16du:dateUtc="2024-07-20T07:47:00Z">
              <w:tcPr>
                <w:tcW w:w="3681" w:type="dxa"/>
                <w:shd w:val="clear" w:color="auto" w:fill="auto"/>
              </w:tcPr>
            </w:tcPrChange>
          </w:tcPr>
          <w:p w14:paraId="7EA48C2F" w14:textId="28D2E470" w:rsidR="00BB4BBA" w:rsidRPr="00A811D3" w:rsidRDefault="00BB4BBA" w:rsidP="003D1407">
            <w:pPr>
              <w:pStyle w:val="TableText"/>
            </w:pPr>
            <w:r w:rsidRPr="00A811D3">
              <w:t>Device Profile</w:t>
            </w:r>
          </w:p>
        </w:tc>
        <w:tc>
          <w:tcPr>
            <w:tcW w:w="5600" w:type="dxa"/>
            <w:shd w:val="clear" w:color="auto" w:fill="auto"/>
            <w:vAlign w:val="center"/>
            <w:tcPrChange w:id="29" w:author="Mark Davison" w:date="2024-07-20T08:47:00Z" w16du:dateUtc="2024-07-20T07:47:00Z">
              <w:tcPr>
                <w:tcW w:w="5600" w:type="dxa"/>
                <w:shd w:val="clear" w:color="auto" w:fill="auto"/>
              </w:tcPr>
            </w:tcPrChange>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3D1407">
        <w:trPr>
          <w:jc w:val="center"/>
          <w:trPrChange w:id="30" w:author="Mark Davison" w:date="2024-07-20T08:47:00Z" w16du:dateUtc="2024-07-20T07:47:00Z">
            <w:trPr>
              <w:jc w:val="center"/>
            </w:trPr>
          </w:trPrChange>
        </w:trPr>
        <w:tc>
          <w:tcPr>
            <w:tcW w:w="3681" w:type="dxa"/>
            <w:shd w:val="clear" w:color="auto" w:fill="auto"/>
            <w:tcPrChange w:id="31" w:author="Mark Davison" w:date="2024-07-20T08:47:00Z" w16du:dateUtc="2024-07-20T07:47:00Z">
              <w:tcPr>
                <w:tcW w:w="3681" w:type="dxa"/>
                <w:shd w:val="clear" w:color="auto" w:fill="auto"/>
              </w:tcPr>
            </w:tcPrChange>
          </w:tcPr>
          <w:p w14:paraId="0CF4EB45" w14:textId="61B50796" w:rsidR="00BB4BBA" w:rsidRPr="00BA7567" w:rsidRDefault="00BB4BBA" w:rsidP="003D1407">
            <w:pPr>
              <w:pStyle w:val="TableText"/>
            </w:pPr>
            <w:r w:rsidRPr="00BA7567">
              <w:t>FD</w:t>
            </w:r>
          </w:p>
        </w:tc>
        <w:tc>
          <w:tcPr>
            <w:tcW w:w="5600" w:type="dxa"/>
            <w:shd w:val="clear" w:color="auto" w:fill="auto"/>
            <w:vAlign w:val="center"/>
            <w:tcPrChange w:id="32" w:author="Mark Davison" w:date="2024-07-20T08:47:00Z" w16du:dateUtc="2024-07-20T07:47:00Z">
              <w:tcPr>
                <w:tcW w:w="5600" w:type="dxa"/>
                <w:shd w:val="clear" w:color="auto" w:fill="auto"/>
              </w:tcPr>
            </w:tcPrChange>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3D1407">
        <w:trPr>
          <w:jc w:val="center"/>
          <w:trPrChange w:id="33" w:author="Mark Davison" w:date="2024-07-20T08:47:00Z" w16du:dateUtc="2024-07-20T07:47:00Z">
            <w:trPr>
              <w:jc w:val="center"/>
            </w:trPr>
          </w:trPrChange>
        </w:trPr>
        <w:tc>
          <w:tcPr>
            <w:tcW w:w="3681" w:type="dxa"/>
            <w:shd w:val="clear" w:color="auto" w:fill="auto"/>
            <w:tcPrChange w:id="34" w:author="Mark Davison" w:date="2024-07-20T08:47:00Z" w16du:dateUtc="2024-07-20T07:47:00Z">
              <w:tcPr>
                <w:tcW w:w="3681" w:type="dxa"/>
                <w:shd w:val="clear" w:color="auto" w:fill="auto"/>
              </w:tcPr>
            </w:tcPrChange>
          </w:tcPr>
          <w:p w14:paraId="1E2753CB" w14:textId="285A6C24" w:rsidR="0030026D" w:rsidRPr="00BA7567" w:rsidRDefault="0030026D" w:rsidP="003D1407">
            <w:pPr>
              <w:pStyle w:val="TableText"/>
            </w:pPr>
            <w:r w:rsidRPr="00BA7567">
              <w:t>Field Device Link</w:t>
            </w:r>
          </w:p>
        </w:tc>
        <w:tc>
          <w:tcPr>
            <w:tcW w:w="5600" w:type="dxa"/>
            <w:shd w:val="clear" w:color="auto" w:fill="auto"/>
            <w:vAlign w:val="center"/>
            <w:tcPrChange w:id="35" w:author="Mark Davison" w:date="2024-07-20T08:47:00Z" w16du:dateUtc="2024-07-20T07:47:00Z">
              <w:tcPr>
                <w:tcW w:w="5600" w:type="dxa"/>
                <w:shd w:val="clear" w:color="auto" w:fill="auto"/>
              </w:tcPr>
            </w:tcPrChange>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3D1407">
        <w:trPr>
          <w:jc w:val="center"/>
          <w:trPrChange w:id="36" w:author="Mark Davison" w:date="2024-07-20T08:47:00Z" w16du:dateUtc="2024-07-20T07:47:00Z">
            <w:trPr>
              <w:jc w:val="center"/>
            </w:trPr>
          </w:trPrChange>
        </w:trPr>
        <w:tc>
          <w:tcPr>
            <w:tcW w:w="3681" w:type="dxa"/>
            <w:shd w:val="clear" w:color="auto" w:fill="auto"/>
            <w:tcPrChange w:id="37" w:author="Mark Davison" w:date="2024-07-20T08:47:00Z" w16du:dateUtc="2024-07-20T07:47:00Z">
              <w:tcPr>
                <w:tcW w:w="3681" w:type="dxa"/>
                <w:shd w:val="clear" w:color="auto" w:fill="auto"/>
              </w:tcPr>
            </w:tcPrChange>
          </w:tcPr>
          <w:p w14:paraId="6FC18633" w14:textId="016E5F96" w:rsidR="00A811D3" w:rsidRPr="00A811D3" w:rsidRDefault="00A811D3" w:rsidP="003D1407">
            <w:pPr>
              <w:pStyle w:val="TableText"/>
            </w:pPr>
            <w:r>
              <w:t>IIOT</w:t>
            </w:r>
          </w:p>
        </w:tc>
        <w:tc>
          <w:tcPr>
            <w:tcW w:w="5600" w:type="dxa"/>
            <w:shd w:val="clear" w:color="auto" w:fill="auto"/>
            <w:vAlign w:val="center"/>
            <w:tcPrChange w:id="38" w:author="Mark Davison" w:date="2024-07-20T08:47:00Z" w16du:dateUtc="2024-07-20T07:47:00Z">
              <w:tcPr>
                <w:tcW w:w="5600" w:type="dxa"/>
                <w:shd w:val="clear" w:color="auto" w:fill="auto"/>
              </w:tcPr>
            </w:tcPrChange>
          </w:tcPr>
          <w:p w14:paraId="6E463C40" w14:textId="610A4A28" w:rsidR="00A811D3" w:rsidRPr="00BB4BBA" w:rsidRDefault="00A811D3" w:rsidP="003D1407">
            <w:pPr>
              <w:pStyle w:val="TableText"/>
              <w:jc w:val="left"/>
            </w:pPr>
            <w:r>
              <w:t>Industrial Internet of Things</w:t>
            </w:r>
          </w:p>
        </w:tc>
      </w:tr>
      <w:tr w:rsidR="00A811D3" w14:paraId="2764928C" w14:textId="77777777" w:rsidTr="003D1407">
        <w:trPr>
          <w:jc w:val="center"/>
          <w:trPrChange w:id="39" w:author="Mark Davison" w:date="2024-07-20T08:47:00Z" w16du:dateUtc="2024-07-20T07:47:00Z">
            <w:trPr>
              <w:jc w:val="center"/>
            </w:trPr>
          </w:trPrChange>
        </w:trPr>
        <w:tc>
          <w:tcPr>
            <w:tcW w:w="3681" w:type="dxa"/>
            <w:shd w:val="clear" w:color="auto" w:fill="auto"/>
            <w:tcPrChange w:id="40" w:author="Mark Davison" w:date="2024-07-20T08:47:00Z" w16du:dateUtc="2024-07-20T07:47:00Z">
              <w:tcPr>
                <w:tcW w:w="3681" w:type="dxa"/>
                <w:shd w:val="clear" w:color="auto" w:fill="auto"/>
              </w:tcPr>
            </w:tcPrChange>
          </w:tcPr>
          <w:p w14:paraId="49E1EE6C" w14:textId="5216F038" w:rsidR="00A811D3" w:rsidRPr="00A811D3" w:rsidRDefault="00A811D3" w:rsidP="003D1407">
            <w:pPr>
              <w:pStyle w:val="TableText"/>
            </w:pPr>
            <w:r>
              <w:t>IOT</w:t>
            </w:r>
          </w:p>
        </w:tc>
        <w:tc>
          <w:tcPr>
            <w:tcW w:w="5600" w:type="dxa"/>
            <w:shd w:val="clear" w:color="auto" w:fill="auto"/>
            <w:vAlign w:val="center"/>
            <w:tcPrChange w:id="41" w:author="Mark Davison" w:date="2024-07-20T08:47:00Z" w16du:dateUtc="2024-07-20T07:47:00Z">
              <w:tcPr>
                <w:tcW w:w="5600" w:type="dxa"/>
                <w:shd w:val="clear" w:color="auto" w:fill="auto"/>
              </w:tcPr>
            </w:tcPrChange>
          </w:tcPr>
          <w:p w14:paraId="7B848EBB" w14:textId="35C94245" w:rsidR="00A811D3" w:rsidRPr="00BB4BBA" w:rsidRDefault="00A811D3" w:rsidP="003D1407">
            <w:pPr>
              <w:pStyle w:val="TableText"/>
              <w:jc w:val="left"/>
            </w:pPr>
            <w:r>
              <w:t>Internet of Things</w:t>
            </w:r>
          </w:p>
        </w:tc>
      </w:tr>
      <w:tr w:rsidR="00BB4BBA" w14:paraId="30CB30BB" w14:textId="77777777" w:rsidTr="003D1407">
        <w:trPr>
          <w:jc w:val="center"/>
          <w:trPrChange w:id="42" w:author="Mark Davison" w:date="2024-07-20T08:47:00Z" w16du:dateUtc="2024-07-20T07:47:00Z">
            <w:trPr>
              <w:jc w:val="center"/>
            </w:trPr>
          </w:trPrChange>
        </w:trPr>
        <w:tc>
          <w:tcPr>
            <w:tcW w:w="3681" w:type="dxa"/>
            <w:shd w:val="clear" w:color="auto" w:fill="auto"/>
            <w:tcPrChange w:id="43" w:author="Mark Davison" w:date="2024-07-20T08:47:00Z" w16du:dateUtc="2024-07-20T07:47:00Z">
              <w:tcPr>
                <w:tcW w:w="3681" w:type="dxa"/>
                <w:shd w:val="clear" w:color="auto" w:fill="auto"/>
              </w:tcPr>
            </w:tcPrChange>
          </w:tcPr>
          <w:p w14:paraId="7D1A410A" w14:textId="1C534D63" w:rsidR="00BB4BBA" w:rsidRPr="00BA7567" w:rsidRDefault="009D3A7D" w:rsidP="003D1407">
            <w:pPr>
              <w:pStyle w:val="TableText"/>
            </w:pPr>
            <w:r w:rsidRPr="00BA7567">
              <w:t>JSON</w:t>
            </w:r>
          </w:p>
        </w:tc>
        <w:tc>
          <w:tcPr>
            <w:tcW w:w="5600" w:type="dxa"/>
            <w:shd w:val="clear" w:color="auto" w:fill="auto"/>
            <w:vAlign w:val="center"/>
            <w:tcPrChange w:id="44" w:author="Mark Davison" w:date="2024-07-20T08:47:00Z" w16du:dateUtc="2024-07-20T07:47:00Z">
              <w:tcPr>
                <w:tcW w:w="5600" w:type="dxa"/>
                <w:shd w:val="clear" w:color="auto" w:fill="auto"/>
              </w:tcPr>
            </w:tcPrChange>
          </w:tcPr>
          <w:p w14:paraId="733E1C28" w14:textId="64698931" w:rsidR="00BB4BBA" w:rsidRPr="00BA7567" w:rsidRDefault="00D34840" w:rsidP="003D1407">
            <w:pPr>
              <w:pStyle w:val="TableText"/>
              <w:jc w:val="lef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3D1407">
        <w:trPr>
          <w:jc w:val="center"/>
          <w:trPrChange w:id="45" w:author="Mark Davison" w:date="2024-07-20T08:47:00Z" w16du:dateUtc="2024-07-20T07:47:00Z">
            <w:trPr>
              <w:jc w:val="center"/>
            </w:trPr>
          </w:trPrChange>
        </w:trPr>
        <w:tc>
          <w:tcPr>
            <w:tcW w:w="3681" w:type="dxa"/>
            <w:shd w:val="clear" w:color="auto" w:fill="auto"/>
            <w:tcPrChange w:id="46" w:author="Mark Davison" w:date="2024-07-20T08:47:00Z" w16du:dateUtc="2024-07-20T07:47:00Z">
              <w:tcPr>
                <w:tcW w:w="3681" w:type="dxa"/>
                <w:shd w:val="clear" w:color="auto" w:fill="auto"/>
              </w:tcPr>
            </w:tcPrChange>
          </w:tcPr>
          <w:p w14:paraId="3C93523E" w14:textId="46D257D0" w:rsidR="00E05760" w:rsidRPr="00A811D3" w:rsidRDefault="00E05760" w:rsidP="003D1407">
            <w:pPr>
              <w:pStyle w:val="TableText"/>
            </w:pPr>
            <w:r>
              <w:lastRenderedPageBreak/>
              <w:t>LWT</w:t>
            </w:r>
          </w:p>
        </w:tc>
        <w:tc>
          <w:tcPr>
            <w:tcW w:w="5600" w:type="dxa"/>
            <w:shd w:val="clear" w:color="auto" w:fill="auto"/>
            <w:vAlign w:val="center"/>
            <w:tcPrChange w:id="47" w:author="Mark Davison" w:date="2024-07-20T08:47:00Z" w16du:dateUtc="2024-07-20T07:47:00Z">
              <w:tcPr>
                <w:tcW w:w="5600" w:type="dxa"/>
                <w:shd w:val="clear" w:color="auto" w:fill="auto"/>
              </w:tcPr>
            </w:tcPrChange>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3D1407">
        <w:trPr>
          <w:jc w:val="center"/>
          <w:trPrChange w:id="48" w:author="Mark Davison" w:date="2024-07-20T08:47:00Z" w16du:dateUtc="2024-07-20T07:47:00Z">
            <w:trPr>
              <w:jc w:val="center"/>
            </w:trPr>
          </w:trPrChange>
        </w:trPr>
        <w:tc>
          <w:tcPr>
            <w:tcW w:w="3681" w:type="dxa"/>
            <w:shd w:val="clear" w:color="auto" w:fill="auto"/>
            <w:tcPrChange w:id="49" w:author="Mark Davison" w:date="2024-07-20T08:47:00Z" w16du:dateUtc="2024-07-20T07:47:00Z">
              <w:tcPr>
                <w:tcW w:w="3681" w:type="dxa"/>
                <w:shd w:val="clear" w:color="auto" w:fill="auto"/>
              </w:tcPr>
            </w:tcPrChange>
          </w:tcPr>
          <w:p w14:paraId="029B6B8A" w14:textId="552C2F3F" w:rsidR="00BB4BBA" w:rsidRPr="00A811D3" w:rsidRDefault="009D3A7D" w:rsidP="003D1407">
            <w:pPr>
              <w:pStyle w:val="TableText"/>
            </w:pPr>
            <w:r w:rsidRPr="00A811D3">
              <w:t>MQTT</w:t>
            </w:r>
          </w:p>
        </w:tc>
        <w:tc>
          <w:tcPr>
            <w:tcW w:w="5600" w:type="dxa"/>
            <w:shd w:val="clear" w:color="auto" w:fill="auto"/>
            <w:vAlign w:val="center"/>
            <w:tcPrChange w:id="50" w:author="Mark Davison" w:date="2024-07-20T08:47:00Z" w16du:dateUtc="2024-07-20T07:47:00Z">
              <w:tcPr>
                <w:tcW w:w="5600" w:type="dxa"/>
                <w:shd w:val="clear" w:color="auto" w:fill="auto"/>
              </w:tcPr>
            </w:tcPrChange>
          </w:tcPr>
          <w:p w14:paraId="1F7933A6" w14:textId="7F4172FF" w:rsidR="00BB4BBA" w:rsidRPr="00BB4BBA" w:rsidRDefault="009D3A7D" w:rsidP="003D1407">
            <w:pPr>
              <w:pStyle w:val="TableText"/>
              <w:jc w:val="left"/>
            </w:pPr>
            <w:proofErr w:type="gramStart"/>
            <w:r w:rsidRPr="009D3A7D">
              <w:t>Lightweight</w:t>
            </w:r>
            <w:proofErr w:type="gramEnd"/>
            <w:r w:rsidRPr="009D3A7D">
              <w:t xml:space="preserve"> publish/subscribe (pub-sub) machine-to-machine network protocol</w:t>
            </w:r>
            <w:r>
              <w:t>.</w:t>
            </w:r>
          </w:p>
        </w:tc>
      </w:tr>
      <w:tr w:rsidR="00A811D3" w14:paraId="1522C7EF" w14:textId="77777777" w:rsidTr="003D1407">
        <w:trPr>
          <w:jc w:val="center"/>
          <w:trPrChange w:id="51" w:author="Mark Davison" w:date="2024-07-20T08:47:00Z" w16du:dateUtc="2024-07-20T07:47:00Z">
            <w:trPr>
              <w:jc w:val="center"/>
            </w:trPr>
          </w:trPrChange>
        </w:trPr>
        <w:tc>
          <w:tcPr>
            <w:tcW w:w="3681" w:type="dxa"/>
            <w:shd w:val="clear" w:color="auto" w:fill="auto"/>
            <w:tcPrChange w:id="52" w:author="Mark Davison" w:date="2024-07-20T08:47:00Z" w16du:dateUtc="2024-07-20T07:47:00Z">
              <w:tcPr>
                <w:tcW w:w="3681" w:type="dxa"/>
                <w:shd w:val="clear" w:color="auto" w:fill="auto"/>
              </w:tcPr>
            </w:tcPrChange>
          </w:tcPr>
          <w:p w14:paraId="06E40A44" w14:textId="6F9A76D9" w:rsidR="00A811D3" w:rsidRPr="00A811D3" w:rsidRDefault="00A811D3" w:rsidP="003D1407">
            <w:pPr>
              <w:pStyle w:val="TableText"/>
            </w:pPr>
            <w:r>
              <w:t>OT</w:t>
            </w:r>
          </w:p>
        </w:tc>
        <w:tc>
          <w:tcPr>
            <w:tcW w:w="5600" w:type="dxa"/>
            <w:shd w:val="clear" w:color="auto" w:fill="auto"/>
            <w:vAlign w:val="center"/>
            <w:tcPrChange w:id="53" w:author="Mark Davison" w:date="2024-07-20T08:47:00Z" w16du:dateUtc="2024-07-20T07:47:00Z">
              <w:tcPr>
                <w:tcW w:w="5600" w:type="dxa"/>
                <w:shd w:val="clear" w:color="auto" w:fill="auto"/>
              </w:tcPr>
            </w:tcPrChange>
          </w:tcPr>
          <w:p w14:paraId="756A96A9" w14:textId="08AB4CAB" w:rsidR="00A811D3" w:rsidRPr="009D3A7D" w:rsidRDefault="00A811D3" w:rsidP="003D1407">
            <w:pPr>
              <w:pStyle w:val="TableText"/>
              <w:jc w:val="left"/>
            </w:pPr>
            <w:r>
              <w:t>Operational Technology</w:t>
            </w:r>
          </w:p>
        </w:tc>
      </w:tr>
      <w:tr w:rsidR="00405E4C" w14:paraId="21EC5B70" w14:textId="77777777" w:rsidTr="003D1407">
        <w:trPr>
          <w:jc w:val="center"/>
          <w:trPrChange w:id="54" w:author="Mark Davison" w:date="2024-07-20T08:47:00Z" w16du:dateUtc="2024-07-20T07:47:00Z">
            <w:trPr>
              <w:jc w:val="center"/>
            </w:trPr>
          </w:trPrChange>
        </w:trPr>
        <w:tc>
          <w:tcPr>
            <w:tcW w:w="3681" w:type="dxa"/>
            <w:shd w:val="clear" w:color="auto" w:fill="auto"/>
            <w:tcPrChange w:id="55" w:author="Mark Davison" w:date="2024-07-20T08:47:00Z" w16du:dateUtc="2024-07-20T07:47:00Z">
              <w:tcPr>
                <w:tcW w:w="3681" w:type="dxa"/>
                <w:shd w:val="clear" w:color="auto" w:fill="auto"/>
              </w:tcPr>
            </w:tcPrChange>
          </w:tcPr>
          <w:p w14:paraId="3630CD4F" w14:textId="3A8B3DAB" w:rsidR="00405E4C" w:rsidRDefault="00405E4C" w:rsidP="003D1407">
            <w:pPr>
              <w:pStyle w:val="TableText"/>
            </w:pPr>
            <w:r>
              <w:t>Payload</w:t>
            </w:r>
          </w:p>
        </w:tc>
        <w:tc>
          <w:tcPr>
            <w:tcW w:w="5600" w:type="dxa"/>
            <w:shd w:val="clear" w:color="auto" w:fill="auto"/>
            <w:vAlign w:val="center"/>
            <w:tcPrChange w:id="56" w:author="Mark Davison" w:date="2024-07-20T08:47:00Z" w16du:dateUtc="2024-07-20T07:47:00Z">
              <w:tcPr>
                <w:tcW w:w="5600" w:type="dxa"/>
                <w:shd w:val="clear" w:color="auto" w:fill="auto"/>
              </w:tcPr>
            </w:tcPrChange>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3D1407">
        <w:trPr>
          <w:jc w:val="center"/>
          <w:trPrChange w:id="57" w:author="Mark Davison" w:date="2024-07-20T08:47:00Z" w16du:dateUtc="2024-07-20T07:47:00Z">
            <w:trPr>
              <w:jc w:val="center"/>
            </w:trPr>
          </w:trPrChange>
        </w:trPr>
        <w:tc>
          <w:tcPr>
            <w:tcW w:w="3681" w:type="dxa"/>
            <w:shd w:val="clear" w:color="auto" w:fill="auto"/>
            <w:tcPrChange w:id="58" w:author="Mark Davison" w:date="2024-07-20T08:47:00Z" w16du:dateUtc="2024-07-20T07:47:00Z">
              <w:tcPr>
                <w:tcW w:w="3681" w:type="dxa"/>
                <w:shd w:val="clear" w:color="auto" w:fill="auto"/>
              </w:tcPr>
            </w:tcPrChange>
          </w:tcPr>
          <w:p w14:paraId="609043A7" w14:textId="029E57C1" w:rsidR="00BB4BBA" w:rsidRPr="00A811D3" w:rsidRDefault="009D3A7D" w:rsidP="003D1407">
            <w:pPr>
              <w:pStyle w:val="TableText"/>
            </w:pPr>
            <w:r w:rsidRPr="00A811D3">
              <w:t>Point</w:t>
            </w:r>
          </w:p>
        </w:tc>
        <w:tc>
          <w:tcPr>
            <w:tcW w:w="5600" w:type="dxa"/>
            <w:shd w:val="clear" w:color="auto" w:fill="auto"/>
            <w:vAlign w:val="center"/>
            <w:tcPrChange w:id="59" w:author="Mark Davison" w:date="2024-07-20T08:47:00Z" w16du:dateUtc="2024-07-20T07:47:00Z">
              <w:tcPr>
                <w:tcW w:w="5600" w:type="dxa"/>
                <w:shd w:val="clear" w:color="auto" w:fill="auto"/>
              </w:tcPr>
            </w:tcPrChange>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3D1407">
        <w:trPr>
          <w:jc w:val="center"/>
          <w:trPrChange w:id="60" w:author="Mark Davison" w:date="2024-07-20T08:47:00Z" w16du:dateUtc="2024-07-20T07:47:00Z">
            <w:trPr>
              <w:jc w:val="center"/>
            </w:trPr>
          </w:trPrChange>
        </w:trPr>
        <w:tc>
          <w:tcPr>
            <w:tcW w:w="3681" w:type="dxa"/>
            <w:shd w:val="clear" w:color="auto" w:fill="auto"/>
            <w:tcPrChange w:id="61" w:author="Mark Davison" w:date="2024-07-20T08:47:00Z" w16du:dateUtc="2024-07-20T07:47:00Z">
              <w:tcPr>
                <w:tcW w:w="3681" w:type="dxa"/>
                <w:shd w:val="clear" w:color="auto" w:fill="auto"/>
              </w:tcPr>
            </w:tcPrChange>
          </w:tcPr>
          <w:p w14:paraId="21C1EE8D" w14:textId="173C5CCB" w:rsidR="000C3CED" w:rsidRPr="00BA7567" w:rsidRDefault="000C3CED" w:rsidP="003D1407">
            <w:pPr>
              <w:pStyle w:val="TableText"/>
            </w:pPr>
            <w:r w:rsidRPr="00BA7567">
              <w:t>QoS</w:t>
            </w:r>
          </w:p>
        </w:tc>
        <w:tc>
          <w:tcPr>
            <w:tcW w:w="5600" w:type="dxa"/>
            <w:shd w:val="clear" w:color="auto" w:fill="auto"/>
            <w:vAlign w:val="center"/>
            <w:tcPrChange w:id="62" w:author="Mark Davison" w:date="2024-07-20T08:47:00Z" w16du:dateUtc="2024-07-20T07:47:00Z">
              <w:tcPr>
                <w:tcW w:w="5600" w:type="dxa"/>
                <w:shd w:val="clear" w:color="auto" w:fill="auto"/>
              </w:tcPr>
            </w:tcPrChange>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3D1407">
        <w:trPr>
          <w:jc w:val="center"/>
          <w:trPrChange w:id="63" w:author="Mark Davison" w:date="2024-07-20T08:47:00Z" w16du:dateUtc="2024-07-20T07:47:00Z">
            <w:trPr>
              <w:jc w:val="center"/>
            </w:trPr>
          </w:trPrChange>
        </w:trPr>
        <w:tc>
          <w:tcPr>
            <w:tcW w:w="3681" w:type="dxa"/>
            <w:shd w:val="clear" w:color="auto" w:fill="auto"/>
            <w:tcPrChange w:id="64" w:author="Mark Davison" w:date="2024-07-20T08:47:00Z" w16du:dateUtc="2024-07-20T07:47:00Z">
              <w:tcPr>
                <w:tcW w:w="3681" w:type="dxa"/>
                <w:shd w:val="clear" w:color="auto" w:fill="auto"/>
              </w:tcPr>
            </w:tcPrChange>
          </w:tcPr>
          <w:p w14:paraId="25626D02" w14:textId="2A19C51F" w:rsidR="009D3A7D" w:rsidRPr="00BA7567" w:rsidRDefault="009D3A7D" w:rsidP="003D1407">
            <w:pPr>
              <w:pStyle w:val="TableText"/>
            </w:pPr>
            <w:r w:rsidRPr="00BA7567">
              <w:t>SA</w:t>
            </w:r>
          </w:p>
        </w:tc>
        <w:tc>
          <w:tcPr>
            <w:tcW w:w="5600" w:type="dxa"/>
            <w:shd w:val="clear" w:color="auto" w:fill="auto"/>
            <w:vAlign w:val="center"/>
            <w:tcPrChange w:id="65" w:author="Mark Davison" w:date="2024-07-20T08:47:00Z" w16du:dateUtc="2024-07-20T07:47:00Z">
              <w:tcPr>
                <w:tcW w:w="5600" w:type="dxa"/>
                <w:shd w:val="clear" w:color="auto" w:fill="auto"/>
              </w:tcPr>
            </w:tcPrChange>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3D1407">
        <w:trPr>
          <w:jc w:val="center"/>
          <w:trPrChange w:id="66" w:author="Mark Davison" w:date="2024-07-20T08:47:00Z" w16du:dateUtc="2024-07-20T07:47:00Z">
            <w:trPr>
              <w:jc w:val="center"/>
            </w:trPr>
          </w:trPrChange>
        </w:trPr>
        <w:tc>
          <w:tcPr>
            <w:tcW w:w="3681" w:type="dxa"/>
            <w:shd w:val="clear" w:color="auto" w:fill="auto"/>
            <w:tcPrChange w:id="67" w:author="Mark Davison" w:date="2024-07-20T08:47:00Z" w16du:dateUtc="2024-07-20T07:47:00Z">
              <w:tcPr>
                <w:tcW w:w="3681" w:type="dxa"/>
                <w:shd w:val="clear" w:color="auto" w:fill="auto"/>
              </w:tcPr>
            </w:tcPrChange>
          </w:tcPr>
          <w:p w14:paraId="198A4D24" w14:textId="1F574B59" w:rsidR="009D3A7D" w:rsidRPr="00A811D3" w:rsidRDefault="009D3A7D" w:rsidP="003D1407">
            <w:pPr>
              <w:pStyle w:val="TableText"/>
            </w:pPr>
            <w:r w:rsidRPr="00A811D3">
              <w:t>Topic</w:t>
            </w:r>
          </w:p>
        </w:tc>
        <w:tc>
          <w:tcPr>
            <w:tcW w:w="5600" w:type="dxa"/>
            <w:shd w:val="clear" w:color="auto" w:fill="auto"/>
            <w:vAlign w:val="center"/>
            <w:tcPrChange w:id="68" w:author="Mark Davison" w:date="2024-07-20T08:47:00Z" w16du:dateUtc="2024-07-20T07:47:00Z">
              <w:tcPr>
                <w:tcW w:w="5600" w:type="dxa"/>
                <w:shd w:val="clear" w:color="auto" w:fill="auto"/>
              </w:tcPr>
            </w:tcPrChange>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3D1407">
        <w:trPr>
          <w:jc w:val="center"/>
          <w:trPrChange w:id="69" w:author="Mark Davison" w:date="2024-07-20T08:47:00Z" w16du:dateUtc="2024-07-20T07:47:00Z">
            <w:trPr>
              <w:jc w:val="center"/>
            </w:trPr>
          </w:trPrChange>
        </w:trPr>
        <w:tc>
          <w:tcPr>
            <w:tcW w:w="3681" w:type="dxa"/>
            <w:shd w:val="clear" w:color="auto" w:fill="auto"/>
            <w:tcPrChange w:id="70" w:author="Mark Davison" w:date="2024-07-20T08:47:00Z" w16du:dateUtc="2024-07-20T07:47:00Z">
              <w:tcPr>
                <w:tcW w:w="3681" w:type="dxa"/>
                <w:shd w:val="clear" w:color="auto" w:fill="auto"/>
              </w:tcPr>
            </w:tcPrChange>
          </w:tcPr>
          <w:p w14:paraId="22EEA277" w14:textId="4D99107C" w:rsidR="009D3A7D" w:rsidRPr="00A811D3" w:rsidRDefault="009D3A7D" w:rsidP="003D1407">
            <w:pPr>
              <w:pStyle w:val="TableText"/>
            </w:pPr>
            <w:r w:rsidRPr="00A811D3">
              <w:t xml:space="preserve">UUID </w:t>
            </w:r>
          </w:p>
        </w:tc>
        <w:tc>
          <w:tcPr>
            <w:tcW w:w="5600" w:type="dxa"/>
            <w:shd w:val="clear" w:color="auto" w:fill="auto"/>
            <w:vAlign w:val="center"/>
            <w:tcPrChange w:id="71" w:author="Mark Davison" w:date="2024-07-20T08:47:00Z" w16du:dateUtc="2024-07-20T07:47:00Z">
              <w:tcPr>
                <w:tcW w:w="5600" w:type="dxa"/>
                <w:shd w:val="clear" w:color="auto" w:fill="auto"/>
              </w:tcPr>
            </w:tcPrChange>
          </w:tcPr>
          <w:p w14:paraId="37DB77FD" w14:textId="08854C4A" w:rsidR="009D3A7D" w:rsidRPr="009D3A7D" w:rsidRDefault="009D3A7D" w:rsidP="003D1407">
            <w:pPr>
              <w:pStyle w:val="TableText"/>
              <w:jc w:val="lef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2" w:name="_Toc172098927"/>
      <w:r>
        <w:t>References</w:t>
      </w:r>
      <w:bookmarkEnd w:id="72"/>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Change w:id="73" w:author="Mark Davison" w:date="2024-07-20T08:53:00Z" w16du:dateUtc="2024-07-20T07:53:00Z">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PrChange>
      </w:tblPr>
      <w:tblGrid>
        <w:gridCol w:w="1843"/>
        <w:gridCol w:w="7751"/>
        <w:tblGridChange w:id="74">
          <w:tblGrid>
            <w:gridCol w:w="1843"/>
            <w:gridCol w:w="7751"/>
          </w:tblGrid>
        </w:tblGridChange>
      </w:tblGrid>
      <w:tr w:rsidR="00A05273" w:rsidRPr="004172D7" w14:paraId="4B080B14" w14:textId="77777777" w:rsidTr="00EB3CEC">
        <w:tc>
          <w:tcPr>
            <w:tcW w:w="1843" w:type="dxa"/>
            <w:tcPrChange w:id="75" w:author="Mark Davison" w:date="2024-07-20T08:53:00Z" w16du:dateUtc="2024-07-20T07:53:00Z">
              <w:tcPr>
                <w:tcW w:w="1843" w:type="dxa"/>
              </w:tcPr>
            </w:tcPrChange>
          </w:tcPr>
          <w:p w14:paraId="1C20D179" w14:textId="77777777" w:rsidR="00A05273" w:rsidRPr="004172D7" w:rsidRDefault="00A05273" w:rsidP="00EB3CEC">
            <w:pPr>
              <w:spacing w:after="160" w:line="259" w:lineRule="auto"/>
              <w:rPr>
                <w:rFonts w:eastAsia="DengXian" w:cs="Arial"/>
                <w:lang w:val="fr-FR" w:eastAsia="en-US"/>
              </w:rPr>
            </w:pPr>
            <w:bookmarkStart w:id="76" w:name="JSON"/>
            <w:r w:rsidRPr="004172D7">
              <w:rPr>
                <w:rFonts w:eastAsia="DengXian" w:cs="Arial"/>
                <w:lang w:val="fr-FR" w:eastAsia="en-US"/>
              </w:rPr>
              <w:t>[JSON]</w:t>
            </w:r>
            <w:bookmarkEnd w:id="76"/>
            <w:r w:rsidRPr="004172D7">
              <w:rPr>
                <w:rFonts w:eastAsia="DengXian" w:cs="Arial"/>
                <w:lang w:val="fr-FR" w:eastAsia="en-US"/>
              </w:rPr>
              <w:t xml:space="preserve"> </w:t>
            </w:r>
          </w:p>
        </w:tc>
        <w:tc>
          <w:tcPr>
            <w:tcW w:w="7751" w:type="dxa"/>
            <w:tcPrChange w:id="77" w:author="Mark Davison" w:date="2024-07-20T08:53:00Z" w16du:dateUtc="2024-07-20T07:53:00Z">
              <w:tcPr>
                <w:tcW w:w="7751" w:type="dxa"/>
              </w:tcPr>
            </w:tcPrChange>
          </w:tcPr>
          <w:p w14:paraId="3210D6AA" w14:textId="6D39B7ED" w:rsidR="00A05273" w:rsidRPr="004172D7" w:rsidRDefault="00A05273" w:rsidP="00EB3CEC">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r w:rsidR="00000000">
              <w:fldChar w:fldCharType="begin"/>
            </w:r>
            <w:r w:rsidR="00000000">
              <w:instrText>HYPERLINK "https://www.ietf.org/rfc/rfc4627.txt"</w:instrText>
            </w:r>
            <w:r w:rsidR="00000000">
              <w:fldChar w:fldCharType="separate"/>
            </w:r>
            <w:r w:rsidRPr="004172D7">
              <w:rPr>
                <w:rStyle w:val="Hyperlink"/>
                <w:rFonts w:eastAsia="DengXian"/>
              </w:rPr>
              <w:t>https://www.ietf.org/rfc/rfc4627.txt</w:t>
            </w:r>
            <w:r w:rsidR="00000000">
              <w:rPr>
                <w:rStyle w:val="Hyperlink"/>
                <w:rFonts w:eastAsia="DengXian"/>
              </w:rPr>
              <w:fldChar w:fldCharType="end"/>
            </w:r>
          </w:p>
        </w:tc>
      </w:tr>
      <w:tr w:rsidR="00A05273" w:rsidRPr="004172D7" w14:paraId="2940D9F3" w14:textId="77777777" w:rsidTr="00EB3CEC">
        <w:tc>
          <w:tcPr>
            <w:tcW w:w="1843" w:type="dxa"/>
            <w:tcPrChange w:id="78" w:author="Mark Davison" w:date="2024-07-20T08:53:00Z" w16du:dateUtc="2024-07-20T07:53:00Z">
              <w:tcPr>
                <w:tcW w:w="1843" w:type="dxa"/>
              </w:tcPr>
            </w:tcPrChange>
          </w:tcPr>
          <w:p w14:paraId="0E9DD782" w14:textId="201027CE" w:rsidR="00A05273" w:rsidRPr="004172D7" w:rsidRDefault="00BD0D5B" w:rsidP="00EB3CEC">
            <w:pPr>
              <w:spacing w:after="160" w:line="259" w:lineRule="auto"/>
              <w:rPr>
                <w:rFonts w:eastAsia="DengXian" w:cs="Arial"/>
                <w:lang w:eastAsia="en-US"/>
              </w:rPr>
            </w:pPr>
            <w:bookmarkStart w:id="79" w:name="MQTT"/>
            <w:r w:rsidRPr="004172D7">
              <w:rPr>
                <w:rFonts w:eastAsia="DengXian" w:cs="Arial"/>
                <w:lang w:eastAsia="en-US"/>
              </w:rPr>
              <w:t>[MQTT]</w:t>
            </w:r>
            <w:bookmarkEnd w:id="79"/>
            <w:r w:rsidR="00A05273" w:rsidRPr="004172D7">
              <w:rPr>
                <w:rFonts w:eastAsia="DengXian" w:cs="Arial"/>
                <w:lang w:eastAsia="en-US"/>
              </w:rPr>
              <w:t xml:space="preserve"> </w:t>
            </w:r>
          </w:p>
        </w:tc>
        <w:tc>
          <w:tcPr>
            <w:tcW w:w="7751" w:type="dxa"/>
            <w:tcPrChange w:id="80" w:author="Mark Davison" w:date="2024-07-20T08:53:00Z" w16du:dateUtc="2024-07-20T07:53:00Z">
              <w:tcPr>
                <w:tcW w:w="7751" w:type="dxa"/>
              </w:tcPr>
            </w:tcPrChange>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r w:rsidR="00000000">
              <w:fldChar w:fldCharType="begin"/>
            </w:r>
            <w:r w:rsidR="00000000">
              <w:instrText>HYPERLINK "http://docs.oasis-open.org/mqtt/mqtt/v3.1.1/mqtt-v3.1.1.html"</w:instrText>
            </w:r>
            <w:r w:rsidR="00000000">
              <w:fldChar w:fldCharType="separate"/>
            </w:r>
            <w:r w:rsidRPr="004172D7">
              <w:rPr>
                <w:rStyle w:val="Hyperlink"/>
                <w:rFonts w:eastAsia="DengXian"/>
                <w:sz w:val="20"/>
              </w:rPr>
              <w:t>http://docs.oasis-open.org/mqtt/mqtt/v3.1.1/mqtt-v3.1.1.htm</w:t>
            </w:r>
            <w:r w:rsidRPr="004172D7">
              <w:rPr>
                <w:rFonts w:eastAsia="DengXian"/>
                <w:color w:val="0563C1"/>
                <w:lang w:val="fr-FR"/>
              </w:rPr>
              <w:t>l</w:t>
            </w:r>
            <w:r w:rsidR="00000000">
              <w:rPr>
                <w:rFonts w:eastAsia="DengXian"/>
                <w:color w:val="0563C1"/>
                <w:lang w:val="fr-FR"/>
              </w:rPr>
              <w:fldChar w:fldCharType="end"/>
            </w:r>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r w:rsidR="00000000">
              <w:fldChar w:fldCharType="begin"/>
            </w:r>
            <w:r w:rsidR="00000000">
              <w:instrText>HYPERLINK "https://docs.oasis-open.org/mqtt/mqtt/v5.0/os/mqtt-v5.0-os.html"</w:instrText>
            </w:r>
            <w:r w:rsidR="00000000">
              <w:fldChar w:fldCharType="separate"/>
            </w:r>
            <w:r w:rsidRPr="004172D7">
              <w:rPr>
                <w:rStyle w:val="Hyperlink"/>
                <w:sz w:val="20"/>
              </w:rPr>
              <w:t>https://docs.oasis-open.org/mqtt/mqtt/v5.0/os/mqtt-v5.0-os.html</w:t>
            </w:r>
            <w:r w:rsidR="00000000">
              <w:rPr>
                <w:rStyle w:val="Hyperlink"/>
                <w:sz w:val="20"/>
              </w:rPr>
              <w:fldChar w:fldCharType="end"/>
            </w:r>
          </w:p>
        </w:tc>
      </w:tr>
      <w:tr w:rsidR="00A05273" w:rsidRPr="004172D7" w14:paraId="4A58C2C0" w14:textId="77777777" w:rsidTr="00EB3CEC">
        <w:tc>
          <w:tcPr>
            <w:tcW w:w="1843" w:type="dxa"/>
            <w:tcPrChange w:id="81" w:author="Mark Davison" w:date="2024-07-20T08:53:00Z" w16du:dateUtc="2024-07-20T07:53:00Z">
              <w:tcPr>
                <w:tcW w:w="1843" w:type="dxa"/>
              </w:tcPr>
            </w:tcPrChange>
          </w:tcPr>
          <w:p w14:paraId="37F60A82" w14:textId="77777777" w:rsidR="00A05273" w:rsidRPr="004172D7" w:rsidRDefault="00A05273" w:rsidP="00EB3CEC">
            <w:pPr>
              <w:spacing w:after="160" w:line="259" w:lineRule="auto"/>
              <w:rPr>
                <w:rFonts w:eastAsia="DengXian" w:cs="Arial"/>
                <w:lang w:eastAsia="en-US"/>
              </w:rPr>
            </w:pPr>
            <w:bookmarkStart w:id="82"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82"/>
            <w:r w:rsidRPr="004172D7">
              <w:rPr>
                <w:rFonts w:eastAsia="DengXian" w:cs="Arial"/>
                <w:lang w:eastAsia="en-US"/>
              </w:rPr>
              <w:t xml:space="preserve"> </w:t>
            </w:r>
          </w:p>
        </w:tc>
        <w:tc>
          <w:tcPr>
            <w:tcW w:w="7751" w:type="dxa"/>
            <w:tcPrChange w:id="83" w:author="Mark Davison" w:date="2024-07-20T08:53:00Z" w16du:dateUtc="2024-07-20T07:53:00Z">
              <w:tcPr>
                <w:tcW w:w="7751" w:type="dxa"/>
              </w:tcPr>
            </w:tcPrChange>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r w:rsidR="00000000">
              <w:fldChar w:fldCharType="begin"/>
            </w:r>
            <w:r w:rsidR="00000000">
              <w:instrText>HYPERLINK "http://json-schema.org/"</w:instrText>
            </w:r>
            <w:r w:rsidR="00000000">
              <w:fldChar w:fldCharType="separate"/>
            </w:r>
            <w:r w:rsidRPr="004172D7">
              <w:rPr>
                <w:rStyle w:val="Hyperlink"/>
                <w:rFonts w:eastAsia="DengXian"/>
              </w:rPr>
              <w:t>http://json-schema.org/</w:t>
            </w:r>
            <w:r w:rsidR="00000000">
              <w:rPr>
                <w:rStyle w:val="Hyperlink"/>
                <w:rFonts w:eastAsia="DengXian"/>
              </w:rPr>
              <w:fldChar w:fldCharType="end"/>
            </w:r>
          </w:p>
        </w:tc>
      </w:tr>
      <w:tr w:rsidR="00AA2B4E" w:rsidRPr="004172D7" w14:paraId="5062FF82" w14:textId="77777777" w:rsidTr="00EB3CEC">
        <w:tc>
          <w:tcPr>
            <w:tcW w:w="1843" w:type="dxa"/>
            <w:tcPrChange w:id="84" w:author="Mark Davison" w:date="2024-07-20T08:53:00Z" w16du:dateUtc="2024-07-20T07:53:00Z">
              <w:tcPr>
                <w:tcW w:w="1843" w:type="dxa"/>
              </w:tcPr>
            </w:tcPrChange>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Change w:id="85" w:author="Mark Davison" w:date="2024-07-20T08:53:00Z" w16du:dateUtc="2024-07-20T07:53:00Z">
              <w:tcPr>
                <w:tcW w:w="7751" w:type="dxa"/>
              </w:tcPr>
            </w:tcPrChange>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r w:rsidR="00000000">
              <w:fldChar w:fldCharType="begin"/>
            </w:r>
            <w:r w:rsidR="00000000">
              <w:instrText>HYPERLINK "https://datatracker.ietf.org/doc/html/rfc2119"</w:instrText>
            </w:r>
            <w:r w:rsidR="00000000">
              <w:fldChar w:fldCharType="separate"/>
            </w:r>
            <w:r w:rsidRPr="00FF6867">
              <w:rPr>
                <w:rStyle w:val="Hyperlink"/>
                <w:rFonts w:eastAsia="DengXian" w:cs="Arial"/>
                <w:lang w:eastAsia="en-US"/>
              </w:rPr>
              <w:t>https://datatracker.ietf.org/doc/html/rfc2119</w:t>
            </w:r>
            <w:r w:rsidR="00000000">
              <w:rPr>
                <w:rStyle w:val="Hyperlink"/>
                <w:rFonts w:eastAsia="DengXian" w:cs="Arial"/>
                <w:lang w:eastAsia="en-US"/>
              </w:rPr>
              <w:fldChar w:fldCharType="end"/>
            </w:r>
            <w:r>
              <w:rPr>
                <w:rFonts w:eastAsia="DengXian" w:cs="Arial"/>
                <w:lang w:eastAsia="en-US"/>
              </w:rPr>
              <w:t xml:space="preserve"> </w:t>
            </w:r>
          </w:p>
        </w:tc>
      </w:tr>
      <w:tr w:rsidR="00A05273" w:rsidRPr="004172D7" w14:paraId="4DAF1ACE" w14:textId="77777777" w:rsidTr="00EB3CEC">
        <w:tc>
          <w:tcPr>
            <w:tcW w:w="1843" w:type="dxa"/>
            <w:tcPrChange w:id="86" w:author="Mark Davison" w:date="2024-07-20T08:53:00Z" w16du:dateUtc="2024-07-20T07:53:00Z">
              <w:tcPr>
                <w:tcW w:w="1843" w:type="dxa"/>
              </w:tcPr>
            </w:tcPrChange>
          </w:tcPr>
          <w:p w14:paraId="4A3411CC" w14:textId="77777777" w:rsidR="00A05273" w:rsidRPr="004172D7" w:rsidRDefault="00A05273" w:rsidP="00EB3CEC">
            <w:pPr>
              <w:spacing w:after="160" w:line="259" w:lineRule="auto"/>
              <w:rPr>
                <w:rFonts w:eastAsia="DengXian" w:cs="Arial"/>
                <w:lang w:eastAsia="en-US"/>
              </w:rPr>
            </w:pPr>
            <w:bookmarkStart w:id="87" w:name="Timestamps"/>
            <w:r w:rsidRPr="004172D7">
              <w:rPr>
                <w:rFonts w:eastAsia="DengXian" w:cs="Arial"/>
                <w:lang w:eastAsia="en-US"/>
              </w:rPr>
              <w:t>[Timestamps]</w:t>
            </w:r>
            <w:bookmarkEnd w:id="87"/>
            <w:r w:rsidRPr="004172D7">
              <w:rPr>
                <w:rFonts w:eastAsia="DengXian" w:cs="Arial"/>
                <w:lang w:eastAsia="en-US"/>
              </w:rPr>
              <w:t xml:space="preserve"> </w:t>
            </w:r>
          </w:p>
        </w:tc>
        <w:tc>
          <w:tcPr>
            <w:tcW w:w="7751" w:type="dxa"/>
            <w:tcPrChange w:id="88" w:author="Mark Davison" w:date="2024-07-20T08:53:00Z" w16du:dateUtc="2024-07-20T07:53:00Z">
              <w:tcPr>
                <w:tcW w:w="7751" w:type="dxa"/>
              </w:tcPr>
            </w:tcPrChange>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r w:rsidR="00000000">
              <w:fldChar w:fldCharType="begin"/>
            </w:r>
            <w:r w:rsidR="00000000">
              <w:instrText>HYPERLINK "https://tools.ietf.org/html/rfc3339"</w:instrText>
            </w:r>
            <w:r w:rsidR="00000000">
              <w:fldChar w:fldCharType="separate"/>
            </w:r>
            <w:r w:rsidRPr="004172D7">
              <w:rPr>
                <w:rStyle w:val="Hyperlink"/>
                <w:rFonts w:eastAsia="DengXian"/>
              </w:rPr>
              <w:t>https://tools.ietf.org/html/rfc3339</w:t>
            </w:r>
            <w:r w:rsidR="00000000">
              <w:rPr>
                <w:rStyle w:val="Hyperlink"/>
                <w:rFonts w:eastAsia="DengXian"/>
              </w:rPr>
              <w:fldChar w:fldCharType="end"/>
            </w:r>
          </w:p>
        </w:tc>
      </w:tr>
      <w:tr w:rsidR="00A05273" w:rsidRPr="004172D7" w14:paraId="24795B88" w14:textId="77777777" w:rsidTr="00EB3CEC">
        <w:tc>
          <w:tcPr>
            <w:tcW w:w="1843" w:type="dxa"/>
            <w:tcPrChange w:id="89" w:author="Mark Davison" w:date="2024-07-20T08:53:00Z" w16du:dateUtc="2024-07-20T07:53:00Z">
              <w:tcPr>
                <w:tcW w:w="1843" w:type="dxa"/>
              </w:tcPr>
            </w:tcPrChange>
          </w:tcPr>
          <w:p w14:paraId="51A41E76" w14:textId="77777777" w:rsidR="00A05273" w:rsidRPr="004172D7" w:rsidRDefault="00A05273" w:rsidP="00EB3CEC">
            <w:pPr>
              <w:spacing w:after="160" w:line="259" w:lineRule="auto"/>
              <w:rPr>
                <w:rFonts w:eastAsia="DengXian" w:cs="Arial"/>
                <w:lang w:eastAsia="en-US"/>
              </w:rPr>
            </w:pPr>
            <w:bookmarkStart w:id="90" w:name="BASE64"/>
            <w:r w:rsidRPr="004172D7">
              <w:rPr>
                <w:rFonts w:eastAsia="DengXian" w:cs="Arial"/>
                <w:lang w:eastAsia="en-US"/>
              </w:rPr>
              <w:t>[BASE64]</w:t>
            </w:r>
            <w:bookmarkEnd w:id="90"/>
            <w:r w:rsidRPr="004172D7">
              <w:rPr>
                <w:rFonts w:eastAsia="DengXian" w:cs="Arial"/>
                <w:lang w:eastAsia="en-US"/>
              </w:rPr>
              <w:t xml:space="preserve"> </w:t>
            </w:r>
          </w:p>
        </w:tc>
        <w:tc>
          <w:tcPr>
            <w:tcW w:w="7751" w:type="dxa"/>
            <w:tcPrChange w:id="91" w:author="Mark Davison" w:date="2024-07-20T08:53:00Z" w16du:dateUtc="2024-07-20T07:53:00Z">
              <w:tcPr>
                <w:tcW w:w="7751" w:type="dxa"/>
              </w:tcPr>
            </w:tcPrChange>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r w:rsidR="00000000">
              <w:fldChar w:fldCharType="begin"/>
            </w:r>
            <w:r w:rsidR="00000000">
              <w:instrText>HYPERLINK "https://datatracker.ietf.org/doc/html/rfc4648"</w:instrText>
            </w:r>
            <w:r w:rsidR="00000000">
              <w:fldChar w:fldCharType="separate"/>
            </w:r>
            <w:r w:rsidRPr="004172D7">
              <w:rPr>
                <w:rStyle w:val="Hyperlink"/>
                <w:rFonts w:eastAsia="DengXian"/>
              </w:rPr>
              <w:t>https://datatracker.ietf.org/doc/html/rfc4648</w:t>
            </w:r>
            <w:r w:rsidR="00000000">
              <w:rPr>
                <w:rStyle w:val="Hyperlink"/>
                <w:rFonts w:eastAsia="DengXian"/>
              </w:rPr>
              <w:fldChar w:fldCharType="end"/>
            </w:r>
          </w:p>
        </w:tc>
      </w:tr>
      <w:tr w:rsidR="00A05273" w:rsidRPr="004172D7" w14:paraId="5727E96A" w14:textId="77777777" w:rsidTr="00EB3CEC">
        <w:tc>
          <w:tcPr>
            <w:tcW w:w="1843" w:type="dxa"/>
            <w:tcPrChange w:id="92" w:author="Mark Davison" w:date="2024-07-20T08:53:00Z" w16du:dateUtc="2024-07-20T07:53:00Z">
              <w:tcPr>
                <w:tcW w:w="1843" w:type="dxa"/>
              </w:tcPr>
            </w:tcPrChange>
          </w:tcPr>
          <w:p w14:paraId="5EB927ED" w14:textId="77777777" w:rsidR="00A05273" w:rsidRPr="004172D7" w:rsidRDefault="00A05273" w:rsidP="00EB3CEC">
            <w:pPr>
              <w:spacing w:after="160" w:line="259" w:lineRule="auto"/>
              <w:rPr>
                <w:rFonts w:eastAsia="DengXian" w:cs="Arial"/>
                <w:lang w:eastAsia="en-US"/>
              </w:rPr>
            </w:pPr>
            <w:bookmarkStart w:id="93" w:name="MIME"/>
            <w:r w:rsidRPr="004172D7">
              <w:rPr>
                <w:rFonts w:eastAsia="DengXian" w:cs="Arial"/>
                <w:lang w:eastAsia="en-US"/>
              </w:rPr>
              <w:t>[MIME]</w:t>
            </w:r>
            <w:bookmarkEnd w:id="93"/>
            <w:r w:rsidRPr="004172D7">
              <w:rPr>
                <w:rFonts w:eastAsia="DengXian" w:cs="Arial"/>
                <w:lang w:eastAsia="en-US"/>
              </w:rPr>
              <w:t xml:space="preserve"> </w:t>
            </w:r>
          </w:p>
        </w:tc>
        <w:tc>
          <w:tcPr>
            <w:tcW w:w="7751" w:type="dxa"/>
            <w:tcPrChange w:id="94" w:author="Mark Davison" w:date="2024-07-20T08:53:00Z" w16du:dateUtc="2024-07-20T07:53:00Z">
              <w:tcPr>
                <w:tcW w:w="7751" w:type="dxa"/>
              </w:tcPr>
            </w:tcPrChange>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r w:rsidR="00000000">
              <w:fldChar w:fldCharType="begin"/>
            </w:r>
            <w:r w:rsidR="00000000">
              <w:instrText>HYPERLINK "https://datatracker.ietf.org/doc/html/rfc1341"</w:instrText>
            </w:r>
            <w:r w:rsidR="00000000">
              <w:fldChar w:fldCharType="separate"/>
            </w:r>
            <w:r w:rsidRPr="004172D7">
              <w:rPr>
                <w:rStyle w:val="Hyperlink"/>
                <w:rFonts w:eastAsia="DengXian" w:cs="Arial"/>
                <w:lang w:eastAsia="en-US"/>
              </w:rPr>
              <w:t>https://datatracker.ietf.org/doc/html/rfc1341</w:t>
            </w:r>
            <w:r w:rsidR="00000000">
              <w:rPr>
                <w:rStyle w:val="Hyperlink"/>
                <w:rFonts w:eastAsia="DengXian" w:cs="Arial"/>
                <w:lang w:eastAsia="en-US"/>
              </w:rPr>
              <w:fldChar w:fldCharType="end"/>
            </w:r>
          </w:p>
        </w:tc>
      </w:tr>
      <w:tr w:rsidR="00EB62BB" w:rsidRPr="004172D7" w14:paraId="753CC61B" w14:textId="77777777" w:rsidTr="00EB3CEC">
        <w:tc>
          <w:tcPr>
            <w:tcW w:w="1843" w:type="dxa"/>
            <w:tcPrChange w:id="95" w:author="Mark Davison" w:date="2024-07-20T08:53:00Z" w16du:dateUtc="2024-07-20T07:53:00Z">
              <w:tcPr>
                <w:tcW w:w="1843" w:type="dxa"/>
              </w:tcPr>
            </w:tcPrChange>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Change w:id="96" w:author="Mark Davison" w:date="2024-07-20T08:53:00Z" w16du:dateUtc="2024-07-20T07:53:00Z">
              <w:tcPr>
                <w:tcW w:w="7751" w:type="dxa"/>
              </w:tcPr>
            </w:tcPrChange>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r w:rsidR="00000000">
              <w:fldChar w:fldCharType="begin"/>
            </w:r>
            <w:r w:rsidR="00000000">
              <w:instrText>HYPERLINK "https://datatracker.ietf.org/doc/html/rfc1952"</w:instrText>
            </w:r>
            <w:r w:rsidR="00000000">
              <w:fldChar w:fldCharType="separate"/>
            </w:r>
            <w:r w:rsidR="004172D7" w:rsidRPr="004172D7">
              <w:rPr>
                <w:rStyle w:val="Hyperlink"/>
                <w:rFonts w:eastAsia="MS Mincho"/>
                <w:sz w:val="20"/>
              </w:rPr>
              <w:t>https://datatracker.ietf.org/doc/html/rfc1952</w:t>
            </w:r>
            <w:r w:rsidR="00000000">
              <w:rPr>
                <w:rStyle w:val="Hyperlink"/>
                <w:rFonts w:eastAsia="MS Mincho"/>
                <w:sz w:val="20"/>
              </w:rPr>
              <w:fldChar w:fldCharType="end"/>
            </w:r>
          </w:p>
        </w:tc>
      </w:tr>
      <w:tr w:rsidR="00B60520" w:rsidRPr="004172D7" w14:paraId="3DB20FF0" w14:textId="77777777" w:rsidTr="00EB3CEC">
        <w:tc>
          <w:tcPr>
            <w:tcW w:w="1843" w:type="dxa"/>
            <w:tcPrChange w:id="97" w:author="Mark Davison" w:date="2024-07-20T08:53:00Z" w16du:dateUtc="2024-07-20T07:53:00Z">
              <w:tcPr>
                <w:tcW w:w="1843" w:type="dxa"/>
              </w:tcPr>
            </w:tcPrChange>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Change w:id="98" w:author="Mark Davison" w:date="2024-07-20T08:53:00Z" w16du:dateUtc="2024-07-20T07:53:00Z">
              <w:tcPr>
                <w:tcW w:w="7751" w:type="dxa"/>
              </w:tcPr>
            </w:tcPrChange>
          </w:tcPr>
          <w:p w14:paraId="5C6F879A" w14:textId="39FEE343" w:rsidR="00B60520" w:rsidRPr="004172D7" w:rsidRDefault="0041524B" w:rsidP="00EB3CEC">
            <w:pPr>
              <w:pStyle w:val="TableText"/>
              <w:jc w:val="lef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r w:rsidR="00000000">
              <w:fldChar w:fldCharType="begin"/>
            </w:r>
            <w:r w:rsidR="00000000">
              <w:instrText>HYPERLINK "https://datatracker.ietf.org/doc/html/rfc7932"</w:instrText>
            </w:r>
            <w:r w:rsidR="00000000">
              <w:fldChar w:fldCharType="separate"/>
            </w:r>
            <w:r w:rsidR="004172D7" w:rsidRPr="00320399">
              <w:rPr>
                <w:rStyle w:val="Hyperlink"/>
                <w:sz w:val="20"/>
              </w:rPr>
              <w:t>https://datatracker.ietf.org/doc/html/rfc7932</w:t>
            </w:r>
            <w:r w:rsidR="00000000">
              <w:rPr>
                <w:rStyle w:val="Hyperlink"/>
                <w:sz w:val="20"/>
              </w:rPr>
              <w:fldChar w:fldCharType="end"/>
            </w:r>
          </w:p>
        </w:tc>
      </w:tr>
      <w:tr w:rsidR="00B05CC1" w:rsidRPr="004172D7" w14:paraId="2EEB69BB" w14:textId="77777777" w:rsidTr="00EB3CEC">
        <w:tc>
          <w:tcPr>
            <w:tcW w:w="1843" w:type="dxa"/>
            <w:tcPrChange w:id="99" w:author="Mark Davison" w:date="2024-07-20T08:53:00Z" w16du:dateUtc="2024-07-20T07:53:00Z">
              <w:tcPr>
                <w:tcW w:w="1843" w:type="dxa"/>
              </w:tcPr>
            </w:tcPrChange>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Change w:id="100" w:author="Mark Davison" w:date="2024-07-20T08:53:00Z" w16du:dateUtc="2024-07-20T07:53:00Z">
              <w:tcPr>
                <w:tcW w:w="7751" w:type="dxa"/>
              </w:tcPr>
            </w:tcPrChange>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EB3CEC">
            <w:pPr>
              <w:pStyle w:val="TableText"/>
              <w:jc w:val="left"/>
              <w:rPr>
                <w:rFonts w:eastAsia="MS Mincho"/>
              </w:rPr>
            </w:pPr>
            <w:r>
              <w:lastRenderedPageBreak/>
              <w:fldChar w:fldCharType="begin"/>
            </w:r>
            <w:r>
              <w:instrText>HYPERLINK "https://datatracker.ietf.org/doc/html/rfc1951"</w:instrText>
            </w:r>
            <w:r>
              <w:fldChar w:fldCharType="separate"/>
            </w:r>
            <w:r w:rsidR="00B05CC1" w:rsidRPr="00CE43A9">
              <w:rPr>
                <w:rStyle w:val="Hyperlink"/>
                <w:rFonts w:eastAsia="MS Mincho"/>
              </w:rPr>
              <w:t>https://datatracker.ietf.org/doc/html/rfc1951</w:t>
            </w:r>
            <w:r>
              <w:rPr>
                <w:rStyle w:val="Hyperlink"/>
                <w:rFonts w:eastAsia="MS Mincho"/>
              </w:rPr>
              <w:fldChar w:fldCharType="end"/>
            </w:r>
            <w:r w:rsidR="00B05CC1">
              <w:rPr>
                <w:rFonts w:eastAsia="MS Mincho"/>
              </w:rPr>
              <w:t xml:space="preserve"> </w:t>
            </w:r>
          </w:p>
        </w:tc>
      </w:tr>
      <w:tr w:rsidR="00B8257D" w:rsidRPr="004172D7" w14:paraId="33CC14AE" w14:textId="77777777" w:rsidTr="00EB3CEC">
        <w:tc>
          <w:tcPr>
            <w:tcW w:w="1843" w:type="dxa"/>
            <w:tcPrChange w:id="101" w:author="Mark Davison" w:date="2024-07-20T08:53:00Z" w16du:dateUtc="2024-07-20T07:53:00Z">
              <w:tcPr>
                <w:tcW w:w="1843" w:type="dxa"/>
              </w:tcPr>
            </w:tcPrChange>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Change w:id="102" w:author="Mark Davison" w:date="2024-07-20T08:53:00Z" w16du:dateUtc="2024-07-20T07:53:00Z">
              <w:tcPr>
                <w:tcW w:w="7751" w:type="dxa"/>
              </w:tcPr>
            </w:tcPrChange>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r w:rsidR="00000000">
              <w:fldChar w:fldCharType="begin"/>
            </w:r>
            <w:r w:rsidR="00000000">
              <w:instrText>HYPERLINK "https://datatracker.ietf.org/doc/html/rfc9562"</w:instrText>
            </w:r>
            <w:r w:rsidR="00000000">
              <w:fldChar w:fldCharType="separate"/>
            </w:r>
            <w:r w:rsidRPr="004172D7">
              <w:rPr>
                <w:rStyle w:val="Hyperlink"/>
                <w:rFonts w:eastAsia="MS Mincho"/>
                <w:sz w:val="20"/>
              </w:rPr>
              <w:t>https://datatracker.ietf.org/doc/html/rfc9562</w:t>
            </w:r>
            <w:r w:rsidR="00000000">
              <w:rPr>
                <w:rStyle w:val="Hyperlink"/>
                <w:rFonts w:eastAsia="MS Mincho"/>
                <w:sz w:val="20"/>
              </w:rPr>
              <w:fldChar w:fldCharType="end"/>
            </w:r>
            <w:r w:rsidRPr="004172D7">
              <w:rPr>
                <w:rFonts w:eastAsia="MS Mincho"/>
              </w:rPr>
              <w:t xml:space="preserve"> </w:t>
            </w:r>
          </w:p>
        </w:tc>
      </w:tr>
      <w:tr w:rsidR="00B8257D" w:rsidRPr="004172D7" w14:paraId="3D8FE7ED" w14:textId="77777777" w:rsidTr="00EB3CEC">
        <w:tc>
          <w:tcPr>
            <w:tcW w:w="1843" w:type="dxa"/>
            <w:tcPrChange w:id="103" w:author="Mark Davison" w:date="2024-07-20T08:53:00Z" w16du:dateUtc="2024-07-20T07:53:00Z">
              <w:tcPr>
                <w:tcW w:w="1843" w:type="dxa"/>
              </w:tcPr>
            </w:tcPrChange>
          </w:tcPr>
          <w:p w14:paraId="37422F1A" w14:textId="77777777" w:rsidR="00B8257D" w:rsidRPr="004172D7" w:rsidRDefault="00B8257D" w:rsidP="00EB3CEC">
            <w:pPr>
              <w:spacing w:after="160" w:line="259" w:lineRule="auto"/>
              <w:rPr>
                <w:rFonts w:eastAsia="DengXian" w:cs="Arial"/>
                <w:lang w:eastAsia="en-US"/>
              </w:rPr>
            </w:pPr>
          </w:p>
        </w:tc>
        <w:tc>
          <w:tcPr>
            <w:tcW w:w="7751" w:type="dxa"/>
            <w:tcPrChange w:id="104" w:author="Mark Davison" w:date="2024-07-20T08:53:00Z" w16du:dateUtc="2024-07-20T07:53:00Z">
              <w:tcPr>
                <w:tcW w:w="7751" w:type="dxa"/>
              </w:tcPr>
            </w:tcPrChange>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05" w:name="_Toc195946169"/>
      <w:bookmarkStart w:id="106" w:name="_Toc195946221"/>
      <w:r w:rsidR="006952F5" w:rsidRPr="00BA7567">
        <w:lastRenderedPageBreak/>
        <w:t xml:space="preserve">Table of </w:t>
      </w:r>
      <w:r w:rsidR="009B7F37" w:rsidRPr="00BA7567">
        <w:t>c</w:t>
      </w:r>
      <w:r w:rsidR="006952F5" w:rsidRPr="00BA7567">
        <w:t>ontents</w:t>
      </w:r>
      <w:bookmarkStart w:id="107" w:name="_Toc195946170"/>
      <w:bookmarkStart w:id="108" w:name="_Toc195946222"/>
      <w:bookmarkEnd w:id="105"/>
      <w:bookmarkEnd w:id="106"/>
    </w:p>
    <w:p w14:paraId="535CF261" w14:textId="04FECAA0" w:rsidR="003A2150" w:rsidRDefault="00FF421A">
      <w:pPr>
        <w:pStyle w:val="TOC1"/>
        <w:rPr>
          <w:ins w:id="109"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110"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ins>
      <w:r w:rsidR="003A2150">
        <w:rPr>
          <w:webHidden/>
        </w:rPr>
      </w:r>
      <w:r w:rsidR="003A2150">
        <w:rPr>
          <w:webHidden/>
        </w:rPr>
        <w:fldChar w:fldCharType="separate"/>
      </w:r>
      <w:ins w:id="111" w:author="Gavin Rawson" w:date="2024-07-17T10:16:00Z" w16du:dateUtc="2024-07-17T09:16:00Z">
        <w:r w:rsidR="00B048D0">
          <w:rPr>
            <w:webHidden/>
          </w:rPr>
          <w:t>2</w:t>
        </w:r>
      </w:ins>
      <w:ins w:id="112" w:author="Gavin Rawson" w:date="2024-07-17T08:55:00Z" w16du:dateUtc="2024-07-17T07:55:00Z">
        <w:r w:rsidR="003A2150">
          <w:rPr>
            <w:webHidden/>
          </w:rPr>
          <w:fldChar w:fldCharType="end"/>
        </w:r>
        <w:r w:rsidR="003A2150" w:rsidRPr="008A1F7D">
          <w:rPr>
            <w:rStyle w:val="Hyperlink"/>
          </w:rPr>
          <w:fldChar w:fldCharType="end"/>
        </w:r>
      </w:ins>
    </w:p>
    <w:p w14:paraId="2FCB5F83" w14:textId="5AFE5B3B" w:rsidR="003A2150" w:rsidRDefault="003A2150">
      <w:pPr>
        <w:pStyle w:val="TOC1"/>
        <w:rPr>
          <w:ins w:id="113" w:author="Gavin Rawson" w:date="2024-07-17T08:55:00Z" w16du:dateUtc="2024-07-17T07:55:00Z"/>
          <w:rFonts w:asciiTheme="minorHAnsi" w:eastAsiaTheme="minorEastAsia" w:hAnsiTheme="minorHAnsi" w:cstheme="minorBidi"/>
          <w:bCs w:val="0"/>
          <w:kern w:val="2"/>
          <w:sz w:val="24"/>
          <w:szCs w:val="24"/>
          <w14:ligatures w14:val="standardContextual"/>
        </w:rPr>
      </w:pPr>
      <w:ins w:id="1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ins>
      <w:r>
        <w:rPr>
          <w:webHidden/>
        </w:rPr>
      </w:r>
      <w:r>
        <w:rPr>
          <w:webHidden/>
        </w:rPr>
        <w:fldChar w:fldCharType="separate"/>
      </w:r>
      <w:ins w:id="115" w:author="Gavin Rawson" w:date="2024-07-17T10:16:00Z" w16du:dateUtc="2024-07-17T09:16:00Z">
        <w:r w:rsidR="00B048D0">
          <w:rPr>
            <w:webHidden/>
          </w:rPr>
          <w:t>2</w:t>
        </w:r>
      </w:ins>
      <w:ins w:id="116" w:author="Gavin Rawson" w:date="2024-07-17T08:55:00Z" w16du:dateUtc="2024-07-17T07:55:00Z">
        <w:r>
          <w:rPr>
            <w:webHidden/>
          </w:rPr>
          <w:fldChar w:fldCharType="end"/>
        </w:r>
        <w:r w:rsidRPr="008A1F7D">
          <w:rPr>
            <w:rStyle w:val="Hyperlink"/>
          </w:rPr>
          <w:fldChar w:fldCharType="end"/>
        </w:r>
      </w:ins>
    </w:p>
    <w:p w14:paraId="281BEA20" w14:textId="4B3CC26D" w:rsidR="003A2150" w:rsidRDefault="003A2150">
      <w:pPr>
        <w:pStyle w:val="TOC1"/>
        <w:rPr>
          <w:ins w:id="117" w:author="Gavin Rawson" w:date="2024-07-17T08:55:00Z" w16du:dateUtc="2024-07-17T07:55:00Z"/>
          <w:rFonts w:asciiTheme="minorHAnsi" w:eastAsiaTheme="minorEastAsia" w:hAnsiTheme="minorHAnsi" w:cstheme="minorBidi"/>
          <w:bCs w:val="0"/>
          <w:kern w:val="2"/>
          <w:sz w:val="24"/>
          <w:szCs w:val="24"/>
          <w14:ligatures w14:val="standardContextual"/>
        </w:rPr>
      </w:pPr>
      <w:ins w:id="1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ins>
      <w:r>
        <w:rPr>
          <w:webHidden/>
        </w:rPr>
      </w:r>
      <w:r>
        <w:rPr>
          <w:webHidden/>
        </w:rPr>
        <w:fldChar w:fldCharType="separate"/>
      </w:r>
      <w:ins w:id="119" w:author="Gavin Rawson" w:date="2024-07-17T10:16:00Z" w16du:dateUtc="2024-07-17T09:16:00Z">
        <w:r w:rsidR="00B048D0">
          <w:rPr>
            <w:webHidden/>
          </w:rPr>
          <w:t>3</w:t>
        </w:r>
      </w:ins>
      <w:ins w:id="120" w:author="Gavin Rawson" w:date="2024-07-17T08:55:00Z" w16du:dateUtc="2024-07-17T07:55:00Z">
        <w:r>
          <w:rPr>
            <w:webHidden/>
          </w:rPr>
          <w:fldChar w:fldCharType="end"/>
        </w:r>
        <w:r w:rsidRPr="008A1F7D">
          <w:rPr>
            <w:rStyle w:val="Hyperlink"/>
          </w:rPr>
          <w:fldChar w:fldCharType="end"/>
        </w:r>
      </w:ins>
    </w:p>
    <w:p w14:paraId="51F196AE" w14:textId="784660D6" w:rsidR="003A2150" w:rsidRDefault="003A2150">
      <w:pPr>
        <w:pStyle w:val="TOC1"/>
        <w:rPr>
          <w:ins w:id="121" w:author="Gavin Rawson" w:date="2024-07-17T08:55:00Z" w16du:dateUtc="2024-07-17T07:55:00Z"/>
          <w:rFonts w:asciiTheme="minorHAnsi" w:eastAsiaTheme="minorEastAsia" w:hAnsiTheme="minorHAnsi" w:cstheme="minorBidi"/>
          <w:bCs w:val="0"/>
          <w:kern w:val="2"/>
          <w:sz w:val="24"/>
          <w:szCs w:val="24"/>
          <w14:ligatures w14:val="standardContextual"/>
        </w:rPr>
      </w:pPr>
      <w:ins w:id="1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ins>
      <w:r>
        <w:rPr>
          <w:webHidden/>
        </w:rPr>
      </w:r>
      <w:r>
        <w:rPr>
          <w:webHidden/>
        </w:rPr>
        <w:fldChar w:fldCharType="separate"/>
      </w:r>
      <w:ins w:id="123" w:author="Gavin Rawson" w:date="2024-07-17T10:16:00Z" w16du:dateUtc="2024-07-17T09:16:00Z">
        <w:r w:rsidR="00B048D0">
          <w:rPr>
            <w:webHidden/>
          </w:rPr>
          <w:t>3</w:t>
        </w:r>
      </w:ins>
      <w:ins w:id="124" w:author="Gavin Rawson" w:date="2024-07-17T08:55:00Z" w16du:dateUtc="2024-07-17T07:55:00Z">
        <w:r>
          <w:rPr>
            <w:webHidden/>
          </w:rPr>
          <w:fldChar w:fldCharType="end"/>
        </w:r>
        <w:r w:rsidRPr="008A1F7D">
          <w:rPr>
            <w:rStyle w:val="Hyperlink"/>
          </w:rPr>
          <w:fldChar w:fldCharType="end"/>
        </w:r>
      </w:ins>
    </w:p>
    <w:p w14:paraId="3C2E6EDF" w14:textId="2D26BA75" w:rsidR="003A2150" w:rsidRDefault="003A2150">
      <w:pPr>
        <w:pStyle w:val="TOC1"/>
        <w:rPr>
          <w:ins w:id="125" w:author="Gavin Rawson" w:date="2024-07-17T08:55:00Z" w16du:dateUtc="2024-07-17T07:55:00Z"/>
          <w:rFonts w:asciiTheme="minorHAnsi" w:eastAsiaTheme="minorEastAsia" w:hAnsiTheme="minorHAnsi" w:cstheme="minorBidi"/>
          <w:bCs w:val="0"/>
          <w:kern w:val="2"/>
          <w:sz w:val="24"/>
          <w:szCs w:val="24"/>
          <w14:ligatures w14:val="standardContextual"/>
        </w:rPr>
      </w:pPr>
      <w:ins w:id="1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ins>
      <w:r>
        <w:rPr>
          <w:webHidden/>
        </w:rPr>
      </w:r>
      <w:r>
        <w:rPr>
          <w:webHidden/>
        </w:rPr>
        <w:fldChar w:fldCharType="separate"/>
      </w:r>
      <w:ins w:id="127" w:author="Gavin Rawson" w:date="2024-07-17T10:16:00Z" w16du:dateUtc="2024-07-17T09:16:00Z">
        <w:r w:rsidR="00B048D0">
          <w:rPr>
            <w:webHidden/>
          </w:rPr>
          <w:t>3</w:t>
        </w:r>
      </w:ins>
      <w:ins w:id="128" w:author="Gavin Rawson" w:date="2024-07-17T08:55:00Z" w16du:dateUtc="2024-07-17T07:55:00Z">
        <w:r>
          <w:rPr>
            <w:webHidden/>
          </w:rPr>
          <w:fldChar w:fldCharType="end"/>
        </w:r>
        <w:r w:rsidRPr="008A1F7D">
          <w:rPr>
            <w:rStyle w:val="Hyperlink"/>
          </w:rPr>
          <w:fldChar w:fldCharType="end"/>
        </w:r>
      </w:ins>
    </w:p>
    <w:p w14:paraId="5C603CCC" w14:textId="480AC9E8" w:rsidR="003A2150" w:rsidRDefault="003A2150">
      <w:pPr>
        <w:pStyle w:val="TOC1"/>
        <w:rPr>
          <w:ins w:id="129" w:author="Gavin Rawson" w:date="2024-07-17T08:55:00Z" w16du:dateUtc="2024-07-17T07:55:00Z"/>
          <w:rFonts w:asciiTheme="minorHAnsi" w:eastAsiaTheme="minorEastAsia" w:hAnsiTheme="minorHAnsi" w:cstheme="minorBidi"/>
          <w:bCs w:val="0"/>
          <w:kern w:val="2"/>
          <w:sz w:val="24"/>
          <w:szCs w:val="24"/>
          <w14:ligatures w14:val="standardContextual"/>
        </w:rPr>
      </w:pPr>
      <w:ins w:id="1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ins>
      <w:r>
        <w:rPr>
          <w:webHidden/>
        </w:rPr>
      </w:r>
      <w:r>
        <w:rPr>
          <w:webHidden/>
        </w:rPr>
        <w:fldChar w:fldCharType="separate"/>
      </w:r>
      <w:ins w:id="131" w:author="Gavin Rawson" w:date="2024-07-17T10:16:00Z" w16du:dateUtc="2024-07-17T09:16:00Z">
        <w:r w:rsidR="00B048D0">
          <w:rPr>
            <w:webHidden/>
          </w:rPr>
          <w:t>3</w:t>
        </w:r>
      </w:ins>
      <w:ins w:id="132" w:author="Gavin Rawson" w:date="2024-07-17T08:55:00Z" w16du:dateUtc="2024-07-17T07:55:00Z">
        <w:r>
          <w:rPr>
            <w:webHidden/>
          </w:rPr>
          <w:fldChar w:fldCharType="end"/>
        </w:r>
        <w:r w:rsidRPr="008A1F7D">
          <w:rPr>
            <w:rStyle w:val="Hyperlink"/>
          </w:rPr>
          <w:fldChar w:fldCharType="end"/>
        </w:r>
      </w:ins>
    </w:p>
    <w:p w14:paraId="73094B80" w14:textId="0DBF6AA2" w:rsidR="003A2150" w:rsidRDefault="003A2150">
      <w:pPr>
        <w:pStyle w:val="TOC1"/>
        <w:rPr>
          <w:ins w:id="133" w:author="Gavin Rawson" w:date="2024-07-17T08:55:00Z" w16du:dateUtc="2024-07-17T07:55:00Z"/>
          <w:rFonts w:asciiTheme="minorHAnsi" w:eastAsiaTheme="minorEastAsia" w:hAnsiTheme="minorHAnsi" w:cstheme="minorBidi"/>
          <w:bCs w:val="0"/>
          <w:kern w:val="2"/>
          <w:sz w:val="24"/>
          <w:szCs w:val="24"/>
          <w14:ligatures w14:val="standardContextual"/>
        </w:rPr>
      </w:pPr>
      <w:ins w:id="1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ins>
      <w:r>
        <w:rPr>
          <w:webHidden/>
        </w:rPr>
      </w:r>
      <w:r>
        <w:rPr>
          <w:webHidden/>
        </w:rPr>
        <w:fldChar w:fldCharType="separate"/>
      </w:r>
      <w:ins w:id="135" w:author="Gavin Rawson" w:date="2024-07-17T10:16:00Z" w16du:dateUtc="2024-07-17T09:16:00Z">
        <w:r w:rsidR="00B048D0">
          <w:rPr>
            <w:webHidden/>
          </w:rPr>
          <w:t>4</w:t>
        </w:r>
      </w:ins>
      <w:ins w:id="136" w:author="Gavin Rawson" w:date="2024-07-17T08:55:00Z" w16du:dateUtc="2024-07-17T07:55:00Z">
        <w:r>
          <w:rPr>
            <w:webHidden/>
          </w:rPr>
          <w:fldChar w:fldCharType="end"/>
        </w:r>
        <w:r w:rsidRPr="008A1F7D">
          <w:rPr>
            <w:rStyle w:val="Hyperlink"/>
          </w:rPr>
          <w:fldChar w:fldCharType="end"/>
        </w:r>
      </w:ins>
    </w:p>
    <w:p w14:paraId="46A27532" w14:textId="253F2A90" w:rsidR="003A2150" w:rsidRDefault="003A2150">
      <w:pPr>
        <w:pStyle w:val="TOC1"/>
        <w:rPr>
          <w:ins w:id="137" w:author="Gavin Rawson" w:date="2024-07-17T08:55:00Z" w16du:dateUtc="2024-07-17T07:55:00Z"/>
          <w:rFonts w:asciiTheme="minorHAnsi" w:eastAsiaTheme="minorEastAsia" w:hAnsiTheme="minorHAnsi" w:cstheme="minorBidi"/>
          <w:bCs w:val="0"/>
          <w:kern w:val="2"/>
          <w:sz w:val="24"/>
          <w:szCs w:val="24"/>
          <w14:ligatures w14:val="standardContextual"/>
        </w:rPr>
      </w:pPr>
      <w:ins w:id="1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ins>
      <w:r>
        <w:rPr>
          <w:webHidden/>
        </w:rPr>
      </w:r>
      <w:r>
        <w:rPr>
          <w:webHidden/>
        </w:rPr>
        <w:fldChar w:fldCharType="separate"/>
      </w:r>
      <w:ins w:id="139" w:author="Gavin Rawson" w:date="2024-07-17T10:16:00Z" w16du:dateUtc="2024-07-17T09:16:00Z">
        <w:r w:rsidR="00B048D0">
          <w:rPr>
            <w:webHidden/>
          </w:rPr>
          <w:t>11</w:t>
        </w:r>
      </w:ins>
      <w:ins w:id="140" w:author="Gavin Rawson" w:date="2024-07-17T08:55:00Z" w16du:dateUtc="2024-07-17T07:55:00Z">
        <w:r>
          <w:rPr>
            <w:webHidden/>
          </w:rPr>
          <w:fldChar w:fldCharType="end"/>
        </w:r>
        <w:r w:rsidRPr="008A1F7D">
          <w:rPr>
            <w:rStyle w:val="Hyperlink"/>
          </w:rPr>
          <w:fldChar w:fldCharType="end"/>
        </w:r>
      </w:ins>
    </w:p>
    <w:p w14:paraId="6176D734" w14:textId="470D1629" w:rsidR="003A2150" w:rsidRDefault="003A2150">
      <w:pPr>
        <w:pStyle w:val="TOC2"/>
        <w:rPr>
          <w:ins w:id="141" w:author="Gavin Rawson" w:date="2024-07-17T08:55:00Z" w16du:dateUtc="2024-07-17T07:55:00Z"/>
          <w:rFonts w:asciiTheme="minorHAnsi" w:eastAsiaTheme="minorEastAsia" w:hAnsiTheme="minorHAnsi" w:cstheme="minorBidi"/>
          <w:kern w:val="2"/>
          <w:sz w:val="24"/>
          <w:szCs w:val="24"/>
          <w14:ligatures w14:val="standardContextual"/>
        </w:rPr>
      </w:pPr>
      <w:ins w:id="1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ins>
      <w:r>
        <w:rPr>
          <w:webHidden/>
        </w:rPr>
      </w:r>
      <w:r>
        <w:rPr>
          <w:webHidden/>
        </w:rPr>
        <w:fldChar w:fldCharType="separate"/>
      </w:r>
      <w:ins w:id="143" w:author="Gavin Rawson" w:date="2024-07-17T10:16:00Z" w16du:dateUtc="2024-07-17T09:16:00Z">
        <w:r w:rsidR="00B048D0">
          <w:rPr>
            <w:webHidden/>
          </w:rPr>
          <w:t>11</w:t>
        </w:r>
      </w:ins>
      <w:ins w:id="144" w:author="Gavin Rawson" w:date="2024-07-17T08:55:00Z" w16du:dateUtc="2024-07-17T07:55:00Z">
        <w:r>
          <w:rPr>
            <w:webHidden/>
          </w:rPr>
          <w:fldChar w:fldCharType="end"/>
        </w:r>
        <w:r w:rsidRPr="008A1F7D">
          <w:rPr>
            <w:rStyle w:val="Hyperlink"/>
          </w:rPr>
          <w:fldChar w:fldCharType="end"/>
        </w:r>
      </w:ins>
    </w:p>
    <w:p w14:paraId="272AD024" w14:textId="223B9EF6" w:rsidR="003A2150" w:rsidRDefault="003A2150">
      <w:pPr>
        <w:pStyle w:val="TOC2"/>
        <w:rPr>
          <w:ins w:id="145" w:author="Gavin Rawson" w:date="2024-07-17T08:55:00Z" w16du:dateUtc="2024-07-17T07:55:00Z"/>
          <w:rFonts w:asciiTheme="minorHAnsi" w:eastAsiaTheme="minorEastAsia" w:hAnsiTheme="minorHAnsi" w:cstheme="minorBidi"/>
          <w:kern w:val="2"/>
          <w:sz w:val="24"/>
          <w:szCs w:val="24"/>
          <w14:ligatures w14:val="standardContextual"/>
        </w:rPr>
      </w:pPr>
      <w:ins w:id="1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ins>
      <w:r>
        <w:rPr>
          <w:webHidden/>
        </w:rPr>
      </w:r>
      <w:r>
        <w:rPr>
          <w:webHidden/>
        </w:rPr>
        <w:fldChar w:fldCharType="separate"/>
      </w:r>
      <w:ins w:id="147" w:author="Gavin Rawson" w:date="2024-07-17T10:16:00Z" w16du:dateUtc="2024-07-17T09:16:00Z">
        <w:r w:rsidR="00B048D0">
          <w:rPr>
            <w:webHidden/>
          </w:rPr>
          <w:t>11</w:t>
        </w:r>
      </w:ins>
      <w:ins w:id="148" w:author="Gavin Rawson" w:date="2024-07-17T08:55:00Z" w16du:dateUtc="2024-07-17T07:55:00Z">
        <w:r>
          <w:rPr>
            <w:webHidden/>
          </w:rPr>
          <w:fldChar w:fldCharType="end"/>
        </w:r>
        <w:r w:rsidRPr="008A1F7D">
          <w:rPr>
            <w:rStyle w:val="Hyperlink"/>
          </w:rPr>
          <w:fldChar w:fldCharType="end"/>
        </w:r>
      </w:ins>
    </w:p>
    <w:p w14:paraId="307FBE49" w14:textId="20E36D09" w:rsidR="003A2150" w:rsidRDefault="003A2150">
      <w:pPr>
        <w:pStyle w:val="TOC2"/>
        <w:rPr>
          <w:ins w:id="149" w:author="Gavin Rawson" w:date="2024-07-17T08:55:00Z" w16du:dateUtc="2024-07-17T07:55:00Z"/>
          <w:rFonts w:asciiTheme="minorHAnsi" w:eastAsiaTheme="minorEastAsia" w:hAnsiTheme="minorHAnsi" w:cstheme="minorBidi"/>
          <w:kern w:val="2"/>
          <w:sz w:val="24"/>
          <w:szCs w:val="24"/>
          <w14:ligatures w14:val="standardContextual"/>
        </w:rPr>
      </w:pPr>
      <w:ins w:id="1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ins>
      <w:r>
        <w:rPr>
          <w:webHidden/>
        </w:rPr>
      </w:r>
      <w:r>
        <w:rPr>
          <w:webHidden/>
        </w:rPr>
        <w:fldChar w:fldCharType="separate"/>
      </w:r>
      <w:ins w:id="151" w:author="Gavin Rawson" w:date="2024-07-17T10:16:00Z" w16du:dateUtc="2024-07-17T09:16:00Z">
        <w:r w:rsidR="00B048D0">
          <w:rPr>
            <w:webHidden/>
          </w:rPr>
          <w:t>12</w:t>
        </w:r>
      </w:ins>
      <w:ins w:id="152" w:author="Gavin Rawson" w:date="2024-07-17T08:55:00Z" w16du:dateUtc="2024-07-17T07:55:00Z">
        <w:r>
          <w:rPr>
            <w:webHidden/>
          </w:rPr>
          <w:fldChar w:fldCharType="end"/>
        </w:r>
        <w:r w:rsidRPr="008A1F7D">
          <w:rPr>
            <w:rStyle w:val="Hyperlink"/>
          </w:rPr>
          <w:fldChar w:fldCharType="end"/>
        </w:r>
      </w:ins>
    </w:p>
    <w:p w14:paraId="2FB3BBC1" w14:textId="14E401BB" w:rsidR="003A2150" w:rsidRDefault="003A2150">
      <w:pPr>
        <w:pStyle w:val="TOC2"/>
        <w:rPr>
          <w:ins w:id="153" w:author="Gavin Rawson" w:date="2024-07-17T08:55:00Z" w16du:dateUtc="2024-07-17T07:55:00Z"/>
          <w:rFonts w:asciiTheme="minorHAnsi" w:eastAsiaTheme="minorEastAsia" w:hAnsiTheme="minorHAnsi" w:cstheme="minorBidi"/>
          <w:kern w:val="2"/>
          <w:sz w:val="24"/>
          <w:szCs w:val="24"/>
          <w14:ligatures w14:val="standardContextual"/>
        </w:rPr>
      </w:pPr>
      <w:ins w:id="1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ins>
      <w:r>
        <w:rPr>
          <w:webHidden/>
        </w:rPr>
      </w:r>
      <w:r>
        <w:rPr>
          <w:webHidden/>
        </w:rPr>
        <w:fldChar w:fldCharType="separate"/>
      </w:r>
      <w:ins w:id="155" w:author="Gavin Rawson" w:date="2024-07-17T10:16:00Z" w16du:dateUtc="2024-07-17T09:16:00Z">
        <w:r w:rsidR="00B048D0">
          <w:rPr>
            <w:webHidden/>
          </w:rPr>
          <w:t>12</w:t>
        </w:r>
      </w:ins>
      <w:ins w:id="156" w:author="Gavin Rawson" w:date="2024-07-17T08:55:00Z" w16du:dateUtc="2024-07-17T07:55:00Z">
        <w:r>
          <w:rPr>
            <w:webHidden/>
          </w:rPr>
          <w:fldChar w:fldCharType="end"/>
        </w:r>
        <w:r w:rsidRPr="008A1F7D">
          <w:rPr>
            <w:rStyle w:val="Hyperlink"/>
          </w:rPr>
          <w:fldChar w:fldCharType="end"/>
        </w:r>
      </w:ins>
    </w:p>
    <w:p w14:paraId="1D36AEA9" w14:textId="7FE30305" w:rsidR="003A2150" w:rsidRDefault="003A2150">
      <w:pPr>
        <w:pStyle w:val="TOC2"/>
        <w:rPr>
          <w:ins w:id="157" w:author="Gavin Rawson" w:date="2024-07-17T08:55:00Z" w16du:dateUtc="2024-07-17T07:55:00Z"/>
          <w:rFonts w:asciiTheme="minorHAnsi" w:eastAsiaTheme="minorEastAsia" w:hAnsiTheme="minorHAnsi" w:cstheme="minorBidi"/>
          <w:kern w:val="2"/>
          <w:sz w:val="24"/>
          <w:szCs w:val="24"/>
          <w14:ligatures w14:val="standardContextual"/>
        </w:rPr>
      </w:pPr>
      <w:ins w:id="1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ins>
      <w:r>
        <w:rPr>
          <w:webHidden/>
        </w:rPr>
      </w:r>
      <w:r>
        <w:rPr>
          <w:webHidden/>
        </w:rPr>
        <w:fldChar w:fldCharType="separate"/>
      </w:r>
      <w:ins w:id="159" w:author="Gavin Rawson" w:date="2024-07-17T10:16:00Z" w16du:dateUtc="2024-07-17T09:16:00Z">
        <w:r w:rsidR="00B048D0">
          <w:rPr>
            <w:webHidden/>
          </w:rPr>
          <w:t>13</w:t>
        </w:r>
      </w:ins>
      <w:ins w:id="160" w:author="Gavin Rawson" w:date="2024-07-17T08:55:00Z" w16du:dateUtc="2024-07-17T07:55:00Z">
        <w:r>
          <w:rPr>
            <w:webHidden/>
          </w:rPr>
          <w:fldChar w:fldCharType="end"/>
        </w:r>
        <w:r w:rsidRPr="008A1F7D">
          <w:rPr>
            <w:rStyle w:val="Hyperlink"/>
          </w:rPr>
          <w:fldChar w:fldCharType="end"/>
        </w:r>
      </w:ins>
    </w:p>
    <w:p w14:paraId="55D7512D" w14:textId="372F0184" w:rsidR="003A2150" w:rsidRDefault="003A2150">
      <w:pPr>
        <w:pStyle w:val="TOC2"/>
        <w:rPr>
          <w:ins w:id="161" w:author="Gavin Rawson" w:date="2024-07-17T08:55:00Z" w16du:dateUtc="2024-07-17T07:55:00Z"/>
          <w:rFonts w:asciiTheme="minorHAnsi" w:eastAsiaTheme="minorEastAsia" w:hAnsiTheme="minorHAnsi" w:cstheme="minorBidi"/>
          <w:kern w:val="2"/>
          <w:sz w:val="24"/>
          <w:szCs w:val="24"/>
          <w14:ligatures w14:val="standardContextual"/>
        </w:rPr>
      </w:pPr>
      <w:ins w:id="1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ins>
      <w:r>
        <w:rPr>
          <w:webHidden/>
        </w:rPr>
      </w:r>
      <w:r>
        <w:rPr>
          <w:webHidden/>
        </w:rPr>
        <w:fldChar w:fldCharType="separate"/>
      </w:r>
      <w:ins w:id="163" w:author="Gavin Rawson" w:date="2024-07-17T10:16:00Z" w16du:dateUtc="2024-07-17T09:16:00Z">
        <w:r w:rsidR="00B048D0">
          <w:rPr>
            <w:webHidden/>
          </w:rPr>
          <w:t>13</w:t>
        </w:r>
      </w:ins>
      <w:ins w:id="164" w:author="Gavin Rawson" w:date="2024-07-17T08:55:00Z" w16du:dateUtc="2024-07-17T07:55:00Z">
        <w:r>
          <w:rPr>
            <w:webHidden/>
          </w:rPr>
          <w:fldChar w:fldCharType="end"/>
        </w:r>
        <w:r w:rsidRPr="008A1F7D">
          <w:rPr>
            <w:rStyle w:val="Hyperlink"/>
          </w:rPr>
          <w:fldChar w:fldCharType="end"/>
        </w:r>
      </w:ins>
    </w:p>
    <w:p w14:paraId="405205A3" w14:textId="121AFFBE" w:rsidR="003A2150" w:rsidRDefault="003A2150">
      <w:pPr>
        <w:pStyle w:val="TOC2"/>
        <w:rPr>
          <w:ins w:id="165" w:author="Gavin Rawson" w:date="2024-07-17T08:55:00Z" w16du:dateUtc="2024-07-17T07:55:00Z"/>
          <w:rFonts w:asciiTheme="minorHAnsi" w:eastAsiaTheme="minorEastAsia" w:hAnsiTheme="minorHAnsi" w:cstheme="minorBidi"/>
          <w:kern w:val="2"/>
          <w:sz w:val="24"/>
          <w:szCs w:val="24"/>
          <w14:ligatures w14:val="standardContextual"/>
        </w:rPr>
      </w:pPr>
      <w:ins w:id="1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ins>
      <w:r>
        <w:rPr>
          <w:webHidden/>
        </w:rPr>
      </w:r>
      <w:r>
        <w:rPr>
          <w:webHidden/>
        </w:rPr>
        <w:fldChar w:fldCharType="separate"/>
      </w:r>
      <w:ins w:id="167" w:author="Gavin Rawson" w:date="2024-07-17T10:16:00Z" w16du:dateUtc="2024-07-17T09:16:00Z">
        <w:r w:rsidR="00B048D0">
          <w:rPr>
            <w:webHidden/>
          </w:rPr>
          <w:t>13</w:t>
        </w:r>
      </w:ins>
      <w:ins w:id="168" w:author="Gavin Rawson" w:date="2024-07-17T08:55:00Z" w16du:dateUtc="2024-07-17T07:55:00Z">
        <w:r>
          <w:rPr>
            <w:webHidden/>
          </w:rPr>
          <w:fldChar w:fldCharType="end"/>
        </w:r>
        <w:r w:rsidRPr="008A1F7D">
          <w:rPr>
            <w:rStyle w:val="Hyperlink"/>
          </w:rPr>
          <w:fldChar w:fldCharType="end"/>
        </w:r>
      </w:ins>
    </w:p>
    <w:p w14:paraId="25AF1356" w14:textId="7F063128" w:rsidR="003A2150" w:rsidRDefault="003A2150">
      <w:pPr>
        <w:pStyle w:val="TOC1"/>
        <w:rPr>
          <w:ins w:id="169" w:author="Gavin Rawson" w:date="2024-07-17T08:55:00Z" w16du:dateUtc="2024-07-17T07:55:00Z"/>
          <w:rFonts w:asciiTheme="minorHAnsi" w:eastAsiaTheme="minorEastAsia" w:hAnsiTheme="minorHAnsi" w:cstheme="minorBidi"/>
          <w:bCs w:val="0"/>
          <w:kern w:val="2"/>
          <w:sz w:val="24"/>
          <w:szCs w:val="24"/>
          <w14:ligatures w14:val="standardContextual"/>
        </w:rPr>
      </w:pPr>
      <w:ins w:id="1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ins>
      <w:r>
        <w:rPr>
          <w:webHidden/>
        </w:rPr>
      </w:r>
      <w:r>
        <w:rPr>
          <w:webHidden/>
        </w:rPr>
        <w:fldChar w:fldCharType="separate"/>
      </w:r>
      <w:ins w:id="171" w:author="Gavin Rawson" w:date="2024-07-17T10:16:00Z" w16du:dateUtc="2024-07-17T09:16:00Z">
        <w:r w:rsidR="00B048D0">
          <w:rPr>
            <w:webHidden/>
          </w:rPr>
          <w:t>14</w:t>
        </w:r>
      </w:ins>
      <w:ins w:id="172" w:author="Gavin Rawson" w:date="2024-07-17T08:55:00Z" w16du:dateUtc="2024-07-17T07:55:00Z">
        <w:r>
          <w:rPr>
            <w:webHidden/>
          </w:rPr>
          <w:fldChar w:fldCharType="end"/>
        </w:r>
        <w:r w:rsidRPr="008A1F7D">
          <w:rPr>
            <w:rStyle w:val="Hyperlink"/>
          </w:rPr>
          <w:fldChar w:fldCharType="end"/>
        </w:r>
      </w:ins>
    </w:p>
    <w:p w14:paraId="48858AE8" w14:textId="1E48AE6E" w:rsidR="003A2150" w:rsidRDefault="003A2150">
      <w:pPr>
        <w:pStyle w:val="TOC2"/>
        <w:rPr>
          <w:ins w:id="173" w:author="Gavin Rawson" w:date="2024-07-17T08:55:00Z" w16du:dateUtc="2024-07-17T07:55:00Z"/>
          <w:rFonts w:asciiTheme="minorHAnsi" w:eastAsiaTheme="minorEastAsia" w:hAnsiTheme="minorHAnsi" w:cstheme="minorBidi"/>
          <w:kern w:val="2"/>
          <w:sz w:val="24"/>
          <w:szCs w:val="24"/>
          <w14:ligatures w14:val="standardContextual"/>
        </w:rPr>
      </w:pPr>
      <w:ins w:id="1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ins>
      <w:r>
        <w:rPr>
          <w:webHidden/>
        </w:rPr>
      </w:r>
      <w:r>
        <w:rPr>
          <w:webHidden/>
        </w:rPr>
        <w:fldChar w:fldCharType="separate"/>
      </w:r>
      <w:ins w:id="175" w:author="Gavin Rawson" w:date="2024-07-17T10:16:00Z" w16du:dateUtc="2024-07-17T09:16:00Z">
        <w:r w:rsidR="00B048D0">
          <w:rPr>
            <w:webHidden/>
          </w:rPr>
          <w:t>14</w:t>
        </w:r>
      </w:ins>
      <w:ins w:id="176" w:author="Gavin Rawson" w:date="2024-07-17T08:55:00Z" w16du:dateUtc="2024-07-17T07:55:00Z">
        <w:r>
          <w:rPr>
            <w:webHidden/>
          </w:rPr>
          <w:fldChar w:fldCharType="end"/>
        </w:r>
        <w:r w:rsidRPr="008A1F7D">
          <w:rPr>
            <w:rStyle w:val="Hyperlink"/>
          </w:rPr>
          <w:fldChar w:fldCharType="end"/>
        </w:r>
      </w:ins>
    </w:p>
    <w:p w14:paraId="462EB6C1" w14:textId="0E09CAE7" w:rsidR="003A2150" w:rsidRDefault="003A2150">
      <w:pPr>
        <w:pStyle w:val="TOC3"/>
        <w:rPr>
          <w:ins w:id="177" w:author="Gavin Rawson" w:date="2024-07-17T08:55:00Z" w16du:dateUtc="2024-07-17T07:55:00Z"/>
          <w:rFonts w:asciiTheme="minorHAnsi" w:eastAsiaTheme="minorEastAsia" w:hAnsiTheme="minorHAnsi" w:cstheme="minorBidi"/>
          <w:noProof/>
          <w:kern w:val="2"/>
          <w:sz w:val="24"/>
          <w:szCs w:val="24"/>
          <w14:ligatures w14:val="standardContextual"/>
        </w:rPr>
      </w:pPr>
      <w:ins w:id="17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ins>
      <w:r>
        <w:rPr>
          <w:noProof/>
          <w:webHidden/>
        </w:rPr>
      </w:r>
      <w:r>
        <w:rPr>
          <w:noProof/>
          <w:webHidden/>
        </w:rPr>
        <w:fldChar w:fldCharType="separate"/>
      </w:r>
      <w:ins w:id="179" w:author="Gavin Rawson" w:date="2024-07-17T10:16:00Z" w16du:dateUtc="2024-07-17T09:16:00Z">
        <w:r w:rsidR="00B048D0">
          <w:rPr>
            <w:noProof/>
            <w:webHidden/>
          </w:rPr>
          <w:t>16</w:t>
        </w:r>
      </w:ins>
      <w:ins w:id="180" w:author="Gavin Rawson" w:date="2024-07-17T08:55:00Z" w16du:dateUtc="2024-07-17T07:55:00Z">
        <w:r>
          <w:rPr>
            <w:noProof/>
            <w:webHidden/>
          </w:rPr>
          <w:fldChar w:fldCharType="end"/>
        </w:r>
        <w:r w:rsidRPr="008A1F7D">
          <w:rPr>
            <w:rStyle w:val="Hyperlink"/>
            <w:noProof/>
          </w:rPr>
          <w:fldChar w:fldCharType="end"/>
        </w:r>
      </w:ins>
    </w:p>
    <w:p w14:paraId="0925E71A" w14:textId="774959AE" w:rsidR="003A2150" w:rsidRDefault="003A2150">
      <w:pPr>
        <w:pStyle w:val="TOC3"/>
        <w:rPr>
          <w:ins w:id="181" w:author="Gavin Rawson" w:date="2024-07-17T08:55:00Z" w16du:dateUtc="2024-07-17T07:55:00Z"/>
          <w:rFonts w:asciiTheme="minorHAnsi" w:eastAsiaTheme="minorEastAsia" w:hAnsiTheme="minorHAnsi" w:cstheme="minorBidi"/>
          <w:noProof/>
          <w:kern w:val="2"/>
          <w:sz w:val="24"/>
          <w:szCs w:val="24"/>
          <w14:ligatures w14:val="standardContextual"/>
        </w:rPr>
      </w:pPr>
      <w:ins w:id="1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ins>
      <w:r>
        <w:rPr>
          <w:noProof/>
          <w:webHidden/>
        </w:rPr>
      </w:r>
      <w:r>
        <w:rPr>
          <w:noProof/>
          <w:webHidden/>
        </w:rPr>
        <w:fldChar w:fldCharType="separate"/>
      </w:r>
      <w:ins w:id="183" w:author="Gavin Rawson" w:date="2024-07-17T10:16:00Z" w16du:dateUtc="2024-07-17T09:16:00Z">
        <w:r w:rsidR="00B048D0">
          <w:rPr>
            <w:noProof/>
            <w:webHidden/>
          </w:rPr>
          <w:t>16</w:t>
        </w:r>
      </w:ins>
      <w:ins w:id="184" w:author="Gavin Rawson" w:date="2024-07-17T08:55:00Z" w16du:dateUtc="2024-07-17T07:55:00Z">
        <w:r>
          <w:rPr>
            <w:noProof/>
            <w:webHidden/>
          </w:rPr>
          <w:fldChar w:fldCharType="end"/>
        </w:r>
        <w:r w:rsidRPr="008A1F7D">
          <w:rPr>
            <w:rStyle w:val="Hyperlink"/>
            <w:noProof/>
          </w:rPr>
          <w:fldChar w:fldCharType="end"/>
        </w:r>
      </w:ins>
    </w:p>
    <w:p w14:paraId="0E1F93E2" w14:textId="7913B75B" w:rsidR="003A2150" w:rsidRDefault="003A2150">
      <w:pPr>
        <w:pStyle w:val="TOC3"/>
        <w:rPr>
          <w:ins w:id="185" w:author="Gavin Rawson" w:date="2024-07-17T08:55:00Z" w16du:dateUtc="2024-07-17T07:55:00Z"/>
          <w:rFonts w:asciiTheme="minorHAnsi" w:eastAsiaTheme="minorEastAsia" w:hAnsiTheme="minorHAnsi" w:cstheme="minorBidi"/>
          <w:noProof/>
          <w:kern w:val="2"/>
          <w:sz w:val="24"/>
          <w:szCs w:val="24"/>
          <w14:ligatures w14:val="standardContextual"/>
        </w:rPr>
      </w:pPr>
      <w:ins w:id="18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ins>
      <w:r>
        <w:rPr>
          <w:noProof/>
          <w:webHidden/>
        </w:rPr>
      </w:r>
      <w:r>
        <w:rPr>
          <w:noProof/>
          <w:webHidden/>
        </w:rPr>
        <w:fldChar w:fldCharType="separate"/>
      </w:r>
      <w:ins w:id="187" w:author="Gavin Rawson" w:date="2024-07-17T10:16:00Z" w16du:dateUtc="2024-07-17T09:16:00Z">
        <w:r w:rsidR="00B048D0">
          <w:rPr>
            <w:noProof/>
            <w:webHidden/>
          </w:rPr>
          <w:t>20</w:t>
        </w:r>
      </w:ins>
      <w:ins w:id="188" w:author="Gavin Rawson" w:date="2024-07-17T08:55:00Z" w16du:dateUtc="2024-07-17T07:55:00Z">
        <w:r>
          <w:rPr>
            <w:noProof/>
            <w:webHidden/>
          </w:rPr>
          <w:fldChar w:fldCharType="end"/>
        </w:r>
        <w:r w:rsidRPr="008A1F7D">
          <w:rPr>
            <w:rStyle w:val="Hyperlink"/>
            <w:noProof/>
          </w:rPr>
          <w:fldChar w:fldCharType="end"/>
        </w:r>
      </w:ins>
    </w:p>
    <w:p w14:paraId="6C790ADB" w14:textId="0E696F3A" w:rsidR="003A2150" w:rsidRDefault="003A2150">
      <w:pPr>
        <w:pStyle w:val="TOC3"/>
        <w:rPr>
          <w:ins w:id="189" w:author="Gavin Rawson" w:date="2024-07-17T08:55:00Z" w16du:dateUtc="2024-07-17T07:55:00Z"/>
          <w:rFonts w:asciiTheme="minorHAnsi" w:eastAsiaTheme="minorEastAsia" w:hAnsiTheme="minorHAnsi" w:cstheme="minorBidi"/>
          <w:noProof/>
          <w:kern w:val="2"/>
          <w:sz w:val="24"/>
          <w:szCs w:val="24"/>
          <w14:ligatures w14:val="standardContextual"/>
        </w:rPr>
      </w:pPr>
      <w:ins w:id="1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ins>
      <w:r>
        <w:rPr>
          <w:noProof/>
          <w:webHidden/>
        </w:rPr>
      </w:r>
      <w:r>
        <w:rPr>
          <w:noProof/>
          <w:webHidden/>
        </w:rPr>
        <w:fldChar w:fldCharType="separate"/>
      </w:r>
      <w:ins w:id="191" w:author="Gavin Rawson" w:date="2024-07-17T10:16:00Z" w16du:dateUtc="2024-07-17T09:16:00Z">
        <w:r w:rsidR="00B048D0">
          <w:rPr>
            <w:noProof/>
            <w:webHidden/>
          </w:rPr>
          <w:t>25</w:t>
        </w:r>
      </w:ins>
      <w:ins w:id="192" w:author="Gavin Rawson" w:date="2024-07-17T08:55:00Z" w16du:dateUtc="2024-07-17T07:55:00Z">
        <w:r>
          <w:rPr>
            <w:noProof/>
            <w:webHidden/>
          </w:rPr>
          <w:fldChar w:fldCharType="end"/>
        </w:r>
        <w:r w:rsidRPr="008A1F7D">
          <w:rPr>
            <w:rStyle w:val="Hyperlink"/>
            <w:noProof/>
          </w:rPr>
          <w:fldChar w:fldCharType="end"/>
        </w:r>
      </w:ins>
    </w:p>
    <w:p w14:paraId="7AA277E1" w14:textId="18A25A37" w:rsidR="003A2150" w:rsidRDefault="003A2150">
      <w:pPr>
        <w:pStyle w:val="TOC3"/>
        <w:rPr>
          <w:ins w:id="193" w:author="Gavin Rawson" w:date="2024-07-17T08:55:00Z" w16du:dateUtc="2024-07-17T07:55:00Z"/>
          <w:rFonts w:asciiTheme="minorHAnsi" w:eastAsiaTheme="minorEastAsia" w:hAnsiTheme="minorHAnsi" w:cstheme="minorBidi"/>
          <w:noProof/>
          <w:kern w:val="2"/>
          <w:sz w:val="24"/>
          <w:szCs w:val="24"/>
          <w14:ligatures w14:val="standardContextual"/>
        </w:rPr>
      </w:pPr>
      <w:ins w:id="1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ins>
      <w:r>
        <w:rPr>
          <w:noProof/>
          <w:webHidden/>
        </w:rPr>
      </w:r>
      <w:r>
        <w:rPr>
          <w:noProof/>
          <w:webHidden/>
        </w:rPr>
        <w:fldChar w:fldCharType="separate"/>
      </w:r>
      <w:ins w:id="195" w:author="Gavin Rawson" w:date="2024-07-17T10:16:00Z" w16du:dateUtc="2024-07-17T09:16:00Z">
        <w:r w:rsidR="00B048D0">
          <w:rPr>
            <w:noProof/>
            <w:webHidden/>
          </w:rPr>
          <w:t>26</w:t>
        </w:r>
      </w:ins>
      <w:ins w:id="196" w:author="Gavin Rawson" w:date="2024-07-17T08:55:00Z" w16du:dateUtc="2024-07-17T07:55:00Z">
        <w:r>
          <w:rPr>
            <w:noProof/>
            <w:webHidden/>
          </w:rPr>
          <w:fldChar w:fldCharType="end"/>
        </w:r>
        <w:r w:rsidRPr="008A1F7D">
          <w:rPr>
            <w:rStyle w:val="Hyperlink"/>
            <w:noProof/>
          </w:rPr>
          <w:fldChar w:fldCharType="end"/>
        </w:r>
      </w:ins>
    </w:p>
    <w:p w14:paraId="45DDEA8C" w14:textId="66FD5617" w:rsidR="003A2150" w:rsidRDefault="003A2150">
      <w:pPr>
        <w:pStyle w:val="TOC2"/>
        <w:rPr>
          <w:ins w:id="197" w:author="Gavin Rawson" w:date="2024-07-17T08:55:00Z" w16du:dateUtc="2024-07-17T07:55:00Z"/>
          <w:rFonts w:asciiTheme="minorHAnsi" w:eastAsiaTheme="minorEastAsia" w:hAnsiTheme="minorHAnsi" w:cstheme="minorBidi"/>
          <w:kern w:val="2"/>
          <w:sz w:val="24"/>
          <w:szCs w:val="24"/>
          <w14:ligatures w14:val="standardContextual"/>
        </w:rPr>
      </w:pPr>
      <w:ins w:id="1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ins>
      <w:r>
        <w:rPr>
          <w:webHidden/>
        </w:rPr>
      </w:r>
      <w:r>
        <w:rPr>
          <w:webHidden/>
        </w:rPr>
        <w:fldChar w:fldCharType="separate"/>
      </w:r>
      <w:ins w:id="199" w:author="Gavin Rawson" w:date="2024-07-17T10:16:00Z" w16du:dateUtc="2024-07-17T09:16:00Z">
        <w:r w:rsidR="00B048D0">
          <w:rPr>
            <w:webHidden/>
          </w:rPr>
          <w:t>26</w:t>
        </w:r>
      </w:ins>
      <w:ins w:id="200" w:author="Gavin Rawson" w:date="2024-07-17T08:55:00Z" w16du:dateUtc="2024-07-17T07:55:00Z">
        <w:r>
          <w:rPr>
            <w:webHidden/>
          </w:rPr>
          <w:fldChar w:fldCharType="end"/>
        </w:r>
        <w:r w:rsidRPr="008A1F7D">
          <w:rPr>
            <w:rStyle w:val="Hyperlink"/>
          </w:rPr>
          <w:fldChar w:fldCharType="end"/>
        </w:r>
      </w:ins>
    </w:p>
    <w:p w14:paraId="6D7BE7C8" w14:textId="6B15ED2E" w:rsidR="003A2150" w:rsidRDefault="003A2150">
      <w:pPr>
        <w:pStyle w:val="TOC2"/>
        <w:rPr>
          <w:ins w:id="201" w:author="Gavin Rawson" w:date="2024-07-17T08:55:00Z" w16du:dateUtc="2024-07-17T07:55:00Z"/>
          <w:rFonts w:asciiTheme="minorHAnsi" w:eastAsiaTheme="minorEastAsia" w:hAnsiTheme="minorHAnsi" w:cstheme="minorBidi"/>
          <w:kern w:val="2"/>
          <w:sz w:val="24"/>
          <w:szCs w:val="24"/>
          <w14:ligatures w14:val="standardContextual"/>
        </w:rPr>
      </w:pPr>
      <w:ins w:id="2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ins>
      <w:r>
        <w:rPr>
          <w:webHidden/>
        </w:rPr>
      </w:r>
      <w:r>
        <w:rPr>
          <w:webHidden/>
        </w:rPr>
        <w:fldChar w:fldCharType="separate"/>
      </w:r>
      <w:ins w:id="203" w:author="Gavin Rawson" w:date="2024-07-17T10:16:00Z" w16du:dateUtc="2024-07-17T09:16:00Z">
        <w:r w:rsidR="00B048D0">
          <w:rPr>
            <w:webHidden/>
          </w:rPr>
          <w:t>26</w:t>
        </w:r>
      </w:ins>
      <w:ins w:id="204" w:author="Gavin Rawson" w:date="2024-07-17T08:55:00Z" w16du:dateUtc="2024-07-17T07:55:00Z">
        <w:r>
          <w:rPr>
            <w:webHidden/>
          </w:rPr>
          <w:fldChar w:fldCharType="end"/>
        </w:r>
        <w:r w:rsidRPr="008A1F7D">
          <w:rPr>
            <w:rStyle w:val="Hyperlink"/>
          </w:rPr>
          <w:fldChar w:fldCharType="end"/>
        </w:r>
      </w:ins>
    </w:p>
    <w:p w14:paraId="4577C537" w14:textId="776445F3" w:rsidR="003A2150" w:rsidRDefault="003A2150">
      <w:pPr>
        <w:pStyle w:val="TOC2"/>
        <w:rPr>
          <w:ins w:id="205" w:author="Gavin Rawson" w:date="2024-07-17T08:55:00Z" w16du:dateUtc="2024-07-17T07:55:00Z"/>
          <w:rFonts w:asciiTheme="minorHAnsi" w:eastAsiaTheme="minorEastAsia" w:hAnsiTheme="minorHAnsi" w:cstheme="minorBidi"/>
          <w:kern w:val="2"/>
          <w:sz w:val="24"/>
          <w:szCs w:val="24"/>
          <w14:ligatures w14:val="standardContextual"/>
        </w:rPr>
      </w:pPr>
      <w:ins w:id="2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ins>
      <w:r>
        <w:rPr>
          <w:webHidden/>
        </w:rPr>
      </w:r>
      <w:r>
        <w:rPr>
          <w:webHidden/>
        </w:rPr>
        <w:fldChar w:fldCharType="separate"/>
      </w:r>
      <w:ins w:id="207" w:author="Gavin Rawson" w:date="2024-07-17T10:16:00Z" w16du:dateUtc="2024-07-17T09:16:00Z">
        <w:r w:rsidR="00B048D0">
          <w:rPr>
            <w:webHidden/>
          </w:rPr>
          <w:t>27</w:t>
        </w:r>
      </w:ins>
      <w:ins w:id="208" w:author="Gavin Rawson" w:date="2024-07-17T08:55:00Z" w16du:dateUtc="2024-07-17T07:55:00Z">
        <w:r>
          <w:rPr>
            <w:webHidden/>
          </w:rPr>
          <w:fldChar w:fldCharType="end"/>
        </w:r>
        <w:r w:rsidRPr="008A1F7D">
          <w:rPr>
            <w:rStyle w:val="Hyperlink"/>
          </w:rPr>
          <w:fldChar w:fldCharType="end"/>
        </w:r>
      </w:ins>
    </w:p>
    <w:p w14:paraId="1ED595A4" w14:textId="0EA86FD2" w:rsidR="003A2150" w:rsidRDefault="003A2150">
      <w:pPr>
        <w:pStyle w:val="TOC3"/>
        <w:rPr>
          <w:ins w:id="209" w:author="Gavin Rawson" w:date="2024-07-17T08:55:00Z" w16du:dateUtc="2024-07-17T07:55:00Z"/>
          <w:rFonts w:asciiTheme="minorHAnsi" w:eastAsiaTheme="minorEastAsia" w:hAnsiTheme="minorHAnsi" w:cstheme="minorBidi"/>
          <w:noProof/>
          <w:kern w:val="2"/>
          <w:sz w:val="24"/>
          <w:szCs w:val="24"/>
          <w14:ligatures w14:val="standardContextual"/>
        </w:rPr>
      </w:pPr>
      <w:ins w:id="21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ins>
      <w:r>
        <w:rPr>
          <w:noProof/>
          <w:webHidden/>
        </w:rPr>
      </w:r>
      <w:r>
        <w:rPr>
          <w:noProof/>
          <w:webHidden/>
        </w:rPr>
        <w:fldChar w:fldCharType="separate"/>
      </w:r>
      <w:ins w:id="211" w:author="Gavin Rawson" w:date="2024-07-17T10:16:00Z" w16du:dateUtc="2024-07-17T09:16:00Z">
        <w:r w:rsidR="00B048D0">
          <w:rPr>
            <w:noProof/>
            <w:webHidden/>
          </w:rPr>
          <w:t>30</w:t>
        </w:r>
      </w:ins>
      <w:ins w:id="212" w:author="Gavin Rawson" w:date="2024-07-17T08:55:00Z" w16du:dateUtc="2024-07-17T07:55:00Z">
        <w:r>
          <w:rPr>
            <w:noProof/>
            <w:webHidden/>
          </w:rPr>
          <w:fldChar w:fldCharType="end"/>
        </w:r>
        <w:r w:rsidRPr="008A1F7D">
          <w:rPr>
            <w:rStyle w:val="Hyperlink"/>
            <w:noProof/>
          </w:rPr>
          <w:fldChar w:fldCharType="end"/>
        </w:r>
      </w:ins>
    </w:p>
    <w:p w14:paraId="02DA7313" w14:textId="35821A1C" w:rsidR="003A2150" w:rsidRDefault="003A2150">
      <w:pPr>
        <w:pStyle w:val="TOC3"/>
        <w:rPr>
          <w:ins w:id="213" w:author="Gavin Rawson" w:date="2024-07-17T08:55:00Z" w16du:dateUtc="2024-07-17T07:55:00Z"/>
          <w:rFonts w:asciiTheme="minorHAnsi" w:eastAsiaTheme="minorEastAsia" w:hAnsiTheme="minorHAnsi" w:cstheme="minorBidi"/>
          <w:noProof/>
          <w:kern w:val="2"/>
          <w:sz w:val="24"/>
          <w:szCs w:val="24"/>
          <w14:ligatures w14:val="standardContextual"/>
        </w:rPr>
      </w:pPr>
      <w:ins w:id="21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ins>
      <w:r>
        <w:rPr>
          <w:noProof/>
          <w:webHidden/>
        </w:rPr>
      </w:r>
      <w:r>
        <w:rPr>
          <w:noProof/>
          <w:webHidden/>
        </w:rPr>
        <w:fldChar w:fldCharType="separate"/>
      </w:r>
      <w:ins w:id="215" w:author="Gavin Rawson" w:date="2024-07-17T10:16:00Z" w16du:dateUtc="2024-07-17T09:16:00Z">
        <w:r w:rsidR="00B048D0">
          <w:rPr>
            <w:noProof/>
            <w:webHidden/>
          </w:rPr>
          <w:t>32</w:t>
        </w:r>
      </w:ins>
      <w:ins w:id="216" w:author="Gavin Rawson" w:date="2024-07-17T08:55:00Z" w16du:dateUtc="2024-07-17T07:55:00Z">
        <w:r>
          <w:rPr>
            <w:noProof/>
            <w:webHidden/>
          </w:rPr>
          <w:fldChar w:fldCharType="end"/>
        </w:r>
        <w:r w:rsidRPr="008A1F7D">
          <w:rPr>
            <w:rStyle w:val="Hyperlink"/>
            <w:noProof/>
          </w:rPr>
          <w:fldChar w:fldCharType="end"/>
        </w:r>
      </w:ins>
    </w:p>
    <w:p w14:paraId="117D3FC0" w14:textId="6C81E03A" w:rsidR="003A2150" w:rsidRDefault="003A2150">
      <w:pPr>
        <w:pStyle w:val="TOC3"/>
        <w:rPr>
          <w:ins w:id="217" w:author="Gavin Rawson" w:date="2024-07-17T08:55:00Z" w16du:dateUtc="2024-07-17T07:55:00Z"/>
          <w:rFonts w:asciiTheme="minorHAnsi" w:eastAsiaTheme="minorEastAsia" w:hAnsiTheme="minorHAnsi" w:cstheme="minorBidi"/>
          <w:noProof/>
          <w:kern w:val="2"/>
          <w:sz w:val="24"/>
          <w:szCs w:val="24"/>
          <w14:ligatures w14:val="standardContextual"/>
        </w:rPr>
      </w:pPr>
      <w:ins w:id="21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ins>
      <w:r>
        <w:rPr>
          <w:noProof/>
          <w:webHidden/>
        </w:rPr>
      </w:r>
      <w:r>
        <w:rPr>
          <w:noProof/>
          <w:webHidden/>
        </w:rPr>
        <w:fldChar w:fldCharType="separate"/>
      </w:r>
      <w:ins w:id="219" w:author="Gavin Rawson" w:date="2024-07-17T10:16:00Z" w16du:dateUtc="2024-07-17T09:16:00Z">
        <w:r w:rsidR="00B048D0">
          <w:rPr>
            <w:noProof/>
            <w:webHidden/>
          </w:rPr>
          <w:t>34</w:t>
        </w:r>
      </w:ins>
      <w:ins w:id="220" w:author="Gavin Rawson" w:date="2024-07-17T08:55:00Z" w16du:dateUtc="2024-07-17T07:55:00Z">
        <w:r>
          <w:rPr>
            <w:noProof/>
            <w:webHidden/>
          </w:rPr>
          <w:fldChar w:fldCharType="end"/>
        </w:r>
        <w:r w:rsidRPr="008A1F7D">
          <w:rPr>
            <w:rStyle w:val="Hyperlink"/>
            <w:noProof/>
          </w:rPr>
          <w:fldChar w:fldCharType="end"/>
        </w:r>
      </w:ins>
    </w:p>
    <w:p w14:paraId="0D0363CD" w14:textId="5D8F0813" w:rsidR="003A2150" w:rsidRDefault="003A2150">
      <w:pPr>
        <w:pStyle w:val="TOC3"/>
        <w:rPr>
          <w:ins w:id="221" w:author="Gavin Rawson" w:date="2024-07-17T08:55:00Z" w16du:dateUtc="2024-07-17T07:55:00Z"/>
          <w:rFonts w:asciiTheme="minorHAnsi" w:eastAsiaTheme="minorEastAsia" w:hAnsiTheme="minorHAnsi" w:cstheme="minorBidi"/>
          <w:noProof/>
          <w:kern w:val="2"/>
          <w:sz w:val="24"/>
          <w:szCs w:val="24"/>
          <w14:ligatures w14:val="standardContextual"/>
        </w:rPr>
      </w:pPr>
      <w:ins w:id="22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ins>
      <w:r>
        <w:rPr>
          <w:noProof/>
          <w:webHidden/>
        </w:rPr>
      </w:r>
      <w:r>
        <w:rPr>
          <w:noProof/>
          <w:webHidden/>
        </w:rPr>
        <w:fldChar w:fldCharType="separate"/>
      </w:r>
      <w:ins w:id="223" w:author="Gavin Rawson" w:date="2024-07-17T10:16:00Z" w16du:dateUtc="2024-07-17T09:16:00Z">
        <w:r w:rsidR="00B048D0">
          <w:rPr>
            <w:noProof/>
            <w:webHidden/>
          </w:rPr>
          <w:t>37</w:t>
        </w:r>
      </w:ins>
      <w:ins w:id="224" w:author="Gavin Rawson" w:date="2024-07-17T08:55:00Z" w16du:dateUtc="2024-07-17T07:55:00Z">
        <w:r>
          <w:rPr>
            <w:noProof/>
            <w:webHidden/>
          </w:rPr>
          <w:fldChar w:fldCharType="end"/>
        </w:r>
        <w:r w:rsidRPr="008A1F7D">
          <w:rPr>
            <w:rStyle w:val="Hyperlink"/>
            <w:noProof/>
          </w:rPr>
          <w:fldChar w:fldCharType="end"/>
        </w:r>
      </w:ins>
    </w:p>
    <w:p w14:paraId="561858AF" w14:textId="4ACBD934" w:rsidR="003A2150" w:rsidRDefault="003A2150">
      <w:pPr>
        <w:pStyle w:val="TOC3"/>
        <w:rPr>
          <w:ins w:id="225" w:author="Gavin Rawson" w:date="2024-07-17T08:55:00Z" w16du:dateUtc="2024-07-17T07:55:00Z"/>
          <w:rFonts w:asciiTheme="minorHAnsi" w:eastAsiaTheme="minorEastAsia" w:hAnsiTheme="minorHAnsi" w:cstheme="minorBidi"/>
          <w:noProof/>
          <w:kern w:val="2"/>
          <w:sz w:val="24"/>
          <w:szCs w:val="24"/>
          <w14:ligatures w14:val="standardContextual"/>
        </w:rPr>
      </w:pPr>
      <w:ins w:id="2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ins>
      <w:r>
        <w:rPr>
          <w:noProof/>
          <w:webHidden/>
        </w:rPr>
      </w:r>
      <w:r>
        <w:rPr>
          <w:noProof/>
          <w:webHidden/>
        </w:rPr>
        <w:fldChar w:fldCharType="separate"/>
      </w:r>
      <w:ins w:id="227" w:author="Gavin Rawson" w:date="2024-07-17T10:16:00Z" w16du:dateUtc="2024-07-17T09:16:00Z">
        <w:r w:rsidR="00B048D0">
          <w:rPr>
            <w:noProof/>
            <w:webHidden/>
          </w:rPr>
          <w:t>39</w:t>
        </w:r>
      </w:ins>
      <w:ins w:id="228" w:author="Gavin Rawson" w:date="2024-07-17T08:55:00Z" w16du:dateUtc="2024-07-17T07:55:00Z">
        <w:r>
          <w:rPr>
            <w:noProof/>
            <w:webHidden/>
          </w:rPr>
          <w:fldChar w:fldCharType="end"/>
        </w:r>
        <w:r w:rsidRPr="008A1F7D">
          <w:rPr>
            <w:rStyle w:val="Hyperlink"/>
            <w:noProof/>
          </w:rPr>
          <w:fldChar w:fldCharType="end"/>
        </w:r>
      </w:ins>
    </w:p>
    <w:p w14:paraId="7F0F07AA" w14:textId="22C426CA" w:rsidR="003A2150" w:rsidRDefault="003A2150">
      <w:pPr>
        <w:pStyle w:val="TOC3"/>
        <w:rPr>
          <w:ins w:id="229" w:author="Gavin Rawson" w:date="2024-07-17T08:55:00Z" w16du:dateUtc="2024-07-17T07:55:00Z"/>
          <w:rFonts w:asciiTheme="minorHAnsi" w:eastAsiaTheme="minorEastAsia" w:hAnsiTheme="minorHAnsi" w:cstheme="minorBidi"/>
          <w:noProof/>
          <w:kern w:val="2"/>
          <w:sz w:val="24"/>
          <w:szCs w:val="24"/>
          <w14:ligatures w14:val="standardContextual"/>
        </w:rPr>
      </w:pPr>
      <w:ins w:id="23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ins>
      <w:r>
        <w:rPr>
          <w:noProof/>
          <w:webHidden/>
        </w:rPr>
      </w:r>
      <w:r>
        <w:rPr>
          <w:noProof/>
          <w:webHidden/>
        </w:rPr>
        <w:fldChar w:fldCharType="separate"/>
      </w:r>
      <w:ins w:id="231" w:author="Gavin Rawson" w:date="2024-07-17T10:16:00Z" w16du:dateUtc="2024-07-17T09:16:00Z">
        <w:r w:rsidR="00B048D0">
          <w:rPr>
            <w:noProof/>
            <w:webHidden/>
          </w:rPr>
          <w:t>47</w:t>
        </w:r>
      </w:ins>
      <w:ins w:id="232" w:author="Gavin Rawson" w:date="2024-07-17T08:55:00Z" w16du:dateUtc="2024-07-17T07:55:00Z">
        <w:r>
          <w:rPr>
            <w:noProof/>
            <w:webHidden/>
          </w:rPr>
          <w:fldChar w:fldCharType="end"/>
        </w:r>
        <w:r w:rsidRPr="008A1F7D">
          <w:rPr>
            <w:rStyle w:val="Hyperlink"/>
            <w:noProof/>
          </w:rPr>
          <w:fldChar w:fldCharType="end"/>
        </w:r>
      </w:ins>
    </w:p>
    <w:p w14:paraId="7EA5F9A4" w14:textId="518CCD60" w:rsidR="003A2150" w:rsidRDefault="003A2150">
      <w:pPr>
        <w:pStyle w:val="TOC3"/>
        <w:rPr>
          <w:ins w:id="233" w:author="Gavin Rawson" w:date="2024-07-17T08:55:00Z" w16du:dateUtc="2024-07-17T07:55:00Z"/>
          <w:rFonts w:asciiTheme="minorHAnsi" w:eastAsiaTheme="minorEastAsia" w:hAnsiTheme="minorHAnsi" w:cstheme="minorBidi"/>
          <w:noProof/>
          <w:kern w:val="2"/>
          <w:sz w:val="24"/>
          <w:szCs w:val="24"/>
          <w14:ligatures w14:val="standardContextual"/>
        </w:rPr>
      </w:pPr>
      <w:ins w:id="23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ins>
      <w:r>
        <w:rPr>
          <w:noProof/>
          <w:webHidden/>
        </w:rPr>
      </w:r>
      <w:r>
        <w:rPr>
          <w:noProof/>
          <w:webHidden/>
        </w:rPr>
        <w:fldChar w:fldCharType="separate"/>
      </w:r>
      <w:ins w:id="235" w:author="Gavin Rawson" w:date="2024-07-17T10:16:00Z" w16du:dateUtc="2024-07-17T09:16:00Z">
        <w:r w:rsidR="00B048D0">
          <w:rPr>
            <w:noProof/>
            <w:webHidden/>
          </w:rPr>
          <w:t>50</w:t>
        </w:r>
      </w:ins>
      <w:ins w:id="236" w:author="Gavin Rawson" w:date="2024-07-17T08:55:00Z" w16du:dateUtc="2024-07-17T07:55:00Z">
        <w:r>
          <w:rPr>
            <w:noProof/>
            <w:webHidden/>
          </w:rPr>
          <w:fldChar w:fldCharType="end"/>
        </w:r>
        <w:r w:rsidRPr="008A1F7D">
          <w:rPr>
            <w:rStyle w:val="Hyperlink"/>
            <w:noProof/>
          </w:rPr>
          <w:fldChar w:fldCharType="end"/>
        </w:r>
      </w:ins>
    </w:p>
    <w:p w14:paraId="40671691" w14:textId="6FBDBDEA" w:rsidR="003A2150" w:rsidRDefault="003A2150">
      <w:pPr>
        <w:pStyle w:val="TOC2"/>
        <w:rPr>
          <w:ins w:id="237" w:author="Gavin Rawson" w:date="2024-07-17T08:55:00Z" w16du:dateUtc="2024-07-17T07:55:00Z"/>
          <w:rFonts w:asciiTheme="minorHAnsi" w:eastAsiaTheme="minorEastAsia" w:hAnsiTheme="minorHAnsi" w:cstheme="minorBidi"/>
          <w:kern w:val="2"/>
          <w:sz w:val="24"/>
          <w:szCs w:val="24"/>
          <w14:ligatures w14:val="standardContextual"/>
        </w:rPr>
      </w:pPr>
      <w:ins w:id="2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ins>
      <w:r>
        <w:rPr>
          <w:webHidden/>
        </w:rPr>
      </w:r>
      <w:r>
        <w:rPr>
          <w:webHidden/>
        </w:rPr>
        <w:fldChar w:fldCharType="separate"/>
      </w:r>
      <w:ins w:id="239" w:author="Gavin Rawson" w:date="2024-07-17T10:16:00Z" w16du:dateUtc="2024-07-17T09:16:00Z">
        <w:r w:rsidR="00B048D0">
          <w:rPr>
            <w:webHidden/>
          </w:rPr>
          <w:t>52</w:t>
        </w:r>
      </w:ins>
      <w:ins w:id="240" w:author="Gavin Rawson" w:date="2024-07-17T08:55:00Z" w16du:dateUtc="2024-07-17T07:55:00Z">
        <w:r>
          <w:rPr>
            <w:webHidden/>
          </w:rPr>
          <w:fldChar w:fldCharType="end"/>
        </w:r>
        <w:r w:rsidRPr="008A1F7D">
          <w:rPr>
            <w:rStyle w:val="Hyperlink"/>
          </w:rPr>
          <w:fldChar w:fldCharType="end"/>
        </w:r>
      </w:ins>
    </w:p>
    <w:p w14:paraId="4DD99A9B" w14:textId="6E04446F" w:rsidR="003A2150" w:rsidRDefault="003A2150">
      <w:pPr>
        <w:pStyle w:val="TOC3"/>
        <w:rPr>
          <w:ins w:id="241" w:author="Gavin Rawson" w:date="2024-07-17T08:55:00Z" w16du:dateUtc="2024-07-17T07:55:00Z"/>
          <w:rFonts w:asciiTheme="minorHAnsi" w:eastAsiaTheme="minorEastAsia" w:hAnsiTheme="minorHAnsi" w:cstheme="minorBidi"/>
          <w:noProof/>
          <w:kern w:val="2"/>
          <w:sz w:val="24"/>
          <w:szCs w:val="24"/>
          <w14:ligatures w14:val="standardContextual"/>
        </w:rPr>
      </w:pPr>
      <w:ins w:id="24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ins>
      <w:r>
        <w:rPr>
          <w:noProof/>
          <w:webHidden/>
        </w:rPr>
      </w:r>
      <w:r>
        <w:rPr>
          <w:noProof/>
          <w:webHidden/>
        </w:rPr>
        <w:fldChar w:fldCharType="separate"/>
      </w:r>
      <w:ins w:id="243" w:author="Gavin Rawson" w:date="2024-07-17T10:16:00Z" w16du:dateUtc="2024-07-17T09:16:00Z">
        <w:r w:rsidR="00B048D0">
          <w:rPr>
            <w:noProof/>
            <w:webHidden/>
          </w:rPr>
          <w:t>54</w:t>
        </w:r>
      </w:ins>
      <w:ins w:id="244" w:author="Gavin Rawson" w:date="2024-07-17T08:55:00Z" w16du:dateUtc="2024-07-17T07:55:00Z">
        <w:r>
          <w:rPr>
            <w:noProof/>
            <w:webHidden/>
          </w:rPr>
          <w:fldChar w:fldCharType="end"/>
        </w:r>
        <w:r w:rsidRPr="008A1F7D">
          <w:rPr>
            <w:rStyle w:val="Hyperlink"/>
            <w:noProof/>
          </w:rPr>
          <w:fldChar w:fldCharType="end"/>
        </w:r>
      </w:ins>
    </w:p>
    <w:p w14:paraId="300D15A9" w14:textId="1B119250" w:rsidR="003A2150" w:rsidRDefault="003A2150">
      <w:pPr>
        <w:pStyle w:val="TOC3"/>
        <w:rPr>
          <w:ins w:id="245" w:author="Gavin Rawson" w:date="2024-07-17T08:55:00Z" w16du:dateUtc="2024-07-17T07:55:00Z"/>
          <w:rFonts w:asciiTheme="minorHAnsi" w:eastAsiaTheme="minorEastAsia" w:hAnsiTheme="minorHAnsi" w:cstheme="minorBidi"/>
          <w:noProof/>
          <w:kern w:val="2"/>
          <w:sz w:val="24"/>
          <w:szCs w:val="24"/>
          <w14:ligatures w14:val="standardContextual"/>
        </w:rPr>
      </w:pPr>
      <w:ins w:id="24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ins>
      <w:r>
        <w:rPr>
          <w:noProof/>
          <w:webHidden/>
        </w:rPr>
      </w:r>
      <w:r>
        <w:rPr>
          <w:noProof/>
          <w:webHidden/>
        </w:rPr>
        <w:fldChar w:fldCharType="separate"/>
      </w:r>
      <w:ins w:id="247" w:author="Gavin Rawson" w:date="2024-07-17T10:16:00Z" w16du:dateUtc="2024-07-17T09:16:00Z">
        <w:r w:rsidR="00B048D0">
          <w:rPr>
            <w:noProof/>
            <w:webHidden/>
          </w:rPr>
          <w:t>54</w:t>
        </w:r>
      </w:ins>
      <w:ins w:id="248" w:author="Gavin Rawson" w:date="2024-07-17T08:55:00Z" w16du:dateUtc="2024-07-17T07:55:00Z">
        <w:r>
          <w:rPr>
            <w:noProof/>
            <w:webHidden/>
          </w:rPr>
          <w:fldChar w:fldCharType="end"/>
        </w:r>
        <w:r w:rsidRPr="008A1F7D">
          <w:rPr>
            <w:rStyle w:val="Hyperlink"/>
            <w:noProof/>
          </w:rPr>
          <w:fldChar w:fldCharType="end"/>
        </w:r>
      </w:ins>
    </w:p>
    <w:p w14:paraId="0104B6B6" w14:textId="4578AA2D" w:rsidR="003A2150" w:rsidRDefault="003A2150">
      <w:pPr>
        <w:pStyle w:val="TOC3"/>
        <w:rPr>
          <w:ins w:id="249" w:author="Gavin Rawson" w:date="2024-07-17T08:55:00Z" w16du:dateUtc="2024-07-17T07:55:00Z"/>
          <w:rFonts w:asciiTheme="minorHAnsi" w:eastAsiaTheme="minorEastAsia" w:hAnsiTheme="minorHAnsi" w:cstheme="minorBidi"/>
          <w:noProof/>
          <w:kern w:val="2"/>
          <w:sz w:val="24"/>
          <w:szCs w:val="24"/>
          <w14:ligatures w14:val="standardContextual"/>
        </w:rPr>
      </w:pPr>
      <w:ins w:id="2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ins>
      <w:r>
        <w:rPr>
          <w:noProof/>
          <w:webHidden/>
        </w:rPr>
      </w:r>
      <w:r>
        <w:rPr>
          <w:noProof/>
          <w:webHidden/>
        </w:rPr>
        <w:fldChar w:fldCharType="separate"/>
      </w:r>
      <w:ins w:id="251" w:author="Gavin Rawson" w:date="2024-07-17T10:16:00Z" w16du:dateUtc="2024-07-17T09:16:00Z">
        <w:r w:rsidR="00B048D0">
          <w:rPr>
            <w:noProof/>
            <w:webHidden/>
          </w:rPr>
          <w:t>54</w:t>
        </w:r>
      </w:ins>
      <w:ins w:id="252" w:author="Gavin Rawson" w:date="2024-07-17T08:55:00Z" w16du:dateUtc="2024-07-17T07:55:00Z">
        <w:r>
          <w:rPr>
            <w:noProof/>
            <w:webHidden/>
          </w:rPr>
          <w:fldChar w:fldCharType="end"/>
        </w:r>
        <w:r w:rsidRPr="008A1F7D">
          <w:rPr>
            <w:rStyle w:val="Hyperlink"/>
            <w:noProof/>
          </w:rPr>
          <w:fldChar w:fldCharType="end"/>
        </w:r>
      </w:ins>
    </w:p>
    <w:p w14:paraId="2CE20E14" w14:textId="4EFF2C42" w:rsidR="003A2150" w:rsidRDefault="003A2150">
      <w:pPr>
        <w:pStyle w:val="TOC3"/>
        <w:rPr>
          <w:ins w:id="253" w:author="Gavin Rawson" w:date="2024-07-17T08:55:00Z" w16du:dateUtc="2024-07-17T07:55:00Z"/>
          <w:rFonts w:asciiTheme="minorHAnsi" w:eastAsiaTheme="minorEastAsia" w:hAnsiTheme="minorHAnsi" w:cstheme="minorBidi"/>
          <w:noProof/>
          <w:kern w:val="2"/>
          <w:sz w:val="24"/>
          <w:szCs w:val="24"/>
          <w14:ligatures w14:val="standardContextual"/>
        </w:rPr>
      </w:pPr>
      <w:ins w:id="254"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ins>
      <w:r>
        <w:rPr>
          <w:noProof/>
          <w:webHidden/>
        </w:rPr>
      </w:r>
      <w:r>
        <w:rPr>
          <w:noProof/>
          <w:webHidden/>
        </w:rPr>
        <w:fldChar w:fldCharType="separate"/>
      </w:r>
      <w:ins w:id="255" w:author="Gavin Rawson" w:date="2024-07-17T10:16:00Z" w16du:dateUtc="2024-07-17T09:16:00Z">
        <w:r w:rsidR="00B048D0">
          <w:rPr>
            <w:noProof/>
            <w:webHidden/>
          </w:rPr>
          <w:t>54</w:t>
        </w:r>
      </w:ins>
      <w:ins w:id="256" w:author="Gavin Rawson" w:date="2024-07-17T08:55:00Z" w16du:dateUtc="2024-07-17T07:55:00Z">
        <w:r>
          <w:rPr>
            <w:noProof/>
            <w:webHidden/>
          </w:rPr>
          <w:fldChar w:fldCharType="end"/>
        </w:r>
        <w:r w:rsidRPr="008A1F7D">
          <w:rPr>
            <w:rStyle w:val="Hyperlink"/>
            <w:noProof/>
          </w:rPr>
          <w:fldChar w:fldCharType="end"/>
        </w:r>
      </w:ins>
    </w:p>
    <w:p w14:paraId="7742E450" w14:textId="11916A3F" w:rsidR="003A2150" w:rsidRDefault="003A2150">
      <w:pPr>
        <w:pStyle w:val="TOC3"/>
        <w:rPr>
          <w:ins w:id="257" w:author="Gavin Rawson" w:date="2024-07-17T08:55:00Z" w16du:dateUtc="2024-07-17T07:55:00Z"/>
          <w:rFonts w:asciiTheme="minorHAnsi" w:eastAsiaTheme="minorEastAsia" w:hAnsiTheme="minorHAnsi" w:cstheme="minorBidi"/>
          <w:noProof/>
          <w:kern w:val="2"/>
          <w:sz w:val="24"/>
          <w:szCs w:val="24"/>
          <w14:ligatures w14:val="standardContextual"/>
        </w:rPr>
      </w:pPr>
      <w:ins w:id="2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ins>
      <w:r>
        <w:rPr>
          <w:noProof/>
          <w:webHidden/>
        </w:rPr>
      </w:r>
      <w:r>
        <w:rPr>
          <w:noProof/>
          <w:webHidden/>
        </w:rPr>
        <w:fldChar w:fldCharType="separate"/>
      </w:r>
      <w:ins w:id="259" w:author="Gavin Rawson" w:date="2024-07-17T10:16:00Z" w16du:dateUtc="2024-07-17T09:16:00Z">
        <w:r w:rsidR="00B048D0">
          <w:rPr>
            <w:noProof/>
            <w:webHidden/>
          </w:rPr>
          <w:t>55</w:t>
        </w:r>
      </w:ins>
      <w:ins w:id="260" w:author="Gavin Rawson" w:date="2024-07-17T08:55:00Z" w16du:dateUtc="2024-07-17T07:55:00Z">
        <w:r>
          <w:rPr>
            <w:noProof/>
            <w:webHidden/>
          </w:rPr>
          <w:fldChar w:fldCharType="end"/>
        </w:r>
        <w:r w:rsidRPr="008A1F7D">
          <w:rPr>
            <w:rStyle w:val="Hyperlink"/>
            <w:noProof/>
          </w:rPr>
          <w:fldChar w:fldCharType="end"/>
        </w:r>
      </w:ins>
    </w:p>
    <w:p w14:paraId="5C3DCE9A" w14:textId="784AEB30" w:rsidR="003A2150" w:rsidRDefault="003A2150">
      <w:pPr>
        <w:pStyle w:val="TOC3"/>
        <w:rPr>
          <w:ins w:id="261" w:author="Gavin Rawson" w:date="2024-07-17T08:55:00Z" w16du:dateUtc="2024-07-17T07:55:00Z"/>
          <w:rFonts w:asciiTheme="minorHAnsi" w:eastAsiaTheme="minorEastAsia" w:hAnsiTheme="minorHAnsi" w:cstheme="minorBidi"/>
          <w:noProof/>
          <w:kern w:val="2"/>
          <w:sz w:val="24"/>
          <w:szCs w:val="24"/>
          <w14:ligatures w14:val="standardContextual"/>
        </w:rPr>
      </w:pPr>
      <w:ins w:id="2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ins>
      <w:r>
        <w:rPr>
          <w:noProof/>
          <w:webHidden/>
        </w:rPr>
      </w:r>
      <w:r>
        <w:rPr>
          <w:noProof/>
          <w:webHidden/>
        </w:rPr>
        <w:fldChar w:fldCharType="separate"/>
      </w:r>
      <w:ins w:id="263" w:author="Gavin Rawson" w:date="2024-07-17T10:16:00Z" w16du:dateUtc="2024-07-17T09:16:00Z">
        <w:r w:rsidR="00B048D0">
          <w:rPr>
            <w:noProof/>
            <w:webHidden/>
          </w:rPr>
          <w:t>55</w:t>
        </w:r>
      </w:ins>
      <w:ins w:id="264" w:author="Gavin Rawson" w:date="2024-07-17T08:55:00Z" w16du:dateUtc="2024-07-17T07:55:00Z">
        <w:r>
          <w:rPr>
            <w:noProof/>
            <w:webHidden/>
          </w:rPr>
          <w:fldChar w:fldCharType="end"/>
        </w:r>
        <w:r w:rsidRPr="008A1F7D">
          <w:rPr>
            <w:rStyle w:val="Hyperlink"/>
            <w:noProof/>
          </w:rPr>
          <w:fldChar w:fldCharType="end"/>
        </w:r>
      </w:ins>
    </w:p>
    <w:p w14:paraId="4A2BE401" w14:textId="04DF7A43" w:rsidR="003A2150" w:rsidRDefault="003A2150">
      <w:pPr>
        <w:pStyle w:val="TOC3"/>
        <w:rPr>
          <w:ins w:id="265" w:author="Gavin Rawson" w:date="2024-07-17T08:55:00Z" w16du:dateUtc="2024-07-17T07:55:00Z"/>
          <w:rFonts w:asciiTheme="minorHAnsi" w:eastAsiaTheme="minorEastAsia" w:hAnsiTheme="minorHAnsi" w:cstheme="minorBidi"/>
          <w:noProof/>
          <w:kern w:val="2"/>
          <w:sz w:val="24"/>
          <w:szCs w:val="24"/>
          <w14:ligatures w14:val="standardContextual"/>
        </w:rPr>
      </w:pPr>
      <w:ins w:id="26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ins>
      <w:r>
        <w:rPr>
          <w:noProof/>
          <w:webHidden/>
        </w:rPr>
      </w:r>
      <w:r>
        <w:rPr>
          <w:noProof/>
          <w:webHidden/>
        </w:rPr>
        <w:fldChar w:fldCharType="separate"/>
      </w:r>
      <w:ins w:id="267" w:author="Gavin Rawson" w:date="2024-07-17T10:16:00Z" w16du:dateUtc="2024-07-17T09:16:00Z">
        <w:r w:rsidR="00B048D0">
          <w:rPr>
            <w:noProof/>
            <w:webHidden/>
          </w:rPr>
          <w:t>57</w:t>
        </w:r>
      </w:ins>
      <w:ins w:id="268" w:author="Gavin Rawson" w:date="2024-07-17T08:55:00Z" w16du:dateUtc="2024-07-17T07:55:00Z">
        <w:r>
          <w:rPr>
            <w:noProof/>
            <w:webHidden/>
          </w:rPr>
          <w:fldChar w:fldCharType="end"/>
        </w:r>
        <w:r w:rsidRPr="008A1F7D">
          <w:rPr>
            <w:rStyle w:val="Hyperlink"/>
            <w:noProof/>
          </w:rPr>
          <w:fldChar w:fldCharType="end"/>
        </w:r>
      </w:ins>
    </w:p>
    <w:p w14:paraId="10D6D016" w14:textId="28D798AB" w:rsidR="003A2150" w:rsidRDefault="003A2150">
      <w:pPr>
        <w:pStyle w:val="TOC3"/>
        <w:rPr>
          <w:ins w:id="269" w:author="Gavin Rawson" w:date="2024-07-17T08:55:00Z" w16du:dateUtc="2024-07-17T07:55:00Z"/>
          <w:rFonts w:asciiTheme="minorHAnsi" w:eastAsiaTheme="minorEastAsia" w:hAnsiTheme="minorHAnsi" w:cstheme="minorBidi"/>
          <w:noProof/>
          <w:kern w:val="2"/>
          <w:sz w:val="24"/>
          <w:szCs w:val="24"/>
          <w14:ligatures w14:val="standardContextual"/>
        </w:rPr>
      </w:pPr>
      <w:ins w:id="27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ins>
      <w:r>
        <w:rPr>
          <w:noProof/>
          <w:webHidden/>
        </w:rPr>
      </w:r>
      <w:r>
        <w:rPr>
          <w:noProof/>
          <w:webHidden/>
        </w:rPr>
        <w:fldChar w:fldCharType="separate"/>
      </w:r>
      <w:ins w:id="271" w:author="Gavin Rawson" w:date="2024-07-17T10:16:00Z" w16du:dateUtc="2024-07-17T09:16:00Z">
        <w:r w:rsidR="00B048D0">
          <w:rPr>
            <w:noProof/>
            <w:webHidden/>
          </w:rPr>
          <w:t>57</w:t>
        </w:r>
      </w:ins>
      <w:ins w:id="272" w:author="Gavin Rawson" w:date="2024-07-17T08:55:00Z" w16du:dateUtc="2024-07-17T07:55:00Z">
        <w:r>
          <w:rPr>
            <w:noProof/>
            <w:webHidden/>
          </w:rPr>
          <w:fldChar w:fldCharType="end"/>
        </w:r>
        <w:r w:rsidRPr="008A1F7D">
          <w:rPr>
            <w:rStyle w:val="Hyperlink"/>
            <w:noProof/>
          </w:rPr>
          <w:fldChar w:fldCharType="end"/>
        </w:r>
      </w:ins>
    </w:p>
    <w:p w14:paraId="1BF987AE" w14:textId="50F0CF70" w:rsidR="003A2150" w:rsidRDefault="003A2150">
      <w:pPr>
        <w:pStyle w:val="TOC2"/>
        <w:rPr>
          <w:ins w:id="273" w:author="Gavin Rawson" w:date="2024-07-17T08:55:00Z" w16du:dateUtc="2024-07-17T07:55:00Z"/>
          <w:rFonts w:asciiTheme="minorHAnsi" w:eastAsiaTheme="minorEastAsia" w:hAnsiTheme="minorHAnsi" w:cstheme="minorBidi"/>
          <w:kern w:val="2"/>
          <w:sz w:val="24"/>
          <w:szCs w:val="24"/>
          <w14:ligatures w14:val="standardContextual"/>
        </w:rPr>
      </w:pPr>
      <w:ins w:id="2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ins>
      <w:r>
        <w:rPr>
          <w:webHidden/>
        </w:rPr>
      </w:r>
      <w:r>
        <w:rPr>
          <w:webHidden/>
        </w:rPr>
        <w:fldChar w:fldCharType="separate"/>
      </w:r>
      <w:ins w:id="275" w:author="Gavin Rawson" w:date="2024-07-17T10:16:00Z" w16du:dateUtc="2024-07-17T09:16:00Z">
        <w:r w:rsidR="00B048D0">
          <w:rPr>
            <w:webHidden/>
          </w:rPr>
          <w:t>57</w:t>
        </w:r>
      </w:ins>
      <w:ins w:id="276" w:author="Gavin Rawson" w:date="2024-07-17T08:55:00Z" w16du:dateUtc="2024-07-17T07:55:00Z">
        <w:r>
          <w:rPr>
            <w:webHidden/>
          </w:rPr>
          <w:fldChar w:fldCharType="end"/>
        </w:r>
        <w:r w:rsidRPr="008A1F7D">
          <w:rPr>
            <w:rStyle w:val="Hyperlink"/>
          </w:rPr>
          <w:fldChar w:fldCharType="end"/>
        </w:r>
      </w:ins>
    </w:p>
    <w:p w14:paraId="4ED6CDB7" w14:textId="226BE6FE" w:rsidR="003A2150" w:rsidRDefault="003A2150">
      <w:pPr>
        <w:pStyle w:val="TOC3"/>
        <w:rPr>
          <w:ins w:id="277" w:author="Gavin Rawson" w:date="2024-07-17T08:55:00Z" w16du:dateUtc="2024-07-17T07:55:00Z"/>
          <w:rFonts w:asciiTheme="minorHAnsi" w:eastAsiaTheme="minorEastAsia" w:hAnsiTheme="minorHAnsi" w:cstheme="minorBidi"/>
          <w:noProof/>
          <w:kern w:val="2"/>
          <w:sz w:val="24"/>
          <w:szCs w:val="24"/>
          <w14:ligatures w14:val="standardContextual"/>
        </w:rPr>
      </w:pPr>
      <w:ins w:id="27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ins>
      <w:r>
        <w:rPr>
          <w:noProof/>
          <w:webHidden/>
        </w:rPr>
      </w:r>
      <w:r>
        <w:rPr>
          <w:noProof/>
          <w:webHidden/>
        </w:rPr>
        <w:fldChar w:fldCharType="separate"/>
      </w:r>
      <w:ins w:id="279" w:author="Gavin Rawson" w:date="2024-07-17T10:16:00Z" w16du:dateUtc="2024-07-17T09:16:00Z">
        <w:r w:rsidR="00B048D0">
          <w:rPr>
            <w:noProof/>
            <w:webHidden/>
          </w:rPr>
          <w:t>57</w:t>
        </w:r>
      </w:ins>
      <w:ins w:id="280" w:author="Gavin Rawson" w:date="2024-07-17T08:55:00Z" w16du:dateUtc="2024-07-17T07:55:00Z">
        <w:r>
          <w:rPr>
            <w:noProof/>
            <w:webHidden/>
          </w:rPr>
          <w:fldChar w:fldCharType="end"/>
        </w:r>
        <w:r w:rsidRPr="008A1F7D">
          <w:rPr>
            <w:rStyle w:val="Hyperlink"/>
            <w:noProof/>
          </w:rPr>
          <w:fldChar w:fldCharType="end"/>
        </w:r>
      </w:ins>
    </w:p>
    <w:p w14:paraId="219EC577" w14:textId="516229C8" w:rsidR="003A2150" w:rsidRDefault="003A2150">
      <w:pPr>
        <w:pStyle w:val="TOC3"/>
        <w:rPr>
          <w:ins w:id="281" w:author="Gavin Rawson" w:date="2024-07-17T08:55:00Z" w16du:dateUtc="2024-07-17T07:55:00Z"/>
          <w:rFonts w:asciiTheme="minorHAnsi" w:eastAsiaTheme="minorEastAsia" w:hAnsiTheme="minorHAnsi" w:cstheme="minorBidi"/>
          <w:noProof/>
          <w:kern w:val="2"/>
          <w:sz w:val="24"/>
          <w:szCs w:val="24"/>
          <w14:ligatures w14:val="standardContextual"/>
        </w:rPr>
      </w:pPr>
      <w:ins w:id="2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ins>
      <w:r>
        <w:rPr>
          <w:noProof/>
          <w:webHidden/>
        </w:rPr>
      </w:r>
      <w:r>
        <w:rPr>
          <w:noProof/>
          <w:webHidden/>
        </w:rPr>
        <w:fldChar w:fldCharType="separate"/>
      </w:r>
      <w:ins w:id="283" w:author="Gavin Rawson" w:date="2024-07-17T10:16:00Z" w16du:dateUtc="2024-07-17T09:16:00Z">
        <w:r w:rsidR="00B048D0">
          <w:rPr>
            <w:noProof/>
            <w:webHidden/>
          </w:rPr>
          <w:t>58</w:t>
        </w:r>
      </w:ins>
      <w:ins w:id="284" w:author="Gavin Rawson" w:date="2024-07-17T08:55:00Z" w16du:dateUtc="2024-07-17T07:55:00Z">
        <w:r>
          <w:rPr>
            <w:noProof/>
            <w:webHidden/>
          </w:rPr>
          <w:fldChar w:fldCharType="end"/>
        </w:r>
        <w:r w:rsidRPr="008A1F7D">
          <w:rPr>
            <w:rStyle w:val="Hyperlink"/>
            <w:noProof/>
          </w:rPr>
          <w:fldChar w:fldCharType="end"/>
        </w:r>
      </w:ins>
    </w:p>
    <w:p w14:paraId="630A33DB" w14:textId="49625E1F" w:rsidR="003A2150" w:rsidRDefault="003A2150">
      <w:pPr>
        <w:pStyle w:val="TOC2"/>
        <w:rPr>
          <w:ins w:id="285" w:author="Gavin Rawson" w:date="2024-07-17T08:55:00Z" w16du:dateUtc="2024-07-17T07:55:00Z"/>
          <w:rFonts w:asciiTheme="minorHAnsi" w:eastAsiaTheme="minorEastAsia" w:hAnsiTheme="minorHAnsi" w:cstheme="minorBidi"/>
          <w:kern w:val="2"/>
          <w:sz w:val="24"/>
          <w:szCs w:val="24"/>
          <w14:ligatures w14:val="standardContextual"/>
        </w:rPr>
      </w:pPr>
      <w:ins w:id="2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ins>
      <w:r>
        <w:rPr>
          <w:webHidden/>
        </w:rPr>
      </w:r>
      <w:r>
        <w:rPr>
          <w:webHidden/>
        </w:rPr>
        <w:fldChar w:fldCharType="separate"/>
      </w:r>
      <w:ins w:id="287" w:author="Gavin Rawson" w:date="2024-07-17T10:16:00Z" w16du:dateUtc="2024-07-17T09:16:00Z">
        <w:r w:rsidR="00B048D0">
          <w:rPr>
            <w:webHidden/>
          </w:rPr>
          <w:t>59</w:t>
        </w:r>
      </w:ins>
      <w:ins w:id="288" w:author="Gavin Rawson" w:date="2024-07-17T08:55:00Z" w16du:dateUtc="2024-07-17T07:55:00Z">
        <w:r>
          <w:rPr>
            <w:webHidden/>
          </w:rPr>
          <w:fldChar w:fldCharType="end"/>
        </w:r>
        <w:r w:rsidRPr="008A1F7D">
          <w:rPr>
            <w:rStyle w:val="Hyperlink"/>
          </w:rPr>
          <w:fldChar w:fldCharType="end"/>
        </w:r>
      </w:ins>
    </w:p>
    <w:p w14:paraId="1974394B" w14:textId="674F7A7B" w:rsidR="003A2150" w:rsidRDefault="003A2150">
      <w:pPr>
        <w:pStyle w:val="TOC2"/>
        <w:rPr>
          <w:ins w:id="289" w:author="Gavin Rawson" w:date="2024-07-17T08:55:00Z" w16du:dateUtc="2024-07-17T07:55:00Z"/>
          <w:rFonts w:asciiTheme="minorHAnsi" w:eastAsiaTheme="minorEastAsia" w:hAnsiTheme="minorHAnsi" w:cstheme="minorBidi"/>
          <w:kern w:val="2"/>
          <w:sz w:val="24"/>
          <w:szCs w:val="24"/>
          <w14:ligatures w14:val="standardContextual"/>
        </w:rPr>
      </w:pPr>
      <w:ins w:id="2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ins>
      <w:r>
        <w:rPr>
          <w:webHidden/>
        </w:rPr>
      </w:r>
      <w:r>
        <w:rPr>
          <w:webHidden/>
        </w:rPr>
        <w:fldChar w:fldCharType="separate"/>
      </w:r>
      <w:ins w:id="291" w:author="Gavin Rawson" w:date="2024-07-17T10:16:00Z" w16du:dateUtc="2024-07-17T09:16:00Z">
        <w:r w:rsidR="00B048D0">
          <w:rPr>
            <w:webHidden/>
          </w:rPr>
          <w:t>59</w:t>
        </w:r>
      </w:ins>
      <w:ins w:id="292" w:author="Gavin Rawson" w:date="2024-07-17T08:55:00Z" w16du:dateUtc="2024-07-17T07:55:00Z">
        <w:r>
          <w:rPr>
            <w:webHidden/>
          </w:rPr>
          <w:fldChar w:fldCharType="end"/>
        </w:r>
        <w:r w:rsidRPr="008A1F7D">
          <w:rPr>
            <w:rStyle w:val="Hyperlink"/>
          </w:rPr>
          <w:fldChar w:fldCharType="end"/>
        </w:r>
      </w:ins>
    </w:p>
    <w:p w14:paraId="1AC6B8D5" w14:textId="6C0B4850" w:rsidR="003A2150" w:rsidRDefault="003A2150">
      <w:pPr>
        <w:pStyle w:val="TOC1"/>
        <w:rPr>
          <w:ins w:id="293" w:author="Gavin Rawson" w:date="2024-07-17T08:55:00Z" w16du:dateUtc="2024-07-17T07:55:00Z"/>
          <w:rFonts w:asciiTheme="minorHAnsi" w:eastAsiaTheme="minorEastAsia" w:hAnsiTheme="minorHAnsi" w:cstheme="minorBidi"/>
          <w:bCs w:val="0"/>
          <w:kern w:val="2"/>
          <w:sz w:val="24"/>
          <w:szCs w:val="24"/>
          <w14:ligatures w14:val="standardContextual"/>
        </w:rPr>
      </w:pPr>
      <w:ins w:id="29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ins>
      <w:r>
        <w:rPr>
          <w:webHidden/>
        </w:rPr>
      </w:r>
      <w:r>
        <w:rPr>
          <w:webHidden/>
        </w:rPr>
        <w:fldChar w:fldCharType="separate"/>
      </w:r>
      <w:ins w:id="295" w:author="Gavin Rawson" w:date="2024-07-17T10:16:00Z" w16du:dateUtc="2024-07-17T09:16:00Z">
        <w:r w:rsidR="00B048D0">
          <w:rPr>
            <w:webHidden/>
          </w:rPr>
          <w:t>61</w:t>
        </w:r>
      </w:ins>
      <w:ins w:id="296" w:author="Gavin Rawson" w:date="2024-07-17T08:55:00Z" w16du:dateUtc="2024-07-17T07:55:00Z">
        <w:r>
          <w:rPr>
            <w:webHidden/>
          </w:rPr>
          <w:fldChar w:fldCharType="end"/>
        </w:r>
        <w:r w:rsidRPr="008A1F7D">
          <w:rPr>
            <w:rStyle w:val="Hyperlink"/>
          </w:rPr>
          <w:fldChar w:fldCharType="end"/>
        </w:r>
      </w:ins>
    </w:p>
    <w:p w14:paraId="54AD7AE6" w14:textId="07D9892E" w:rsidR="003A2150" w:rsidRDefault="003A2150">
      <w:pPr>
        <w:pStyle w:val="TOC2"/>
        <w:rPr>
          <w:ins w:id="297" w:author="Gavin Rawson" w:date="2024-07-17T08:55:00Z" w16du:dateUtc="2024-07-17T07:55:00Z"/>
          <w:rFonts w:asciiTheme="minorHAnsi" w:eastAsiaTheme="minorEastAsia" w:hAnsiTheme="minorHAnsi" w:cstheme="minorBidi"/>
          <w:kern w:val="2"/>
          <w:sz w:val="24"/>
          <w:szCs w:val="24"/>
          <w14:ligatures w14:val="standardContextual"/>
        </w:rPr>
      </w:pPr>
      <w:ins w:id="2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ins>
      <w:r>
        <w:rPr>
          <w:webHidden/>
        </w:rPr>
      </w:r>
      <w:r>
        <w:rPr>
          <w:webHidden/>
        </w:rPr>
        <w:fldChar w:fldCharType="separate"/>
      </w:r>
      <w:ins w:id="299" w:author="Gavin Rawson" w:date="2024-07-17T10:16:00Z" w16du:dateUtc="2024-07-17T09:16:00Z">
        <w:r w:rsidR="00B048D0">
          <w:rPr>
            <w:webHidden/>
          </w:rPr>
          <w:t>61</w:t>
        </w:r>
      </w:ins>
      <w:ins w:id="300" w:author="Gavin Rawson" w:date="2024-07-17T08:55:00Z" w16du:dateUtc="2024-07-17T07:55:00Z">
        <w:r>
          <w:rPr>
            <w:webHidden/>
          </w:rPr>
          <w:fldChar w:fldCharType="end"/>
        </w:r>
        <w:r w:rsidRPr="008A1F7D">
          <w:rPr>
            <w:rStyle w:val="Hyperlink"/>
          </w:rPr>
          <w:fldChar w:fldCharType="end"/>
        </w:r>
      </w:ins>
    </w:p>
    <w:p w14:paraId="1E50BA40" w14:textId="55F2DDC1" w:rsidR="003A2150" w:rsidRDefault="003A2150">
      <w:pPr>
        <w:pStyle w:val="TOC2"/>
        <w:rPr>
          <w:ins w:id="301" w:author="Gavin Rawson" w:date="2024-07-17T08:55:00Z" w16du:dateUtc="2024-07-17T07:55:00Z"/>
          <w:rFonts w:asciiTheme="minorHAnsi" w:eastAsiaTheme="minorEastAsia" w:hAnsiTheme="minorHAnsi" w:cstheme="minorBidi"/>
          <w:kern w:val="2"/>
          <w:sz w:val="24"/>
          <w:szCs w:val="24"/>
          <w14:ligatures w14:val="standardContextual"/>
        </w:rPr>
      </w:pPr>
      <w:ins w:id="3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ins>
      <w:r>
        <w:rPr>
          <w:webHidden/>
        </w:rPr>
      </w:r>
      <w:r>
        <w:rPr>
          <w:webHidden/>
        </w:rPr>
        <w:fldChar w:fldCharType="separate"/>
      </w:r>
      <w:ins w:id="303" w:author="Gavin Rawson" w:date="2024-07-17T10:16:00Z" w16du:dateUtc="2024-07-17T09:16:00Z">
        <w:r w:rsidR="00B048D0">
          <w:rPr>
            <w:webHidden/>
          </w:rPr>
          <w:t>61</w:t>
        </w:r>
      </w:ins>
      <w:ins w:id="304" w:author="Gavin Rawson" w:date="2024-07-17T08:55:00Z" w16du:dateUtc="2024-07-17T07:55:00Z">
        <w:r>
          <w:rPr>
            <w:webHidden/>
          </w:rPr>
          <w:fldChar w:fldCharType="end"/>
        </w:r>
        <w:r w:rsidRPr="008A1F7D">
          <w:rPr>
            <w:rStyle w:val="Hyperlink"/>
          </w:rPr>
          <w:fldChar w:fldCharType="end"/>
        </w:r>
      </w:ins>
    </w:p>
    <w:p w14:paraId="1A05E3EC" w14:textId="58D3540B" w:rsidR="003A2150" w:rsidRDefault="003A2150">
      <w:pPr>
        <w:pStyle w:val="TOC1"/>
        <w:rPr>
          <w:ins w:id="305" w:author="Gavin Rawson" w:date="2024-07-17T08:55:00Z" w16du:dateUtc="2024-07-17T07:55:00Z"/>
          <w:rFonts w:asciiTheme="minorHAnsi" w:eastAsiaTheme="minorEastAsia" w:hAnsiTheme="minorHAnsi" w:cstheme="minorBidi"/>
          <w:bCs w:val="0"/>
          <w:kern w:val="2"/>
          <w:sz w:val="24"/>
          <w:szCs w:val="24"/>
          <w14:ligatures w14:val="standardContextual"/>
        </w:rPr>
      </w:pPr>
      <w:ins w:id="3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ins>
      <w:r>
        <w:rPr>
          <w:webHidden/>
        </w:rPr>
      </w:r>
      <w:r>
        <w:rPr>
          <w:webHidden/>
        </w:rPr>
        <w:fldChar w:fldCharType="separate"/>
      </w:r>
      <w:ins w:id="307" w:author="Gavin Rawson" w:date="2024-07-17T10:16:00Z" w16du:dateUtc="2024-07-17T09:16:00Z">
        <w:r w:rsidR="00B048D0">
          <w:rPr>
            <w:webHidden/>
          </w:rPr>
          <w:t>63</w:t>
        </w:r>
      </w:ins>
      <w:ins w:id="308" w:author="Gavin Rawson" w:date="2024-07-17T08:55:00Z" w16du:dateUtc="2024-07-17T07:55:00Z">
        <w:r>
          <w:rPr>
            <w:webHidden/>
          </w:rPr>
          <w:fldChar w:fldCharType="end"/>
        </w:r>
        <w:r w:rsidRPr="008A1F7D">
          <w:rPr>
            <w:rStyle w:val="Hyperlink"/>
          </w:rPr>
          <w:fldChar w:fldCharType="end"/>
        </w:r>
      </w:ins>
    </w:p>
    <w:p w14:paraId="6F0590D3" w14:textId="07C87D10" w:rsidR="003A2150" w:rsidRDefault="003A2150">
      <w:pPr>
        <w:pStyle w:val="TOC2"/>
        <w:rPr>
          <w:ins w:id="309" w:author="Gavin Rawson" w:date="2024-07-17T08:55:00Z" w16du:dateUtc="2024-07-17T07:55:00Z"/>
          <w:rFonts w:asciiTheme="minorHAnsi" w:eastAsiaTheme="minorEastAsia" w:hAnsiTheme="minorHAnsi" w:cstheme="minorBidi"/>
          <w:kern w:val="2"/>
          <w:sz w:val="24"/>
          <w:szCs w:val="24"/>
          <w14:ligatures w14:val="standardContextual"/>
        </w:rPr>
      </w:pPr>
      <w:ins w:id="3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ins>
      <w:r>
        <w:rPr>
          <w:webHidden/>
        </w:rPr>
      </w:r>
      <w:r>
        <w:rPr>
          <w:webHidden/>
        </w:rPr>
        <w:fldChar w:fldCharType="separate"/>
      </w:r>
      <w:ins w:id="311" w:author="Gavin Rawson" w:date="2024-07-17T10:16:00Z" w16du:dateUtc="2024-07-17T09:16:00Z">
        <w:r w:rsidR="00B048D0">
          <w:rPr>
            <w:webHidden/>
          </w:rPr>
          <w:t>63</w:t>
        </w:r>
      </w:ins>
      <w:ins w:id="312" w:author="Gavin Rawson" w:date="2024-07-17T08:55:00Z" w16du:dateUtc="2024-07-17T07:55:00Z">
        <w:r>
          <w:rPr>
            <w:webHidden/>
          </w:rPr>
          <w:fldChar w:fldCharType="end"/>
        </w:r>
        <w:r w:rsidRPr="008A1F7D">
          <w:rPr>
            <w:rStyle w:val="Hyperlink"/>
          </w:rPr>
          <w:fldChar w:fldCharType="end"/>
        </w:r>
      </w:ins>
    </w:p>
    <w:p w14:paraId="4391E26B" w14:textId="0EB59CD0" w:rsidR="003A2150" w:rsidRDefault="003A2150">
      <w:pPr>
        <w:pStyle w:val="TOC2"/>
        <w:rPr>
          <w:ins w:id="313" w:author="Gavin Rawson" w:date="2024-07-17T08:55:00Z" w16du:dateUtc="2024-07-17T07:55:00Z"/>
          <w:rFonts w:asciiTheme="minorHAnsi" w:eastAsiaTheme="minorEastAsia" w:hAnsiTheme="minorHAnsi" w:cstheme="minorBidi"/>
          <w:kern w:val="2"/>
          <w:sz w:val="24"/>
          <w:szCs w:val="24"/>
          <w14:ligatures w14:val="standardContextual"/>
        </w:rPr>
      </w:pPr>
      <w:ins w:id="3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ins>
      <w:r>
        <w:rPr>
          <w:webHidden/>
        </w:rPr>
      </w:r>
      <w:r>
        <w:rPr>
          <w:webHidden/>
        </w:rPr>
        <w:fldChar w:fldCharType="separate"/>
      </w:r>
      <w:ins w:id="315" w:author="Gavin Rawson" w:date="2024-07-17T10:16:00Z" w16du:dateUtc="2024-07-17T09:16:00Z">
        <w:r w:rsidR="00B048D0">
          <w:rPr>
            <w:webHidden/>
          </w:rPr>
          <w:t>64</w:t>
        </w:r>
      </w:ins>
      <w:ins w:id="316" w:author="Gavin Rawson" w:date="2024-07-17T08:55:00Z" w16du:dateUtc="2024-07-17T07:55:00Z">
        <w:r>
          <w:rPr>
            <w:webHidden/>
          </w:rPr>
          <w:fldChar w:fldCharType="end"/>
        </w:r>
        <w:r w:rsidRPr="008A1F7D">
          <w:rPr>
            <w:rStyle w:val="Hyperlink"/>
          </w:rPr>
          <w:fldChar w:fldCharType="end"/>
        </w:r>
      </w:ins>
    </w:p>
    <w:p w14:paraId="4EA7EEC6" w14:textId="00ADFDE3" w:rsidR="003A2150" w:rsidRDefault="003A2150">
      <w:pPr>
        <w:pStyle w:val="TOC1"/>
        <w:rPr>
          <w:ins w:id="317" w:author="Gavin Rawson" w:date="2024-07-17T08:55:00Z" w16du:dateUtc="2024-07-17T07:55:00Z"/>
          <w:rFonts w:asciiTheme="minorHAnsi" w:eastAsiaTheme="minorEastAsia" w:hAnsiTheme="minorHAnsi" w:cstheme="minorBidi"/>
          <w:bCs w:val="0"/>
          <w:kern w:val="2"/>
          <w:sz w:val="24"/>
          <w:szCs w:val="24"/>
          <w14:ligatures w14:val="standardContextual"/>
        </w:rPr>
      </w:pPr>
      <w:ins w:id="3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ins>
      <w:r>
        <w:rPr>
          <w:webHidden/>
        </w:rPr>
      </w:r>
      <w:r>
        <w:rPr>
          <w:webHidden/>
        </w:rPr>
        <w:fldChar w:fldCharType="separate"/>
      </w:r>
      <w:ins w:id="319" w:author="Gavin Rawson" w:date="2024-07-17T10:16:00Z" w16du:dateUtc="2024-07-17T09:16:00Z">
        <w:r w:rsidR="00B048D0">
          <w:rPr>
            <w:webHidden/>
          </w:rPr>
          <w:t>66</w:t>
        </w:r>
      </w:ins>
      <w:ins w:id="320" w:author="Gavin Rawson" w:date="2024-07-17T08:55:00Z" w16du:dateUtc="2024-07-17T07:55:00Z">
        <w:r>
          <w:rPr>
            <w:webHidden/>
          </w:rPr>
          <w:fldChar w:fldCharType="end"/>
        </w:r>
        <w:r w:rsidRPr="008A1F7D">
          <w:rPr>
            <w:rStyle w:val="Hyperlink"/>
          </w:rPr>
          <w:fldChar w:fldCharType="end"/>
        </w:r>
      </w:ins>
    </w:p>
    <w:p w14:paraId="1B7FFBD9" w14:textId="2B41DD82" w:rsidR="003A2150" w:rsidRDefault="003A2150">
      <w:pPr>
        <w:pStyle w:val="TOC1"/>
        <w:rPr>
          <w:ins w:id="321" w:author="Gavin Rawson" w:date="2024-07-17T08:55:00Z" w16du:dateUtc="2024-07-17T07:55:00Z"/>
          <w:rFonts w:asciiTheme="minorHAnsi" w:eastAsiaTheme="minorEastAsia" w:hAnsiTheme="minorHAnsi" w:cstheme="minorBidi"/>
          <w:bCs w:val="0"/>
          <w:kern w:val="2"/>
          <w:sz w:val="24"/>
          <w:szCs w:val="24"/>
          <w14:ligatures w14:val="standardContextual"/>
        </w:rPr>
      </w:pPr>
      <w:ins w:id="3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ins>
      <w:r>
        <w:rPr>
          <w:webHidden/>
        </w:rPr>
      </w:r>
      <w:r>
        <w:rPr>
          <w:webHidden/>
        </w:rPr>
        <w:fldChar w:fldCharType="separate"/>
      </w:r>
      <w:ins w:id="323" w:author="Gavin Rawson" w:date="2024-07-17T10:16:00Z" w16du:dateUtc="2024-07-17T09:16:00Z">
        <w:r w:rsidR="00B048D0">
          <w:rPr>
            <w:webHidden/>
          </w:rPr>
          <w:t>67</w:t>
        </w:r>
      </w:ins>
      <w:ins w:id="324" w:author="Gavin Rawson" w:date="2024-07-17T08:55:00Z" w16du:dateUtc="2024-07-17T07:55:00Z">
        <w:r>
          <w:rPr>
            <w:webHidden/>
          </w:rPr>
          <w:fldChar w:fldCharType="end"/>
        </w:r>
        <w:r w:rsidRPr="008A1F7D">
          <w:rPr>
            <w:rStyle w:val="Hyperlink"/>
          </w:rPr>
          <w:fldChar w:fldCharType="end"/>
        </w:r>
      </w:ins>
    </w:p>
    <w:p w14:paraId="17ED661D" w14:textId="39D4D03C" w:rsidR="003A2150" w:rsidRDefault="003A2150">
      <w:pPr>
        <w:pStyle w:val="TOC2"/>
        <w:rPr>
          <w:ins w:id="325" w:author="Gavin Rawson" w:date="2024-07-17T08:55:00Z" w16du:dateUtc="2024-07-17T07:55:00Z"/>
          <w:rFonts w:asciiTheme="minorHAnsi" w:eastAsiaTheme="minorEastAsia" w:hAnsiTheme="minorHAnsi" w:cstheme="minorBidi"/>
          <w:kern w:val="2"/>
          <w:sz w:val="24"/>
          <w:szCs w:val="24"/>
          <w14:ligatures w14:val="standardContextual"/>
        </w:rPr>
      </w:pPr>
      <w:ins w:id="3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ins>
      <w:r>
        <w:rPr>
          <w:webHidden/>
        </w:rPr>
      </w:r>
      <w:r>
        <w:rPr>
          <w:webHidden/>
        </w:rPr>
        <w:fldChar w:fldCharType="separate"/>
      </w:r>
      <w:ins w:id="327" w:author="Gavin Rawson" w:date="2024-07-17T10:16:00Z" w16du:dateUtc="2024-07-17T09:16:00Z">
        <w:r w:rsidR="00B048D0">
          <w:rPr>
            <w:webHidden/>
          </w:rPr>
          <w:t>67</w:t>
        </w:r>
      </w:ins>
      <w:ins w:id="328" w:author="Gavin Rawson" w:date="2024-07-17T08:55:00Z" w16du:dateUtc="2024-07-17T07:55:00Z">
        <w:r>
          <w:rPr>
            <w:webHidden/>
          </w:rPr>
          <w:fldChar w:fldCharType="end"/>
        </w:r>
        <w:r w:rsidRPr="008A1F7D">
          <w:rPr>
            <w:rStyle w:val="Hyperlink"/>
          </w:rPr>
          <w:fldChar w:fldCharType="end"/>
        </w:r>
      </w:ins>
    </w:p>
    <w:p w14:paraId="09731572" w14:textId="6608D563" w:rsidR="003A2150" w:rsidRDefault="003A2150">
      <w:pPr>
        <w:pStyle w:val="TOC2"/>
        <w:rPr>
          <w:ins w:id="329" w:author="Gavin Rawson" w:date="2024-07-17T08:55:00Z" w16du:dateUtc="2024-07-17T07:55:00Z"/>
          <w:rFonts w:asciiTheme="minorHAnsi" w:eastAsiaTheme="minorEastAsia" w:hAnsiTheme="minorHAnsi" w:cstheme="minorBidi"/>
          <w:kern w:val="2"/>
          <w:sz w:val="24"/>
          <w:szCs w:val="24"/>
          <w14:ligatures w14:val="standardContextual"/>
        </w:rPr>
      </w:pPr>
      <w:ins w:id="3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ins>
      <w:r>
        <w:rPr>
          <w:webHidden/>
        </w:rPr>
      </w:r>
      <w:r>
        <w:rPr>
          <w:webHidden/>
        </w:rPr>
        <w:fldChar w:fldCharType="separate"/>
      </w:r>
      <w:ins w:id="331" w:author="Gavin Rawson" w:date="2024-07-17T10:16:00Z" w16du:dateUtc="2024-07-17T09:16:00Z">
        <w:r w:rsidR="00B048D0">
          <w:rPr>
            <w:webHidden/>
          </w:rPr>
          <w:t>67</w:t>
        </w:r>
      </w:ins>
      <w:ins w:id="332" w:author="Gavin Rawson" w:date="2024-07-17T08:55:00Z" w16du:dateUtc="2024-07-17T07:55:00Z">
        <w:r>
          <w:rPr>
            <w:webHidden/>
          </w:rPr>
          <w:fldChar w:fldCharType="end"/>
        </w:r>
        <w:r w:rsidRPr="008A1F7D">
          <w:rPr>
            <w:rStyle w:val="Hyperlink"/>
          </w:rPr>
          <w:fldChar w:fldCharType="end"/>
        </w:r>
      </w:ins>
    </w:p>
    <w:p w14:paraId="1F0A5EA7" w14:textId="1E7E33D6" w:rsidR="003A2150" w:rsidRDefault="003A2150">
      <w:pPr>
        <w:pStyle w:val="TOC2"/>
        <w:rPr>
          <w:ins w:id="333" w:author="Gavin Rawson" w:date="2024-07-17T08:55:00Z" w16du:dateUtc="2024-07-17T07:55:00Z"/>
          <w:rFonts w:asciiTheme="minorHAnsi" w:eastAsiaTheme="minorEastAsia" w:hAnsiTheme="minorHAnsi" w:cstheme="minorBidi"/>
          <w:kern w:val="2"/>
          <w:sz w:val="24"/>
          <w:szCs w:val="24"/>
          <w14:ligatures w14:val="standardContextual"/>
        </w:rPr>
      </w:pPr>
      <w:ins w:id="3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ins>
      <w:r>
        <w:rPr>
          <w:webHidden/>
        </w:rPr>
      </w:r>
      <w:r>
        <w:rPr>
          <w:webHidden/>
        </w:rPr>
        <w:fldChar w:fldCharType="separate"/>
      </w:r>
      <w:ins w:id="335" w:author="Gavin Rawson" w:date="2024-07-17T10:16:00Z" w16du:dateUtc="2024-07-17T09:16:00Z">
        <w:r w:rsidR="00B048D0">
          <w:rPr>
            <w:webHidden/>
          </w:rPr>
          <w:t>67</w:t>
        </w:r>
      </w:ins>
      <w:ins w:id="336" w:author="Gavin Rawson" w:date="2024-07-17T08:55:00Z" w16du:dateUtc="2024-07-17T07:55:00Z">
        <w:r>
          <w:rPr>
            <w:webHidden/>
          </w:rPr>
          <w:fldChar w:fldCharType="end"/>
        </w:r>
        <w:r w:rsidRPr="008A1F7D">
          <w:rPr>
            <w:rStyle w:val="Hyperlink"/>
          </w:rPr>
          <w:fldChar w:fldCharType="end"/>
        </w:r>
      </w:ins>
    </w:p>
    <w:p w14:paraId="6BDDF4E6" w14:textId="4BFA337F" w:rsidR="003A2150" w:rsidRDefault="003A2150">
      <w:pPr>
        <w:pStyle w:val="TOC3"/>
        <w:rPr>
          <w:ins w:id="337" w:author="Gavin Rawson" w:date="2024-07-17T08:55:00Z" w16du:dateUtc="2024-07-17T07:55:00Z"/>
          <w:rFonts w:asciiTheme="minorHAnsi" w:eastAsiaTheme="minorEastAsia" w:hAnsiTheme="minorHAnsi" w:cstheme="minorBidi"/>
          <w:noProof/>
          <w:kern w:val="2"/>
          <w:sz w:val="24"/>
          <w:szCs w:val="24"/>
          <w14:ligatures w14:val="standardContextual"/>
        </w:rPr>
      </w:pPr>
      <w:ins w:id="33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ins>
      <w:r>
        <w:rPr>
          <w:noProof/>
          <w:webHidden/>
        </w:rPr>
      </w:r>
      <w:r>
        <w:rPr>
          <w:noProof/>
          <w:webHidden/>
        </w:rPr>
        <w:fldChar w:fldCharType="separate"/>
      </w:r>
      <w:ins w:id="339" w:author="Gavin Rawson" w:date="2024-07-17T10:16:00Z" w16du:dateUtc="2024-07-17T09:16:00Z">
        <w:r w:rsidR="00B048D0">
          <w:rPr>
            <w:noProof/>
            <w:webHidden/>
          </w:rPr>
          <w:t>68</w:t>
        </w:r>
      </w:ins>
      <w:ins w:id="340" w:author="Gavin Rawson" w:date="2024-07-17T08:55:00Z" w16du:dateUtc="2024-07-17T07:55:00Z">
        <w:r>
          <w:rPr>
            <w:noProof/>
            <w:webHidden/>
          </w:rPr>
          <w:fldChar w:fldCharType="end"/>
        </w:r>
        <w:r w:rsidRPr="008A1F7D">
          <w:rPr>
            <w:rStyle w:val="Hyperlink"/>
            <w:noProof/>
          </w:rPr>
          <w:fldChar w:fldCharType="end"/>
        </w:r>
      </w:ins>
    </w:p>
    <w:p w14:paraId="3D08F94A" w14:textId="1B2F688D" w:rsidR="003A2150" w:rsidRDefault="003A2150">
      <w:pPr>
        <w:pStyle w:val="TOC2"/>
        <w:rPr>
          <w:ins w:id="341" w:author="Gavin Rawson" w:date="2024-07-17T08:55:00Z" w16du:dateUtc="2024-07-17T07:55:00Z"/>
          <w:rFonts w:asciiTheme="minorHAnsi" w:eastAsiaTheme="minorEastAsia" w:hAnsiTheme="minorHAnsi" w:cstheme="minorBidi"/>
          <w:kern w:val="2"/>
          <w:sz w:val="24"/>
          <w:szCs w:val="24"/>
          <w14:ligatures w14:val="standardContextual"/>
        </w:rPr>
      </w:pPr>
      <w:ins w:id="3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ins>
      <w:r>
        <w:rPr>
          <w:webHidden/>
        </w:rPr>
      </w:r>
      <w:r>
        <w:rPr>
          <w:webHidden/>
        </w:rPr>
        <w:fldChar w:fldCharType="separate"/>
      </w:r>
      <w:ins w:id="343" w:author="Gavin Rawson" w:date="2024-07-17T10:16:00Z" w16du:dateUtc="2024-07-17T09:16:00Z">
        <w:r w:rsidR="00B048D0">
          <w:rPr>
            <w:webHidden/>
          </w:rPr>
          <w:t>68</w:t>
        </w:r>
      </w:ins>
      <w:ins w:id="344" w:author="Gavin Rawson" w:date="2024-07-17T08:55:00Z" w16du:dateUtc="2024-07-17T07:55:00Z">
        <w:r>
          <w:rPr>
            <w:webHidden/>
          </w:rPr>
          <w:fldChar w:fldCharType="end"/>
        </w:r>
        <w:r w:rsidRPr="008A1F7D">
          <w:rPr>
            <w:rStyle w:val="Hyperlink"/>
          </w:rPr>
          <w:fldChar w:fldCharType="end"/>
        </w:r>
      </w:ins>
    </w:p>
    <w:p w14:paraId="1C506EB7" w14:textId="6BBC52C4" w:rsidR="003A2150" w:rsidRDefault="003A2150">
      <w:pPr>
        <w:pStyle w:val="TOC3"/>
        <w:rPr>
          <w:ins w:id="345" w:author="Gavin Rawson" w:date="2024-07-17T08:55:00Z" w16du:dateUtc="2024-07-17T07:55:00Z"/>
          <w:rFonts w:asciiTheme="minorHAnsi" w:eastAsiaTheme="minorEastAsia" w:hAnsiTheme="minorHAnsi" w:cstheme="minorBidi"/>
          <w:noProof/>
          <w:kern w:val="2"/>
          <w:sz w:val="24"/>
          <w:szCs w:val="24"/>
          <w14:ligatures w14:val="standardContextual"/>
        </w:rPr>
      </w:pPr>
      <w:ins w:id="34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ins>
      <w:r>
        <w:rPr>
          <w:noProof/>
          <w:webHidden/>
        </w:rPr>
      </w:r>
      <w:r>
        <w:rPr>
          <w:noProof/>
          <w:webHidden/>
        </w:rPr>
        <w:fldChar w:fldCharType="separate"/>
      </w:r>
      <w:ins w:id="347" w:author="Gavin Rawson" w:date="2024-07-17T10:16:00Z" w16du:dateUtc="2024-07-17T09:16:00Z">
        <w:r w:rsidR="00B048D0">
          <w:rPr>
            <w:noProof/>
            <w:webHidden/>
          </w:rPr>
          <w:t>68</w:t>
        </w:r>
      </w:ins>
      <w:ins w:id="348" w:author="Gavin Rawson" w:date="2024-07-17T08:55:00Z" w16du:dateUtc="2024-07-17T07:55:00Z">
        <w:r>
          <w:rPr>
            <w:noProof/>
            <w:webHidden/>
          </w:rPr>
          <w:fldChar w:fldCharType="end"/>
        </w:r>
        <w:r w:rsidRPr="008A1F7D">
          <w:rPr>
            <w:rStyle w:val="Hyperlink"/>
            <w:noProof/>
          </w:rPr>
          <w:fldChar w:fldCharType="end"/>
        </w:r>
      </w:ins>
    </w:p>
    <w:p w14:paraId="54B42C5C" w14:textId="0F521FEE" w:rsidR="003A2150" w:rsidRDefault="003A2150">
      <w:pPr>
        <w:pStyle w:val="TOC3"/>
        <w:rPr>
          <w:ins w:id="349" w:author="Gavin Rawson" w:date="2024-07-17T08:55:00Z" w16du:dateUtc="2024-07-17T07:55:00Z"/>
          <w:rFonts w:asciiTheme="minorHAnsi" w:eastAsiaTheme="minorEastAsia" w:hAnsiTheme="minorHAnsi" w:cstheme="minorBidi"/>
          <w:noProof/>
          <w:kern w:val="2"/>
          <w:sz w:val="24"/>
          <w:szCs w:val="24"/>
          <w14:ligatures w14:val="standardContextual"/>
        </w:rPr>
      </w:pPr>
      <w:ins w:id="3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ins>
      <w:r>
        <w:rPr>
          <w:noProof/>
          <w:webHidden/>
        </w:rPr>
      </w:r>
      <w:r>
        <w:rPr>
          <w:noProof/>
          <w:webHidden/>
        </w:rPr>
        <w:fldChar w:fldCharType="separate"/>
      </w:r>
      <w:ins w:id="351" w:author="Gavin Rawson" w:date="2024-07-17T10:16:00Z" w16du:dateUtc="2024-07-17T09:16:00Z">
        <w:r w:rsidR="00B048D0">
          <w:rPr>
            <w:noProof/>
            <w:webHidden/>
          </w:rPr>
          <w:t>68</w:t>
        </w:r>
      </w:ins>
      <w:ins w:id="352" w:author="Gavin Rawson" w:date="2024-07-17T08:55:00Z" w16du:dateUtc="2024-07-17T07:55:00Z">
        <w:r>
          <w:rPr>
            <w:noProof/>
            <w:webHidden/>
          </w:rPr>
          <w:fldChar w:fldCharType="end"/>
        </w:r>
        <w:r w:rsidRPr="008A1F7D">
          <w:rPr>
            <w:rStyle w:val="Hyperlink"/>
            <w:noProof/>
          </w:rPr>
          <w:fldChar w:fldCharType="end"/>
        </w:r>
      </w:ins>
    </w:p>
    <w:p w14:paraId="1F16A302" w14:textId="748EB61B" w:rsidR="003A2150" w:rsidRDefault="003A2150">
      <w:pPr>
        <w:pStyle w:val="TOC2"/>
        <w:rPr>
          <w:ins w:id="353" w:author="Gavin Rawson" w:date="2024-07-17T08:55:00Z" w16du:dateUtc="2024-07-17T07:55:00Z"/>
          <w:rFonts w:asciiTheme="minorHAnsi" w:eastAsiaTheme="minorEastAsia" w:hAnsiTheme="minorHAnsi" w:cstheme="minorBidi"/>
          <w:kern w:val="2"/>
          <w:sz w:val="24"/>
          <w:szCs w:val="24"/>
          <w14:ligatures w14:val="standardContextual"/>
        </w:rPr>
      </w:pPr>
      <w:ins w:id="3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ins>
      <w:r>
        <w:rPr>
          <w:webHidden/>
        </w:rPr>
      </w:r>
      <w:r>
        <w:rPr>
          <w:webHidden/>
        </w:rPr>
        <w:fldChar w:fldCharType="separate"/>
      </w:r>
      <w:ins w:id="355" w:author="Gavin Rawson" w:date="2024-07-17T10:16:00Z" w16du:dateUtc="2024-07-17T09:16:00Z">
        <w:r w:rsidR="00B048D0">
          <w:rPr>
            <w:webHidden/>
          </w:rPr>
          <w:t>70</w:t>
        </w:r>
      </w:ins>
      <w:ins w:id="356" w:author="Gavin Rawson" w:date="2024-07-17T08:55:00Z" w16du:dateUtc="2024-07-17T07:55:00Z">
        <w:r>
          <w:rPr>
            <w:webHidden/>
          </w:rPr>
          <w:fldChar w:fldCharType="end"/>
        </w:r>
        <w:r w:rsidRPr="008A1F7D">
          <w:rPr>
            <w:rStyle w:val="Hyperlink"/>
          </w:rPr>
          <w:fldChar w:fldCharType="end"/>
        </w:r>
      </w:ins>
    </w:p>
    <w:p w14:paraId="4278588C" w14:textId="1F104DD7" w:rsidR="003A2150" w:rsidRDefault="003A2150">
      <w:pPr>
        <w:pStyle w:val="TOC1"/>
        <w:rPr>
          <w:ins w:id="357" w:author="Gavin Rawson" w:date="2024-07-17T08:55:00Z" w16du:dateUtc="2024-07-17T07:55:00Z"/>
          <w:rFonts w:asciiTheme="minorHAnsi" w:eastAsiaTheme="minorEastAsia" w:hAnsiTheme="minorHAnsi" w:cstheme="minorBidi"/>
          <w:bCs w:val="0"/>
          <w:kern w:val="2"/>
          <w:sz w:val="24"/>
          <w:szCs w:val="24"/>
          <w14:ligatures w14:val="standardContextual"/>
        </w:rPr>
      </w:pPr>
      <w:ins w:id="3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ins>
      <w:r>
        <w:rPr>
          <w:webHidden/>
        </w:rPr>
      </w:r>
      <w:r>
        <w:rPr>
          <w:webHidden/>
        </w:rPr>
        <w:fldChar w:fldCharType="separate"/>
      </w:r>
      <w:ins w:id="359" w:author="Gavin Rawson" w:date="2024-07-17T10:16:00Z" w16du:dateUtc="2024-07-17T09:16:00Z">
        <w:r w:rsidR="00B048D0">
          <w:rPr>
            <w:webHidden/>
          </w:rPr>
          <w:t>71</w:t>
        </w:r>
      </w:ins>
      <w:ins w:id="360" w:author="Gavin Rawson" w:date="2024-07-17T08:55:00Z" w16du:dateUtc="2024-07-17T07:55:00Z">
        <w:r>
          <w:rPr>
            <w:webHidden/>
          </w:rPr>
          <w:fldChar w:fldCharType="end"/>
        </w:r>
        <w:r w:rsidRPr="008A1F7D">
          <w:rPr>
            <w:rStyle w:val="Hyperlink"/>
          </w:rPr>
          <w:fldChar w:fldCharType="end"/>
        </w:r>
      </w:ins>
    </w:p>
    <w:p w14:paraId="1DE9BE04" w14:textId="08ECEC69" w:rsidR="003A2150" w:rsidRDefault="003A2150">
      <w:pPr>
        <w:pStyle w:val="TOC2"/>
        <w:rPr>
          <w:ins w:id="361" w:author="Gavin Rawson" w:date="2024-07-17T08:55:00Z" w16du:dateUtc="2024-07-17T07:55:00Z"/>
          <w:rFonts w:asciiTheme="minorHAnsi" w:eastAsiaTheme="minorEastAsia" w:hAnsiTheme="minorHAnsi" w:cstheme="minorBidi"/>
          <w:kern w:val="2"/>
          <w:sz w:val="24"/>
          <w:szCs w:val="24"/>
          <w14:ligatures w14:val="standardContextual"/>
        </w:rPr>
      </w:pPr>
      <w:ins w:id="3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ins>
      <w:r>
        <w:rPr>
          <w:webHidden/>
        </w:rPr>
      </w:r>
      <w:r>
        <w:rPr>
          <w:webHidden/>
        </w:rPr>
        <w:fldChar w:fldCharType="separate"/>
      </w:r>
      <w:ins w:id="363" w:author="Gavin Rawson" w:date="2024-07-17T10:16:00Z" w16du:dateUtc="2024-07-17T09:16:00Z">
        <w:r w:rsidR="00B048D0">
          <w:rPr>
            <w:webHidden/>
          </w:rPr>
          <w:t>71</w:t>
        </w:r>
      </w:ins>
      <w:ins w:id="364" w:author="Gavin Rawson" w:date="2024-07-17T08:55:00Z" w16du:dateUtc="2024-07-17T07:55:00Z">
        <w:r>
          <w:rPr>
            <w:webHidden/>
          </w:rPr>
          <w:fldChar w:fldCharType="end"/>
        </w:r>
        <w:r w:rsidRPr="008A1F7D">
          <w:rPr>
            <w:rStyle w:val="Hyperlink"/>
          </w:rPr>
          <w:fldChar w:fldCharType="end"/>
        </w:r>
      </w:ins>
    </w:p>
    <w:p w14:paraId="2B2B5A0C" w14:textId="2ED511AF" w:rsidR="003A2150" w:rsidRDefault="003A2150">
      <w:pPr>
        <w:pStyle w:val="TOC2"/>
        <w:rPr>
          <w:ins w:id="365" w:author="Gavin Rawson" w:date="2024-07-17T08:55:00Z" w16du:dateUtc="2024-07-17T07:55:00Z"/>
          <w:rFonts w:asciiTheme="minorHAnsi" w:eastAsiaTheme="minorEastAsia" w:hAnsiTheme="minorHAnsi" w:cstheme="minorBidi"/>
          <w:kern w:val="2"/>
          <w:sz w:val="24"/>
          <w:szCs w:val="24"/>
          <w14:ligatures w14:val="standardContextual"/>
        </w:rPr>
      </w:pPr>
      <w:ins w:id="3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ins>
      <w:r>
        <w:rPr>
          <w:webHidden/>
        </w:rPr>
      </w:r>
      <w:r>
        <w:rPr>
          <w:webHidden/>
        </w:rPr>
        <w:fldChar w:fldCharType="separate"/>
      </w:r>
      <w:ins w:id="367" w:author="Gavin Rawson" w:date="2024-07-17T10:16:00Z" w16du:dateUtc="2024-07-17T09:16:00Z">
        <w:r w:rsidR="00B048D0">
          <w:rPr>
            <w:webHidden/>
          </w:rPr>
          <w:t>73</w:t>
        </w:r>
      </w:ins>
      <w:ins w:id="368" w:author="Gavin Rawson" w:date="2024-07-17T08:55:00Z" w16du:dateUtc="2024-07-17T07:55:00Z">
        <w:r>
          <w:rPr>
            <w:webHidden/>
          </w:rPr>
          <w:fldChar w:fldCharType="end"/>
        </w:r>
        <w:r w:rsidRPr="008A1F7D">
          <w:rPr>
            <w:rStyle w:val="Hyperlink"/>
          </w:rPr>
          <w:fldChar w:fldCharType="end"/>
        </w:r>
      </w:ins>
    </w:p>
    <w:p w14:paraId="392A59D9" w14:textId="0396BB1C" w:rsidR="003A2150" w:rsidRDefault="003A2150">
      <w:pPr>
        <w:pStyle w:val="TOC2"/>
        <w:rPr>
          <w:ins w:id="369" w:author="Gavin Rawson" w:date="2024-07-17T08:55:00Z" w16du:dateUtc="2024-07-17T07:55:00Z"/>
          <w:rFonts w:asciiTheme="minorHAnsi" w:eastAsiaTheme="minorEastAsia" w:hAnsiTheme="minorHAnsi" w:cstheme="minorBidi"/>
          <w:kern w:val="2"/>
          <w:sz w:val="24"/>
          <w:szCs w:val="24"/>
          <w14:ligatures w14:val="standardContextual"/>
        </w:rPr>
      </w:pPr>
      <w:ins w:id="3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ins>
      <w:r>
        <w:rPr>
          <w:webHidden/>
        </w:rPr>
      </w:r>
      <w:r>
        <w:rPr>
          <w:webHidden/>
        </w:rPr>
        <w:fldChar w:fldCharType="separate"/>
      </w:r>
      <w:ins w:id="371" w:author="Gavin Rawson" w:date="2024-07-17T10:16:00Z" w16du:dateUtc="2024-07-17T09:16:00Z">
        <w:r w:rsidR="00B048D0">
          <w:rPr>
            <w:webHidden/>
          </w:rPr>
          <w:t>73</w:t>
        </w:r>
      </w:ins>
      <w:ins w:id="372" w:author="Gavin Rawson" w:date="2024-07-17T08:55:00Z" w16du:dateUtc="2024-07-17T07:55:00Z">
        <w:r>
          <w:rPr>
            <w:webHidden/>
          </w:rPr>
          <w:fldChar w:fldCharType="end"/>
        </w:r>
        <w:r w:rsidRPr="008A1F7D">
          <w:rPr>
            <w:rStyle w:val="Hyperlink"/>
          </w:rPr>
          <w:fldChar w:fldCharType="end"/>
        </w:r>
      </w:ins>
    </w:p>
    <w:p w14:paraId="28C5AB5B" w14:textId="128900A4" w:rsidR="003A2150" w:rsidRDefault="003A2150">
      <w:pPr>
        <w:pStyle w:val="TOC1"/>
        <w:rPr>
          <w:ins w:id="373" w:author="Gavin Rawson" w:date="2024-07-17T08:55:00Z" w16du:dateUtc="2024-07-17T07:55:00Z"/>
          <w:rFonts w:asciiTheme="minorHAnsi" w:eastAsiaTheme="minorEastAsia" w:hAnsiTheme="minorHAnsi" w:cstheme="minorBidi"/>
          <w:bCs w:val="0"/>
          <w:kern w:val="2"/>
          <w:sz w:val="24"/>
          <w:szCs w:val="24"/>
          <w14:ligatures w14:val="standardContextual"/>
        </w:rPr>
      </w:pPr>
      <w:ins w:id="3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ins>
      <w:r>
        <w:rPr>
          <w:webHidden/>
        </w:rPr>
      </w:r>
      <w:r>
        <w:rPr>
          <w:webHidden/>
        </w:rPr>
        <w:fldChar w:fldCharType="separate"/>
      </w:r>
      <w:ins w:id="375" w:author="Gavin Rawson" w:date="2024-07-17T10:16:00Z" w16du:dateUtc="2024-07-17T09:16:00Z">
        <w:r w:rsidR="00B048D0">
          <w:rPr>
            <w:webHidden/>
          </w:rPr>
          <w:t>75</w:t>
        </w:r>
      </w:ins>
      <w:ins w:id="376" w:author="Gavin Rawson" w:date="2024-07-17T08:55:00Z" w16du:dateUtc="2024-07-17T07:55:00Z">
        <w:r>
          <w:rPr>
            <w:webHidden/>
          </w:rPr>
          <w:fldChar w:fldCharType="end"/>
        </w:r>
        <w:r w:rsidRPr="008A1F7D">
          <w:rPr>
            <w:rStyle w:val="Hyperlink"/>
          </w:rPr>
          <w:fldChar w:fldCharType="end"/>
        </w:r>
      </w:ins>
    </w:p>
    <w:p w14:paraId="424B8D83" w14:textId="3438C44D" w:rsidR="003A2150" w:rsidRDefault="003A2150">
      <w:pPr>
        <w:pStyle w:val="TOC1"/>
        <w:rPr>
          <w:ins w:id="377" w:author="Gavin Rawson" w:date="2024-07-17T08:55:00Z" w16du:dateUtc="2024-07-17T07:55:00Z"/>
          <w:rFonts w:asciiTheme="minorHAnsi" w:eastAsiaTheme="minorEastAsia" w:hAnsiTheme="minorHAnsi" w:cstheme="minorBidi"/>
          <w:bCs w:val="0"/>
          <w:kern w:val="2"/>
          <w:sz w:val="24"/>
          <w:szCs w:val="24"/>
          <w14:ligatures w14:val="standardContextual"/>
        </w:rPr>
      </w:pPr>
      <w:ins w:id="3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ins>
      <w:r>
        <w:rPr>
          <w:webHidden/>
        </w:rPr>
      </w:r>
      <w:r>
        <w:rPr>
          <w:webHidden/>
        </w:rPr>
        <w:fldChar w:fldCharType="separate"/>
      </w:r>
      <w:ins w:id="379" w:author="Gavin Rawson" w:date="2024-07-17T10:16:00Z" w16du:dateUtc="2024-07-17T09:16:00Z">
        <w:r w:rsidR="00B048D0">
          <w:rPr>
            <w:webHidden/>
          </w:rPr>
          <w:t>77</w:t>
        </w:r>
      </w:ins>
      <w:ins w:id="380" w:author="Gavin Rawson" w:date="2024-07-17T08:55:00Z" w16du:dateUtc="2024-07-17T07:55:00Z">
        <w:r>
          <w:rPr>
            <w:webHidden/>
          </w:rPr>
          <w:fldChar w:fldCharType="end"/>
        </w:r>
        <w:r w:rsidRPr="008A1F7D">
          <w:rPr>
            <w:rStyle w:val="Hyperlink"/>
          </w:rPr>
          <w:fldChar w:fldCharType="end"/>
        </w:r>
      </w:ins>
    </w:p>
    <w:p w14:paraId="6780B10E" w14:textId="340BDA40" w:rsidR="003A2150" w:rsidRDefault="003A2150">
      <w:pPr>
        <w:pStyle w:val="TOC2"/>
        <w:rPr>
          <w:ins w:id="381" w:author="Gavin Rawson" w:date="2024-07-17T08:55:00Z" w16du:dateUtc="2024-07-17T07:55:00Z"/>
          <w:rFonts w:asciiTheme="minorHAnsi" w:eastAsiaTheme="minorEastAsia" w:hAnsiTheme="minorHAnsi" w:cstheme="minorBidi"/>
          <w:kern w:val="2"/>
          <w:sz w:val="24"/>
          <w:szCs w:val="24"/>
          <w14:ligatures w14:val="standardContextual"/>
        </w:rPr>
      </w:pPr>
      <w:ins w:id="3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ins>
      <w:r>
        <w:rPr>
          <w:webHidden/>
        </w:rPr>
      </w:r>
      <w:r>
        <w:rPr>
          <w:webHidden/>
        </w:rPr>
        <w:fldChar w:fldCharType="separate"/>
      </w:r>
      <w:ins w:id="383" w:author="Gavin Rawson" w:date="2024-07-17T10:16:00Z" w16du:dateUtc="2024-07-17T09:16:00Z">
        <w:r w:rsidR="00B048D0">
          <w:rPr>
            <w:webHidden/>
          </w:rPr>
          <w:t>77</w:t>
        </w:r>
      </w:ins>
      <w:ins w:id="384" w:author="Gavin Rawson" w:date="2024-07-17T08:55:00Z" w16du:dateUtc="2024-07-17T07:55:00Z">
        <w:r>
          <w:rPr>
            <w:webHidden/>
          </w:rPr>
          <w:fldChar w:fldCharType="end"/>
        </w:r>
        <w:r w:rsidRPr="008A1F7D">
          <w:rPr>
            <w:rStyle w:val="Hyperlink"/>
          </w:rPr>
          <w:fldChar w:fldCharType="end"/>
        </w:r>
      </w:ins>
    </w:p>
    <w:p w14:paraId="4F155774" w14:textId="05DF58D7" w:rsidR="003A2150" w:rsidRDefault="003A2150">
      <w:pPr>
        <w:pStyle w:val="TOC1"/>
        <w:rPr>
          <w:ins w:id="385" w:author="Gavin Rawson" w:date="2024-07-17T08:55:00Z" w16du:dateUtc="2024-07-17T07:55:00Z"/>
          <w:rFonts w:asciiTheme="minorHAnsi" w:eastAsiaTheme="minorEastAsia" w:hAnsiTheme="minorHAnsi" w:cstheme="minorBidi"/>
          <w:bCs w:val="0"/>
          <w:kern w:val="2"/>
          <w:sz w:val="24"/>
          <w:szCs w:val="24"/>
          <w14:ligatures w14:val="standardContextual"/>
        </w:rPr>
      </w:pPr>
      <w:ins w:id="3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ins>
      <w:r>
        <w:rPr>
          <w:webHidden/>
        </w:rPr>
      </w:r>
      <w:r>
        <w:rPr>
          <w:webHidden/>
        </w:rPr>
        <w:fldChar w:fldCharType="separate"/>
      </w:r>
      <w:ins w:id="387" w:author="Gavin Rawson" w:date="2024-07-17T10:16:00Z" w16du:dateUtc="2024-07-17T09:16:00Z">
        <w:r w:rsidR="00B048D0">
          <w:rPr>
            <w:webHidden/>
          </w:rPr>
          <w:t>79</w:t>
        </w:r>
      </w:ins>
      <w:ins w:id="388" w:author="Gavin Rawson" w:date="2024-07-17T08:55:00Z" w16du:dateUtc="2024-07-17T07:55:00Z">
        <w:r>
          <w:rPr>
            <w:webHidden/>
          </w:rPr>
          <w:fldChar w:fldCharType="end"/>
        </w:r>
        <w:r w:rsidRPr="008A1F7D">
          <w:rPr>
            <w:rStyle w:val="Hyperlink"/>
          </w:rPr>
          <w:fldChar w:fldCharType="end"/>
        </w:r>
      </w:ins>
    </w:p>
    <w:p w14:paraId="00C8D02A" w14:textId="4E937253" w:rsidR="003A2150" w:rsidRDefault="003A2150">
      <w:pPr>
        <w:pStyle w:val="TOC2"/>
        <w:rPr>
          <w:ins w:id="389" w:author="Gavin Rawson" w:date="2024-07-17T08:55:00Z" w16du:dateUtc="2024-07-17T07:55:00Z"/>
          <w:rFonts w:asciiTheme="minorHAnsi" w:eastAsiaTheme="minorEastAsia" w:hAnsiTheme="minorHAnsi" w:cstheme="minorBidi"/>
          <w:kern w:val="2"/>
          <w:sz w:val="24"/>
          <w:szCs w:val="24"/>
          <w14:ligatures w14:val="standardContextual"/>
        </w:rPr>
      </w:pPr>
      <w:ins w:id="3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ins>
      <w:r>
        <w:rPr>
          <w:webHidden/>
        </w:rPr>
      </w:r>
      <w:r>
        <w:rPr>
          <w:webHidden/>
        </w:rPr>
        <w:fldChar w:fldCharType="separate"/>
      </w:r>
      <w:ins w:id="391" w:author="Gavin Rawson" w:date="2024-07-17T10:16:00Z" w16du:dateUtc="2024-07-17T09:16:00Z">
        <w:r w:rsidR="00B048D0">
          <w:rPr>
            <w:webHidden/>
          </w:rPr>
          <w:t>79</w:t>
        </w:r>
      </w:ins>
      <w:ins w:id="392" w:author="Gavin Rawson" w:date="2024-07-17T08:55:00Z" w16du:dateUtc="2024-07-17T07:55:00Z">
        <w:r>
          <w:rPr>
            <w:webHidden/>
          </w:rPr>
          <w:fldChar w:fldCharType="end"/>
        </w:r>
        <w:r w:rsidRPr="008A1F7D">
          <w:rPr>
            <w:rStyle w:val="Hyperlink"/>
          </w:rPr>
          <w:fldChar w:fldCharType="end"/>
        </w:r>
      </w:ins>
    </w:p>
    <w:p w14:paraId="32E698A0" w14:textId="50CD75EF" w:rsidR="003A2150" w:rsidRDefault="003A2150">
      <w:pPr>
        <w:pStyle w:val="TOC3"/>
        <w:rPr>
          <w:ins w:id="393" w:author="Gavin Rawson" w:date="2024-07-17T08:55:00Z" w16du:dateUtc="2024-07-17T07:55:00Z"/>
          <w:rFonts w:asciiTheme="minorHAnsi" w:eastAsiaTheme="minorEastAsia" w:hAnsiTheme="minorHAnsi" w:cstheme="minorBidi"/>
          <w:noProof/>
          <w:kern w:val="2"/>
          <w:sz w:val="24"/>
          <w:szCs w:val="24"/>
          <w14:ligatures w14:val="standardContextual"/>
        </w:rPr>
      </w:pPr>
      <w:ins w:id="3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ins>
      <w:r>
        <w:rPr>
          <w:noProof/>
          <w:webHidden/>
        </w:rPr>
      </w:r>
      <w:r>
        <w:rPr>
          <w:noProof/>
          <w:webHidden/>
        </w:rPr>
        <w:fldChar w:fldCharType="separate"/>
      </w:r>
      <w:ins w:id="395" w:author="Gavin Rawson" w:date="2024-07-17T10:16:00Z" w16du:dateUtc="2024-07-17T09:16:00Z">
        <w:r w:rsidR="00B048D0">
          <w:rPr>
            <w:noProof/>
            <w:webHidden/>
          </w:rPr>
          <w:t>79</w:t>
        </w:r>
      </w:ins>
      <w:ins w:id="396" w:author="Gavin Rawson" w:date="2024-07-17T08:55:00Z" w16du:dateUtc="2024-07-17T07:55:00Z">
        <w:r>
          <w:rPr>
            <w:noProof/>
            <w:webHidden/>
          </w:rPr>
          <w:fldChar w:fldCharType="end"/>
        </w:r>
        <w:r w:rsidRPr="008A1F7D">
          <w:rPr>
            <w:rStyle w:val="Hyperlink"/>
            <w:noProof/>
          </w:rPr>
          <w:fldChar w:fldCharType="end"/>
        </w:r>
      </w:ins>
    </w:p>
    <w:p w14:paraId="537A02E6" w14:textId="21E43D5F" w:rsidR="003A2150" w:rsidRDefault="003A2150">
      <w:pPr>
        <w:pStyle w:val="TOC3"/>
        <w:rPr>
          <w:ins w:id="397" w:author="Gavin Rawson" w:date="2024-07-17T08:55:00Z" w16du:dateUtc="2024-07-17T07:55:00Z"/>
          <w:rFonts w:asciiTheme="minorHAnsi" w:eastAsiaTheme="minorEastAsia" w:hAnsiTheme="minorHAnsi" w:cstheme="minorBidi"/>
          <w:noProof/>
          <w:kern w:val="2"/>
          <w:sz w:val="24"/>
          <w:szCs w:val="24"/>
          <w14:ligatures w14:val="standardContextual"/>
        </w:rPr>
      </w:pPr>
      <w:ins w:id="39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ins>
      <w:r>
        <w:rPr>
          <w:noProof/>
          <w:webHidden/>
        </w:rPr>
      </w:r>
      <w:r>
        <w:rPr>
          <w:noProof/>
          <w:webHidden/>
        </w:rPr>
        <w:fldChar w:fldCharType="separate"/>
      </w:r>
      <w:ins w:id="399" w:author="Gavin Rawson" w:date="2024-07-17T10:16:00Z" w16du:dateUtc="2024-07-17T09:16:00Z">
        <w:r w:rsidR="00B048D0">
          <w:rPr>
            <w:noProof/>
            <w:webHidden/>
          </w:rPr>
          <w:t>79</w:t>
        </w:r>
      </w:ins>
      <w:ins w:id="400" w:author="Gavin Rawson" w:date="2024-07-17T08:55:00Z" w16du:dateUtc="2024-07-17T07:55:00Z">
        <w:r>
          <w:rPr>
            <w:noProof/>
            <w:webHidden/>
          </w:rPr>
          <w:fldChar w:fldCharType="end"/>
        </w:r>
        <w:r w:rsidRPr="008A1F7D">
          <w:rPr>
            <w:rStyle w:val="Hyperlink"/>
            <w:noProof/>
          </w:rPr>
          <w:fldChar w:fldCharType="end"/>
        </w:r>
      </w:ins>
    </w:p>
    <w:p w14:paraId="0ACE0F8E" w14:textId="14816A46" w:rsidR="003A2150" w:rsidRDefault="003A2150">
      <w:pPr>
        <w:pStyle w:val="TOC3"/>
        <w:rPr>
          <w:ins w:id="401" w:author="Gavin Rawson" w:date="2024-07-17T08:55:00Z" w16du:dateUtc="2024-07-17T07:55:00Z"/>
          <w:rFonts w:asciiTheme="minorHAnsi" w:eastAsiaTheme="minorEastAsia" w:hAnsiTheme="minorHAnsi" w:cstheme="minorBidi"/>
          <w:noProof/>
          <w:kern w:val="2"/>
          <w:sz w:val="24"/>
          <w:szCs w:val="24"/>
          <w14:ligatures w14:val="standardContextual"/>
        </w:rPr>
      </w:pPr>
      <w:ins w:id="40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ins>
      <w:r>
        <w:rPr>
          <w:noProof/>
          <w:webHidden/>
        </w:rPr>
      </w:r>
      <w:r>
        <w:rPr>
          <w:noProof/>
          <w:webHidden/>
        </w:rPr>
        <w:fldChar w:fldCharType="separate"/>
      </w:r>
      <w:ins w:id="403" w:author="Gavin Rawson" w:date="2024-07-17T10:16:00Z" w16du:dateUtc="2024-07-17T09:16:00Z">
        <w:r w:rsidR="00B048D0">
          <w:rPr>
            <w:noProof/>
            <w:webHidden/>
          </w:rPr>
          <w:t>79</w:t>
        </w:r>
      </w:ins>
      <w:ins w:id="404" w:author="Gavin Rawson" w:date="2024-07-17T08:55:00Z" w16du:dateUtc="2024-07-17T07:55:00Z">
        <w:r>
          <w:rPr>
            <w:noProof/>
            <w:webHidden/>
          </w:rPr>
          <w:fldChar w:fldCharType="end"/>
        </w:r>
        <w:r w:rsidRPr="008A1F7D">
          <w:rPr>
            <w:rStyle w:val="Hyperlink"/>
            <w:noProof/>
          </w:rPr>
          <w:fldChar w:fldCharType="end"/>
        </w:r>
      </w:ins>
    </w:p>
    <w:p w14:paraId="1E377C3A" w14:textId="200FEF25" w:rsidR="003A2150" w:rsidRDefault="003A2150">
      <w:pPr>
        <w:pStyle w:val="TOC2"/>
        <w:rPr>
          <w:ins w:id="405" w:author="Gavin Rawson" w:date="2024-07-17T08:55:00Z" w16du:dateUtc="2024-07-17T07:55:00Z"/>
          <w:rFonts w:asciiTheme="minorHAnsi" w:eastAsiaTheme="minorEastAsia" w:hAnsiTheme="minorHAnsi" w:cstheme="minorBidi"/>
          <w:kern w:val="2"/>
          <w:sz w:val="24"/>
          <w:szCs w:val="24"/>
          <w14:ligatures w14:val="standardContextual"/>
        </w:rPr>
      </w:pPr>
      <w:ins w:id="406" w:author="Gavin Rawson" w:date="2024-07-17T08:55:00Z" w16du:dateUtc="2024-07-17T07:55:00Z">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ins>
      <w:r>
        <w:rPr>
          <w:webHidden/>
        </w:rPr>
      </w:r>
      <w:r>
        <w:rPr>
          <w:webHidden/>
        </w:rPr>
        <w:fldChar w:fldCharType="separate"/>
      </w:r>
      <w:ins w:id="407" w:author="Gavin Rawson" w:date="2024-07-17T10:16:00Z" w16du:dateUtc="2024-07-17T09:16:00Z">
        <w:r w:rsidR="00B048D0">
          <w:rPr>
            <w:webHidden/>
          </w:rPr>
          <w:t>79</w:t>
        </w:r>
      </w:ins>
      <w:ins w:id="408" w:author="Gavin Rawson" w:date="2024-07-17T08:55:00Z" w16du:dateUtc="2024-07-17T07:55:00Z">
        <w:r>
          <w:rPr>
            <w:webHidden/>
          </w:rPr>
          <w:fldChar w:fldCharType="end"/>
        </w:r>
        <w:r w:rsidRPr="008A1F7D">
          <w:rPr>
            <w:rStyle w:val="Hyperlink"/>
          </w:rPr>
          <w:fldChar w:fldCharType="end"/>
        </w:r>
      </w:ins>
    </w:p>
    <w:p w14:paraId="51A5750A" w14:textId="671CB47D" w:rsidR="003A2150" w:rsidRDefault="003A2150">
      <w:pPr>
        <w:pStyle w:val="TOC3"/>
        <w:rPr>
          <w:ins w:id="409" w:author="Gavin Rawson" w:date="2024-07-17T08:55:00Z" w16du:dateUtc="2024-07-17T07:55:00Z"/>
          <w:rFonts w:asciiTheme="minorHAnsi" w:eastAsiaTheme="minorEastAsia" w:hAnsiTheme="minorHAnsi" w:cstheme="minorBidi"/>
          <w:noProof/>
          <w:kern w:val="2"/>
          <w:sz w:val="24"/>
          <w:szCs w:val="24"/>
          <w14:ligatures w14:val="standardContextual"/>
        </w:rPr>
      </w:pPr>
      <w:ins w:id="41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ins>
      <w:r>
        <w:rPr>
          <w:noProof/>
          <w:webHidden/>
        </w:rPr>
      </w:r>
      <w:r>
        <w:rPr>
          <w:noProof/>
          <w:webHidden/>
        </w:rPr>
        <w:fldChar w:fldCharType="separate"/>
      </w:r>
      <w:ins w:id="411" w:author="Gavin Rawson" w:date="2024-07-17T10:16:00Z" w16du:dateUtc="2024-07-17T09:16:00Z">
        <w:r w:rsidR="00B048D0">
          <w:rPr>
            <w:noProof/>
            <w:webHidden/>
          </w:rPr>
          <w:t>79</w:t>
        </w:r>
      </w:ins>
      <w:ins w:id="412" w:author="Gavin Rawson" w:date="2024-07-17T08:55:00Z" w16du:dateUtc="2024-07-17T07:55:00Z">
        <w:r>
          <w:rPr>
            <w:noProof/>
            <w:webHidden/>
          </w:rPr>
          <w:fldChar w:fldCharType="end"/>
        </w:r>
        <w:r w:rsidRPr="008A1F7D">
          <w:rPr>
            <w:rStyle w:val="Hyperlink"/>
            <w:noProof/>
          </w:rPr>
          <w:fldChar w:fldCharType="end"/>
        </w:r>
      </w:ins>
    </w:p>
    <w:p w14:paraId="5387F4C5" w14:textId="1C1FEFA0" w:rsidR="003A2150" w:rsidRDefault="003A2150">
      <w:pPr>
        <w:pStyle w:val="TOC3"/>
        <w:rPr>
          <w:ins w:id="413" w:author="Gavin Rawson" w:date="2024-07-17T08:55:00Z" w16du:dateUtc="2024-07-17T07:55:00Z"/>
          <w:rFonts w:asciiTheme="minorHAnsi" w:eastAsiaTheme="minorEastAsia" w:hAnsiTheme="minorHAnsi" w:cstheme="minorBidi"/>
          <w:noProof/>
          <w:kern w:val="2"/>
          <w:sz w:val="24"/>
          <w:szCs w:val="24"/>
          <w14:ligatures w14:val="standardContextual"/>
        </w:rPr>
      </w:pPr>
      <w:ins w:id="41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ins>
      <w:r>
        <w:rPr>
          <w:noProof/>
          <w:webHidden/>
        </w:rPr>
      </w:r>
      <w:r>
        <w:rPr>
          <w:noProof/>
          <w:webHidden/>
        </w:rPr>
        <w:fldChar w:fldCharType="separate"/>
      </w:r>
      <w:ins w:id="415" w:author="Gavin Rawson" w:date="2024-07-17T10:16:00Z" w16du:dateUtc="2024-07-17T09:16:00Z">
        <w:r w:rsidR="00B048D0">
          <w:rPr>
            <w:noProof/>
            <w:webHidden/>
          </w:rPr>
          <w:t>79</w:t>
        </w:r>
      </w:ins>
      <w:ins w:id="416" w:author="Gavin Rawson" w:date="2024-07-17T08:55:00Z" w16du:dateUtc="2024-07-17T07:55:00Z">
        <w:r>
          <w:rPr>
            <w:noProof/>
            <w:webHidden/>
          </w:rPr>
          <w:fldChar w:fldCharType="end"/>
        </w:r>
        <w:r w:rsidRPr="008A1F7D">
          <w:rPr>
            <w:rStyle w:val="Hyperlink"/>
            <w:noProof/>
          </w:rPr>
          <w:fldChar w:fldCharType="end"/>
        </w:r>
      </w:ins>
    </w:p>
    <w:p w14:paraId="21C6183D" w14:textId="65B84270" w:rsidR="003A2150" w:rsidRDefault="003A2150">
      <w:pPr>
        <w:pStyle w:val="TOC1"/>
        <w:rPr>
          <w:ins w:id="417" w:author="Gavin Rawson" w:date="2024-07-17T08:55:00Z" w16du:dateUtc="2024-07-17T07:55:00Z"/>
          <w:rFonts w:asciiTheme="minorHAnsi" w:eastAsiaTheme="minorEastAsia" w:hAnsiTheme="minorHAnsi" w:cstheme="minorBidi"/>
          <w:bCs w:val="0"/>
          <w:kern w:val="2"/>
          <w:sz w:val="24"/>
          <w:szCs w:val="24"/>
          <w14:ligatures w14:val="standardContextual"/>
        </w:rPr>
      </w:pPr>
      <w:ins w:id="4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ins>
      <w:r>
        <w:rPr>
          <w:webHidden/>
        </w:rPr>
      </w:r>
      <w:r>
        <w:rPr>
          <w:webHidden/>
        </w:rPr>
        <w:fldChar w:fldCharType="separate"/>
      </w:r>
      <w:ins w:id="419" w:author="Gavin Rawson" w:date="2024-07-17T10:16:00Z" w16du:dateUtc="2024-07-17T09:16:00Z">
        <w:r w:rsidR="00B048D0">
          <w:rPr>
            <w:webHidden/>
          </w:rPr>
          <w:t>81</w:t>
        </w:r>
      </w:ins>
      <w:ins w:id="420" w:author="Gavin Rawson" w:date="2024-07-17T08:55:00Z" w16du:dateUtc="2024-07-17T07:55:00Z">
        <w:r>
          <w:rPr>
            <w:webHidden/>
          </w:rPr>
          <w:fldChar w:fldCharType="end"/>
        </w:r>
        <w:r w:rsidRPr="008A1F7D">
          <w:rPr>
            <w:rStyle w:val="Hyperlink"/>
          </w:rPr>
          <w:fldChar w:fldCharType="end"/>
        </w:r>
      </w:ins>
    </w:p>
    <w:p w14:paraId="479C9A80" w14:textId="03C345C4" w:rsidR="003A2150" w:rsidRDefault="003A2150">
      <w:pPr>
        <w:pStyle w:val="TOC2"/>
        <w:rPr>
          <w:ins w:id="421" w:author="Gavin Rawson" w:date="2024-07-17T08:55:00Z" w16du:dateUtc="2024-07-17T07:55:00Z"/>
          <w:rFonts w:asciiTheme="minorHAnsi" w:eastAsiaTheme="minorEastAsia" w:hAnsiTheme="minorHAnsi" w:cstheme="minorBidi"/>
          <w:kern w:val="2"/>
          <w:sz w:val="24"/>
          <w:szCs w:val="24"/>
          <w14:ligatures w14:val="standardContextual"/>
        </w:rPr>
      </w:pPr>
      <w:ins w:id="4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ins>
      <w:r>
        <w:rPr>
          <w:webHidden/>
        </w:rPr>
      </w:r>
      <w:r>
        <w:rPr>
          <w:webHidden/>
        </w:rPr>
        <w:fldChar w:fldCharType="separate"/>
      </w:r>
      <w:ins w:id="423" w:author="Gavin Rawson" w:date="2024-07-17T10:16:00Z" w16du:dateUtc="2024-07-17T09:16:00Z">
        <w:r w:rsidR="00B048D0">
          <w:rPr>
            <w:webHidden/>
          </w:rPr>
          <w:t>81</w:t>
        </w:r>
      </w:ins>
      <w:ins w:id="424" w:author="Gavin Rawson" w:date="2024-07-17T08:55:00Z" w16du:dateUtc="2024-07-17T07:55:00Z">
        <w:r>
          <w:rPr>
            <w:webHidden/>
          </w:rPr>
          <w:fldChar w:fldCharType="end"/>
        </w:r>
        <w:r w:rsidRPr="008A1F7D">
          <w:rPr>
            <w:rStyle w:val="Hyperlink"/>
          </w:rPr>
          <w:fldChar w:fldCharType="end"/>
        </w:r>
      </w:ins>
    </w:p>
    <w:p w14:paraId="5DDFFF22" w14:textId="4F6F3220" w:rsidR="003A2150" w:rsidRDefault="003A2150">
      <w:pPr>
        <w:pStyle w:val="TOC2"/>
        <w:rPr>
          <w:ins w:id="425" w:author="Gavin Rawson" w:date="2024-07-17T08:55:00Z" w16du:dateUtc="2024-07-17T07:55:00Z"/>
          <w:rFonts w:asciiTheme="minorHAnsi" w:eastAsiaTheme="minorEastAsia" w:hAnsiTheme="minorHAnsi" w:cstheme="minorBidi"/>
          <w:kern w:val="2"/>
          <w:sz w:val="24"/>
          <w:szCs w:val="24"/>
          <w14:ligatures w14:val="standardContextual"/>
        </w:rPr>
      </w:pPr>
      <w:ins w:id="4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ins>
      <w:r>
        <w:rPr>
          <w:webHidden/>
        </w:rPr>
      </w:r>
      <w:r>
        <w:rPr>
          <w:webHidden/>
        </w:rPr>
        <w:fldChar w:fldCharType="separate"/>
      </w:r>
      <w:ins w:id="427" w:author="Gavin Rawson" w:date="2024-07-17T10:16:00Z" w16du:dateUtc="2024-07-17T09:16:00Z">
        <w:r w:rsidR="00B048D0">
          <w:rPr>
            <w:webHidden/>
          </w:rPr>
          <w:t>81</w:t>
        </w:r>
      </w:ins>
      <w:ins w:id="428" w:author="Gavin Rawson" w:date="2024-07-17T08:55:00Z" w16du:dateUtc="2024-07-17T07:55:00Z">
        <w:r>
          <w:rPr>
            <w:webHidden/>
          </w:rPr>
          <w:fldChar w:fldCharType="end"/>
        </w:r>
        <w:r w:rsidRPr="008A1F7D">
          <w:rPr>
            <w:rStyle w:val="Hyperlink"/>
          </w:rPr>
          <w:fldChar w:fldCharType="end"/>
        </w:r>
      </w:ins>
    </w:p>
    <w:p w14:paraId="754BA4FF" w14:textId="55EFBADD" w:rsidR="003A2150" w:rsidRDefault="003A2150">
      <w:pPr>
        <w:pStyle w:val="TOC1"/>
        <w:rPr>
          <w:ins w:id="429" w:author="Gavin Rawson" w:date="2024-07-17T08:55:00Z" w16du:dateUtc="2024-07-17T07:55:00Z"/>
          <w:rFonts w:asciiTheme="minorHAnsi" w:eastAsiaTheme="minorEastAsia" w:hAnsiTheme="minorHAnsi" w:cstheme="minorBidi"/>
          <w:bCs w:val="0"/>
          <w:kern w:val="2"/>
          <w:sz w:val="24"/>
          <w:szCs w:val="24"/>
          <w14:ligatures w14:val="standardContextual"/>
        </w:rPr>
      </w:pPr>
      <w:ins w:id="4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ins>
      <w:r>
        <w:rPr>
          <w:webHidden/>
        </w:rPr>
      </w:r>
      <w:r>
        <w:rPr>
          <w:webHidden/>
        </w:rPr>
        <w:fldChar w:fldCharType="separate"/>
      </w:r>
      <w:ins w:id="431" w:author="Gavin Rawson" w:date="2024-07-17T10:16:00Z" w16du:dateUtc="2024-07-17T09:16:00Z">
        <w:r w:rsidR="00B048D0">
          <w:rPr>
            <w:webHidden/>
          </w:rPr>
          <w:t>83</w:t>
        </w:r>
      </w:ins>
      <w:ins w:id="432" w:author="Gavin Rawson" w:date="2024-07-17T08:55:00Z" w16du:dateUtc="2024-07-17T07:55:00Z">
        <w:r>
          <w:rPr>
            <w:webHidden/>
          </w:rPr>
          <w:fldChar w:fldCharType="end"/>
        </w:r>
        <w:r w:rsidRPr="008A1F7D">
          <w:rPr>
            <w:rStyle w:val="Hyperlink"/>
          </w:rPr>
          <w:fldChar w:fldCharType="end"/>
        </w:r>
      </w:ins>
    </w:p>
    <w:p w14:paraId="7205CF2F" w14:textId="0A563155" w:rsidR="003A2150" w:rsidRDefault="003A2150">
      <w:pPr>
        <w:pStyle w:val="TOC1"/>
        <w:rPr>
          <w:ins w:id="433" w:author="Gavin Rawson" w:date="2024-07-17T08:55:00Z" w16du:dateUtc="2024-07-17T07:55:00Z"/>
          <w:rFonts w:asciiTheme="minorHAnsi" w:eastAsiaTheme="minorEastAsia" w:hAnsiTheme="minorHAnsi" w:cstheme="minorBidi"/>
          <w:bCs w:val="0"/>
          <w:kern w:val="2"/>
          <w:sz w:val="24"/>
          <w:szCs w:val="24"/>
          <w14:ligatures w14:val="standardContextual"/>
        </w:rPr>
      </w:pPr>
      <w:ins w:id="4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ins>
      <w:r>
        <w:rPr>
          <w:webHidden/>
        </w:rPr>
      </w:r>
      <w:r>
        <w:rPr>
          <w:webHidden/>
        </w:rPr>
        <w:fldChar w:fldCharType="separate"/>
      </w:r>
      <w:ins w:id="435" w:author="Gavin Rawson" w:date="2024-07-17T10:16:00Z" w16du:dateUtc="2024-07-17T09:16:00Z">
        <w:r w:rsidR="00B048D0">
          <w:rPr>
            <w:webHidden/>
          </w:rPr>
          <w:t>85</w:t>
        </w:r>
      </w:ins>
      <w:ins w:id="436" w:author="Gavin Rawson" w:date="2024-07-17T08:55:00Z" w16du:dateUtc="2024-07-17T07:55:00Z">
        <w:r>
          <w:rPr>
            <w:webHidden/>
          </w:rPr>
          <w:fldChar w:fldCharType="end"/>
        </w:r>
        <w:r w:rsidRPr="008A1F7D">
          <w:rPr>
            <w:rStyle w:val="Hyperlink"/>
          </w:rPr>
          <w:fldChar w:fldCharType="end"/>
        </w:r>
      </w:ins>
    </w:p>
    <w:p w14:paraId="63EA2459" w14:textId="0B0AC421" w:rsidR="003A2150" w:rsidRDefault="003A2150">
      <w:pPr>
        <w:pStyle w:val="TOC1"/>
        <w:rPr>
          <w:ins w:id="437" w:author="Gavin Rawson" w:date="2024-07-17T08:55:00Z" w16du:dateUtc="2024-07-17T07:55:00Z"/>
          <w:rFonts w:asciiTheme="minorHAnsi" w:eastAsiaTheme="minorEastAsia" w:hAnsiTheme="minorHAnsi" w:cstheme="minorBidi"/>
          <w:bCs w:val="0"/>
          <w:kern w:val="2"/>
          <w:sz w:val="24"/>
          <w:szCs w:val="24"/>
          <w14:ligatures w14:val="standardContextual"/>
        </w:rPr>
      </w:pPr>
      <w:ins w:id="4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ins>
      <w:r>
        <w:rPr>
          <w:webHidden/>
        </w:rPr>
      </w:r>
      <w:r>
        <w:rPr>
          <w:webHidden/>
        </w:rPr>
        <w:fldChar w:fldCharType="separate"/>
      </w:r>
      <w:ins w:id="439" w:author="Gavin Rawson" w:date="2024-07-17T10:16:00Z" w16du:dateUtc="2024-07-17T09:16:00Z">
        <w:r w:rsidR="00B048D0">
          <w:rPr>
            <w:webHidden/>
          </w:rPr>
          <w:t>86</w:t>
        </w:r>
      </w:ins>
      <w:ins w:id="440" w:author="Gavin Rawson" w:date="2024-07-17T08:55:00Z" w16du:dateUtc="2024-07-17T07:55:00Z">
        <w:r>
          <w:rPr>
            <w:webHidden/>
          </w:rPr>
          <w:fldChar w:fldCharType="end"/>
        </w:r>
        <w:r w:rsidRPr="008A1F7D">
          <w:rPr>
            <w:rStyle w:val="Hyperlink"/>
          </w:rPr>
          <w:fldChar w:fldCharType="end"/>
        </w:r>
      </w:ins>
    </w:p>
    <w:p w14:paraId="2881684A" w14:textId="678F8E86" w:rsidR="003A2150" w:rsidRDefault="003A2150">
      <w:pPr>
        <w:pStyle w:val="TOC1"/>
        <w:rPr>
          <w:ins w:id="441" w:author="Gavin Rawson" w:date="2024-07-17T08:55:00Z" w16du:dateUtc="2024-07-17T07:55:00Z"/>
          <w:rFonts w:asciiTheme="minorHAnsi" w:eastAsiaTheme="minorEastAsia" w:hAnsiTheme="minorHAnsi" w:cstheme="minorBidi"/>
          <w:bCs w:val="0"/>
          <w:kern w:val="2"/>
          <w:sz w:val="24"/>
          <w:szCs w:val="24"/>
          <w14:ligatures w14:val="standardContextual"/>
        </w:rPr>
      </w:pPr>
      <w:ins w:id="4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ins>
      <w:r>
        <w:rPr>
          <w:webHidden/>
        </w:rPr>
      </w:r>
      <w:r>
        <w:rPr>
          <w:webHidden/>
        </w:rPr>
        <w:fldChar w:fldCharType="separate"/>
      </w:r>
      <w:ins w:id="443" w:author="Gavin Rawson" w:date="2024-07-17T10:16:00Z" w16du:dateUtc="2024-07-17T09:16:00Z">
        <w:r w:rsidR="00B048D0">
          <w:rPr>
            <w:webHidden/>
          </w:rPr>
          <w:t>87</w:t>
        </w:r>
      </w:ins>
      <w:ins w:id="444" w:author="Gavin Rawson" w:date="2024-07-17T08:55:00Z" w16du:dateUtc="2024-07-17T07:55:00Z">
        <w:r>
          <w:rPr>
            <w:webHidden/>
          </w:rPr>
          <w:fldChar w:fldCharType="end"/>
        </w:r>
        <w:r w:rsidRPr="008A1F7D">
          <w:rPr>
            <w:rStyle w:val="Hyperlink"/>
          </w:rPr>
          <w:fldChar w:fldCharType="end"/>
        </w:r>
      </w:ins>
    </w:p>
    <w:p w14:paraId="078A9F53" w14:textId="199855BB" w:rsidR="003A2150" w:rsidRDefault="003A2150">
      <w:pPr>
        <w:pStyle w:val="TOC2"/>
        <w:rPr>
          <w:ins w:id="445" w:author="Gavin Rawson" w:date="2024-07-17T08:55:00Z" w16du:dateUtc="2024-07-17T07:55:00Z"/>
          <w:rFonts w:asciiTheme="minorHAnsi" w:eastAsiaTheme="minorEastAsia" w:hAnsiTheme="minorHAnsi" w:cstheme="minorBidi"/>
          <w:kern w:val="2"/>
          <w:sz w:val="24"/>
          <w:szCs w:val="24"/>
          <w14:ligatures w14:val="standardContextual"/>
        </w:rPr>
      </w:pPr>
      <w:ins w:id="4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ins>
      <w:r>
        <w:rPr>
          <w:webHidden/>
        </w:rPr>
      </w:r>
      <w:r>
        <w:rPr>
          <w:webHidden/>
        </w:rPr>
        <w:fldChar w:fldCharType="separate"/>
      </w:r>
      <w:ins w:id="447" w:author="Gavin Rawson" w:date="2024-07-17T10:16:00Z" w16du:dateUtc="2024-07-17T09:16:00Z">
        <w:r w:rsidR="00B048D0">
          <w:rPr>
            <w:webHidden/>
          </w:rPr>
          <w:t>87</w:t>
        </w:r>
      </w:ins>
      <w:ins w:id="448" w:author="Gavin Rawson" w:date="2024-07-17T08:55:00Z" w16du:dateUtc="2024-07-17T07:55:00Z">
        <w:r>
          <w:rPr>
            <w:webHidden/>
          </w:rPr>
          <w:fldChar w:fldCharType="end"/>
        </w:r>
        <w:r w:rsidRPr="008A1F7D">
          <w:rPr>
            <w:rStyle w:val="Hyperlink"/>
          </w:rPr>
          <w:fldChar w:fldCharType="end"/>
        </w:r>
      </w:ins>
    </w:p>
    <w:p w14:paraId="6C0EEEB8" w14:textId="7DDF09A4" w:rsidR="003A2150" w:rsidRDefault="003A2150">
      <w:pPr>
        <w:pStyle w:val="TOC2"/>
        <w:rPr>
          <w:ins w:id="449" w:author="Gavin Rawson" w:date="2024-07-17T08:55:00Z" w16du:dateUtc="2024-07-17T07:55:00Z"/>
          <w:rFonts w:asciiTheme="minorHAnsi" w:eastAsiaTheme="minorEastAsia" w:hAnsiTheme="minorHAnsi" w:cstheme="minorBidi"/>
          <w:kern w:val="2"/>
          <w:sz w:val="24"/>
          <w:szCs w:val="24"/>
          <w14:ligatures w14:val="standardContextual"/>
        </w:rPr>
      </w:pPr>
      <w:ins w:id="4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ins>
      <w:r>
        <w:rPr>
          <w:webHidden/>
        </w:rPr>
      </w:r>
      <w:r>
        <w:rPr>
          <w:webHidden/>
        </w:rPr>
        <w:fldChar w:fldCharType="separate"/>
      </w:r>
      <w:ins w:id="451" w:author="Gavin Rawson" w:date="2024-07-17T10:16:00Z" w16du:dateUtc="2024-07-17T09:16:00Z">
        <w:r w:rsidR="00B048D0">
          <w:rPr>
            <w:webHidden/>
          </w:rPr>
          <w:t>88</w:t>
        </w:r>
      </w:ins>
      <w:ins w:id="452" w:author="Gavin Rawson" w:date="2024-07-17T08:55:00Z" w16du:dateUtc="2024-07-17T07:55:00Z">
        <w:r>
          <w:rPr>
            <w:webHidden/>
          </w:rPr>
          <w:fldChar w:fldCharType="end"/>
        </w:r>
        <w:r w:rsidRPr="008A1F7D">
          <w:rPr>
            <w:rStyle w:val="Hyperlink"/>
          </w:rPr>
          <w:fldChar w:fldCharType="end"/>
        </w:r>
      </w:ins>
    </w:p>
    <w:p w14:paraId="13E8F232" w14:textId="41467851" w:rsidR="003A2150" w:rsidRDefault="003A2150">
      <w:pPr>
        <w:pStyle w:val="TOC2"/>
        <w:rPr>
          <w:ins w:id="453" w:author="Gavin Rawson" w:date="2024-07-17T08:55:00Z" w16du:dateUtc="2024-07-17T07:55:00Z"/>
          <w:rFonts w:asciiTheme="minorHAnsi" w:eastAsiaTheme="minorEastAsia" w:hAnsiTheme="minorHAnsi" w:cstheme="minorBidi"/>
          <w:kern w:val="2"/>
          <w:sz w:val="24"/>
          <w:szCs w:val="24"/>
          <w14:ligatures w14:val="standardContextual"/>
        </w:rPr>
      </w:pPr>
      <w:ins w:id="4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ins>
      <w:r>
        <w:rPr>
          <w:webHidden/>
        </w:rPr>
      </w:r>
      <w:r>
        <w:rPr>
          <w:webHidden/>
        </w:rPr>
        <w:fldChar w:fldCharType="separate"/>
      </w:r>
      <w:ins w:id="455" w:author="Gavin Rawson" w:date="2024-07-17T10:16:00Z" w16du:dateUtc="2024-07-17T09:16:00Z">
        <w:r w:rsidR="00B048D0">
          <w:rPr>
            <w:webHidden/>
          </w:rPr>
          <w:t>94</w:t>
        </w:r>
      </w:ins>
      <w:ins w:id="456" w:author="Gavin Rawson" w:date="2024-07-17T08:55:00Z" w16du:dateUtc="2024-07-17T07:55:00Z">
        <w:r>
          <w:rPr>
            <w:webHidden/>
          </w:rPr>
          <w:fldChar w:fldCharType="end"/>
        </w:r>
        <w:r w:rsidRPr="008A1F7D">
          <w:rPr>
            <w:rStyle w:val="Hyperlink"/>
          </w:rPr>
          <w:fldChar w:fldCharType="end"/>
        </w:r>
      </w:ins>
    </w:p>
    <w:p w14:paraId="6AA02AA0" w14:textId="76747115" w:rsidR="003A2150" w:rsidRDefault="003A2150">
      <w:pPr>
        <w:pStyle w:val="TOC2"/>
        <w:rPr>
          <w:ins w:id="457" w:author="Gavin Rawson" w:date="2024-07-17T08:55:00Z" w16du:dateUtc="2024-07-17T07:55:00Z"/>
          <w:rFonts w:asciiTheme="minorHAnsi" w:eastAsiaTheme="minorEastAsia" w:hAnsiTheme="minorHAnsi" w:cstheme="minorBidi"/>
          <w:kern w:val="2"/>
          <w:sz w:val="24"/>
          <w:szCs w:val="24"/>
          <w14:ligatures w14:val="standardContextual"/>
        </w:rPr>
      </w:pPr>
      <w:ins w:id="4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ins>
      <w:r>
        <w:rPr>
          <w:webHidden/>
        </w:rPr>
      </w:r>
      <w:r>
        <w:rPr>
          <w:webHidden/>
        </w:rPr>
        <w:fldChar w:fldCharType="separate"/>
      </w:r>
      <w:ins w:id="459" w:author="Gavin Rawson" w:date="2024-07-17T10:16:00Z" w16du:dateUtc="2024-07-17T09:16:00Z">
        <w:r w:rsidR="00B048D0">
          <w:rPr>
            <w:webHidden/>
          </w:rPr>
          <w:t>94</w:t>
        </w:r>
      </w:ins>
      <w:ins w:id="460" w:author="Gavin Rawson" w:date="2024-07-17T08:55:00Z" w16du:dateUtc="2024-07-17T07:55:00Z">
        <w:r>
          <w:rPr>
            <w:webHidden/>
          </w:rPr>
          <w:fldChar w:fldCharType="end"/>
        </w:r>
        <w:r w:rsidRPr="008A1F7D">
          <w:rPr>
            <w:rStyle w:val="Hyperlink"/>
          </w:rPr>
          <w:fldChar w:fldCharType="end"/>
        </w:r>
      </w:ins>
    </w:p>
    <w:p w14:paraId="1D901A63" w14:textId="19CA1083" w:rsidR="003A2150" w:rsidRDefault="003A2150">
      <w:pPr>
        <w:pStyle w:val="TOC1"/>
        <w:rPr>
          <w:ins w:id="461" w:author="Gavin Rawson" w:date="2024-07-17T08:55:00Z" w16du:dateUtc="2024-07-17T07:55:00Z"/>
          <w:rFonts w:asciiTheme="minorHAnsi" w:eastAsiaTheme="minorEastAsia" w:hAnsiTheme="minorHAnsi" w:cstheme="minorBidi"/>
          <w:bCs w:val="0"/>
          <w:kern w:val="2"/>
          <w:sz w:val="24"/>
          <w:szCs w:val="24"/>
          <w14:ligatures w14:val="standardContextual"/>
        </w:rPr>
      </w:pPr>
      <w:ins w:id="4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ins>
      <w:r>
        <w:rPr>
          <w:webHidden/>
        </w:rPr>
      </w:r>
      <w:r>
        <w:rPr>
          <w:webHidden/>
        </w:rPr>
        <w:fldChar w:fldCharType="separate"/>
      </w:r>
      <w:ins w:id="463" w:author="Gavin Rawson" w:date="2024-07-17T10:16:00Z" w16du:dateUtc="2024-07-17T09:16:00Z">
        <w:r w:rsidR="00B048D0">
          <w:rPr>
            <w:webHidden/>
          </w:rPr>
          <w:t>96</w:t>
        </w:r>
      </w:ins>
      <w:ins w:id="464"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465" w:author="Gavin Rawson" w:date="2024-07-17T08:55:00Z" w16du:dateUtc="2024-07-17T07:55:00Z"/>
          <w:rFonts w:asciiTheme="minorHAnsi" w:eastAsiaTheme="minorEastAsia" w:hAnsiTheme="minorHAnsi" w:cstheme="minorBidi"/>
          <w:bCs w:val="0"/>
          <w:kern w:val="2"/>
          <w:sz w:val="22"/>
          <w:szCs w:val="22"/>
          <w14:ligatures w14:val="standardContextual"/>
        </w:rPr>
      </w:pPr>
      <w:del w:id="466" w:author="Gavin Rawson" w:date="2024-07-17T08:55:00Z" w16du:dateUtc="2024-07-17T07:55:00Z">
        <w:r w:rsidRPr="003A2150" w:rsidDel="003A2150">
          <w:rPr>
            <w:rPrChange w:id="467" w:author="Gavin Rawson" w:date="2024-07-17T08:55:00Z" w16du:dateUtc="2024-07-17T07:55:00Z">
              <w:rPr>
                <w:rStyle w:val="Hyperlink"/>
                <w:bCs w:val="0"/>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468" w:author="Gavin Rawson" w:date="2024-07-17T08:55:00Z" w16du:dateUtc="2024-07-17T07:55:00Z"/>
          <w:rFonts w:asciiTheme="minorHAnsi" w:eastAsiaTheme="minorEastAsia" w:hAnsiTheme="minorHAnsi" w:cstheme="minorBidi"/>
          <w:bCs w:val="0"/>
          <w:kern w:val="2"/>
          <w:sz w:val="22"/>
          <w:szCs w:val="22"/>
          <w14:ligatures w14:val="standardContextual"/>
        </w:rPr>
      </w:pPr>
      <w:del w:id="469" w:author="Gavin Rawson" w:date="2024-07-17T08:55:00Z" w16du:dateUtc="2024-07-17T07:55:00Z">
        <w:r w:rsidRPr="003A2150" w:rsidDel="003A2150">
          <w:rPr>
            <w:rPrChange w:id="470" w:author="Gavin Rawson" w:date="2024-07-17T08:55:00Z" w16du:dateUtc="2024-07-17T07:55:00Z">
              <w:rPr>
                <w:rStyle w:val="Hyperlink"/>
                <w:bCs w:val="0"/>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471" w:author="Gavin Rawson" w:date="2024-07-17T08:55:00Z" w16du:dateUtc="2024-07-17T07:55:00Z"/>
          <w:rFonts w:asciiTheme="minorHAnsi" w:eastAsiaTheme="minorEastAsia" w:hAnsiTheme="minorHAnsi" w:cstheme="minorBidi"/>
          <w:bCs w:val="0"/>
          <w:kern w:val="2"/>
          <w:sz w:val="22"/>
          <w:szCs w:val="22"/>
          <w14:ligatures w14:val="standardContextual"/>
        </w:rPr>
      </w:pPr>
      <w:del w:id="472" w:author="Gavin Rawson" w:date="2024-07-17T08:55:00Z" w16du:dateUtc="2024-07-17T07:55:00Z">
        <w:r w:rsidRPr="003A2150" w:rsidDel="003A2150">
          <w:rPr>
            <w:rPrChange w:id="473" w:author="Gavin Rawson" w:date="2024-07-17T08:55:00Z" w16du:dateUtc="2024-07-17T07:55:00Z">
              <w:rPr>
                <w:rStyle w:val="Hyperlink"/>
                <w:bCs w:val="0"/>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474" w:author="Gavin Rawson" w:date="2024-07-17T08:55:00Z" w16du:dateUtc="2024-07-17T07:55:00Z"/>
          <w:rFonts w:asciiTheme="minorHAnsi" w:eastAsiaTheme="minorEastAsia" w:hAnsiTheme="minorHAnsi" w:cstheme="minorBidi"/>
          <w:bCs w:val="0"/>
          <w:kern w:val="2"/>
          <w:sz w:val="22"/>
          <w:szCs w:val="22"/>
          <w14:ligatures w14:val="standardContextual"/>
        </w:rPr>
      </w:pPr>
      <w:del w:id="475" w:author="Gavin Rawson" w:date="2024-07-17T08:55:00Z" w16du:dateUtc="2024-07-17T07:55:00Z">
        <w:r w:rsidRPr="003A2150" w:rsidDel="003A2150">
          <w:rPr>
            <w:rPrChange w:id="476" w:author="Gavin Rawson" w:date="2024-07-17T08:55:00Z" w16du:dateUtc="2024-07-17T07:55:00Z">
              <w:rPr>
                <w:rStyle w:val="Hyperlink"/>
                <w:bCs w:val="0"/>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477" w:author="Gavin Rawson" w:date="2024-07-17T08:55:00Z" w16du:dateUtc="2024-07-17T07:55:00Z"/>
          <w:rFonts w:asciiTheme="minorHAnsi" w:eastAsiaTheme="minorEastAsia" w:hAnsiTheme="minorHAnsi" w:cstheme="minorBidi"/>
          <w:bCs w:val="0"/>
          <w:kern w:val="2"/>
          <w:sz w:val="22"/>
          <w:szCs w:val="22"/>
          <w14:ligatures w14:val="standardContextual"/>
        </w:rPr>
      </w:pPr>
      <w:del w:id="478" w:author="Gavin Rawson" w:date="2024-07-17T08:55:00Z" w16du:dateUtc="2024-07-17T07:55:00Z">
        <w:r w:rsidRPr="003A2150" w:rsidDel="003A2150">
          <w:rPr>
            <w:rPrChange w:id="479" w:author="Gavin Rawson" w:date="2024-07-17T08:55:00Z" w16du:dateUtc="2024-07-17T07:55:00Z">
              <w:rPr>
                <w:rStyle w:val="Hyperlink"/>
                <w:bCs w:val="0"/>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480" w:author="Gavin Rawson" w:date="2024-07-17T08:55:00Z" w16du:dateUtc="2024-07-17T07:55:00Z"/>
          <w:rFonts w:asciiTheme="minorHAnsi" w:eastAsiaTheme="minorEastAsia" w:hAnsiTheme="minorHAnsi" w:cstheme="minorBidi"/>
          <w:bCs w:val="0"/>
          <w:kern w:val="2"/>
          <w:sz w:val="22"/>
          <w:szCs w:val="22"/>
          <w14:ligatures w14:val="standardContextual"/>
        </w:rPr>
      </w:pPr>
      <w:del w:id="481" w:author="Gavin Rawson" w:date="2024-07-17T08:55:00Z" w16du:dateUtc="2024-07-17T07:55:00Z">
        <w:r w:rsidRPr="003A2150" w:rsidDel="003A2150">
          <w:rPr>
            <w:rPrChange w:id="482" w:author="Gavin Rawson" w:date="2024-07-17T08:55:00Z" w16du:dateUtc="2024-07-17T07:55:00Z">
              <w:rPr>
                <w:rStyle w:val="Hyperlink"/>
                <w:bCs w:val="0"/>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483" w:author="Gavin Rawson" w:date="2024-07-17T08:55:00Z" w16du:dateUtc="2024-07-17T07:55:00Z"/>
          <w:rFonts w:asciiTheme="minorHAnsi" w:eastAsiaTheme="minorEastAsia" w:hAnsiTheme="minorHAnsi" w:cstheme="minorBidi"/>
          <w:bCs w:val="0"/>
          <w:kern w:val="2"/>
          <w:sz w:val="22"/>
          <w:szCs w:val="22"/>
          <w14:ligatures w14:val="standardContextual"/>
        </w:rPr>
      </w:pPr>
      <w:del w:id="484" w:author="Gavin Rawson" w:date="2024-07-17T08:55:00Z" w16du:dateUtc="2024-07-17T07:55:00Z">
        <w:r w:rsidRPr="003A2150" w:rsidDel="003A2150">
          <w:rPr>
            <w:rPrChange w:id="485" w:author="Gavin Rawson" w:date="2024-07-17T08:55:00Z" w16du:dateUtc="2024-07-17T07:55:00Z">
              <w:rPr>
                <w:rStyle w:val="Hyperlink"/>
                <w:bCs w:val="0"/>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486" w:author="Gavin Rawson" w:date="2024-07-17T08:55:00Z" w16du:dateUtc="2024-07-17T07:55:00Z"/>
          <w:rFonts w:asciiTheme="minorHAnsi" w:eastAsiaTheme="minorEastAsia" w:hAnsiTheme="minorHAnsi" w:cstheme="minorBidi"/>
          <w:bCs w:val="0"/>
          <w:kern w:val="2"/>
          <w:sz w:val="22"/>
          <w:szCs w:val="22"/>
          <w14:ligatures w14:val="standardContextual"/>
        </w:rPr>
      </w:pPr>
      <w:del w:id="487" w:author="Gavin Rawson" w:date="2024-07-17T08:55:00Z" w16du:dateUtc="2024-07-17T07:55:00Z">
        <w:r w:rsidRPr="003A2150" w:rsidDel="003A2150">
          <w:rPr>
            <w:rPrChange w:id="488" w:author="Gavin Rawson" w:date="2024-07-17T08:55:00Z" w16du:dateUtc="2024-07-17T07:55:00Z">
              <w:rPr>
                <w:rStyle w:val="Hyperlink"/>
                <w:bCs w:val="0"/>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89" w:author="Gavin Rawson" w:date="2024-07-17T08:55:00Z" w16du:dateUtc="2024-07-17T07:55:00Z">
              <w:rPr>
                <w:rStyle w:val="Hyperlink"/>
                <w:bCs w:val="0"/>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90" w:author="Gavin Rawson" w:date="2024-07-17T08:55:00Z" w16du:dateUtc="2024-07-17T07:55:00Z"/>
          <w:rFonts w:asciiTheme="minorHAnsi" w:eastAsiaTheme="minorEastAsia" w:hAnsiTheme="minorHAnsi" w:cstheme="minorBidi"/>
          <w:kern w:val="2"/>
          <w:sz w:val="22"/>
          <w:szCs w:val="22"/>
          <w14:ligatures w14:val="standardContextual"/>
        </w:rPr>
      </w:pPr>
      <w:del w:id="491" w:author="Gavin Rawson" w:date="2024-07-17T08:55:00Z" w16du:dateUtc="2024-07-17T07:55:00Z">
        <w:r w:rsidRPr="003A2150" w:rsidDel="003A2150">
          <w:rPr>
            <w:rPrChange w:id="492"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93"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94" w:author="Gavin Rawson" w:date="2024-07-17T08:55:00Z" w16du:dateUtc="2024-07-17T07:55:00Z"/>
          <w:rFonts w:asciiTheme="minorHAnsi" w:eastAsiaTheme="minorEastAsia" w:hAnsiTheme="minorHAnsi" w:cstheme="minorBidi"/>
          <w:kern w:val="2"/>
          <w:sz w:val="22"/>
          <w:szCs w:val="22"/>
          <w14:ligatures w14:val="standardContextual"/>
        </w:rPr>
      </w:pPr>
      <w:del w:id="495" w:author="Gavin Rawson" w:date="2024-07-17T08:55:00Z" w16du:dateUtc="2024-07-17T07:55:00Z">
        <w:r w:rsidRPr="003A2150" w:rsidDel="003A2150">
          <w:rPr>
            <w:rPrChange w:id="496"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97"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498" w:author="Gavin Rawson" w:date="2024-07-17T08:55:00Z" w16du:dateUtc="2024-07-17T07:55:00Z"/>
          <w:rFonts w:asciiTheme="minorHAnsi" w:eastAsiaTheme="minorEastAsia" w:hAnsiTheme="minorHAnsi" w:cstheme="minorBidi"/>
          <w:kern w:val="2"/>
          <w:sz w:val="22"/>
          <w:szCs w:val="22"/>
          <w14:ligatures w14:val="standardContextual"/>
        </w:rPr>
      </w:pPr>
      <w:del w:id="499" w:author="Gavin Rawson" w:date="2024-07-17T08:55:00Z" w16du:dateUtc="2024-07-17T07:55:00Z">
        <w:r w:rsidRPr="003A2150" w:rsidDel="003A2150">
          <w:rPr>
            <w:rPrChange w:id="500"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1"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502" w:author="Gavin Rawson" w:date="2024-07-17T08:55:00Z" w16du:dateUtc="2024-07-17T07:55:00Z"/>
          <w:rFonts w:asciiTheme="minorHAnsi" w:eastAsiaTheme="minorEastAsia" w:hAnsiTheme="minorHAnsi" w:cstheme="minorBidi"/>
          <w:kern w:val="2"/>
          <w:sz w:val="22"/>
          <w:szCs w:val="22"/>
          <w14:ligatures w14:val="standardContextual"/>
        </w:rPr>
      </w:pPr>
      <w:del w:id="503" w:author="Gavin Rawson" w:date="2024-07-17T08:55:00Z" w16du:dateUtc="2024-07-17T07:55:00Z">
        <w:r w:rsidRPr="003A2150" w:rsidDel="003A2150">
          <w:rPr>
            <w:rPrChange w:id="504"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5"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506" w:author="Gavin Rawson" w:date="2024-07-17T08:55:00Z" w16du:dateUtc="2024-07-17T07:55:00Z"/>
          <w:rFonts w:asciiTheme="minorHAnsi" w:eastAsiaTheme="minorEastAsia" w:hAnsiTheme="minorHAnsi" w:cstheme="minorBidi"/>
          <w:kern w:val="2"/>
          <w:sz w:val="22"/>
          <w:szCs w:val="22"/>
          <w14:ligatures w14:val="standardContextual"/>
        </w:rPr>
      </w:pPr>
      <w:del w:id="507" w:author="Gavin Rawson" w:date="2024-07-17T08:55:00Z" w16du:dateUtc="2024-07-17T07:55:00Z">
        <w:r w:rsidRPr="003A2150" w:rsidDel="003A2150">
          <w:rPr>
            <w:rPrChange w:id="508"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9"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510" w:author="Gavin Rawson" w:date="2024-07-17T08:55:00Z" w16du:dateUtc="2024-07-17T07:55:00Z"/>
          <w:rFonts w:asciiTheme="minorHAnsi" w:eastAsiaTheme="minorEastAsia" w:hAnsiTheme="minorHAnsi" w:cstheme="minorBidi"/>
          <w:kern w:val="2"/>
          <w:sz w:val="22"/>
          <w:szCs w:val="22"/>
          <w14:ligatures w14:val="standardContextual"/>
        </w:rPr>
      </w:pPr>
      <w:del w:id="511" w:author="Gavin Rawson" w:date="2024-07-17T08:55:00Z" w16du:dateUtc="2024-07-17T07:55:00Z">
        <w:r w:rsidRPr="003A2150" w:rsidDel="003A2150">
          <w:rPr>
            <w:rPrChange w:id="512"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13"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514" w:author="Gavin Rawson" w:date="2024-07-17T08:55:00Z" w16du:dateUtc="2024-07-17T07:55:00Z"/>
          <w:rFonts w:asciiTheme="minorHAnsi" w:eastAsiaTheme="minorEastAsia" w:hAnsiTheme="minorHAnsi" w:cstheme="minorBidi"/>
          <w:kern w:val="2"/>
          <w:sz w:val="22"/>
          <w:szCs w:val="22"/>
          <w14:ligatures w14:val="standardContextual"/>
        </w:rPr>
      </w:pPr>
      <w:del w:id="515" w:author="Gavin Rawson" w:date="2024-07-17T08:55:00Z" w16du:dateUtc="2024-07-17T07:55:00Z">
        <w:r w:rsidRPr="003A2150" w:rsidDel="003A2150">
          <w:rPr>
            <w:rPrChange w:id="516"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17"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518" w:author="Gavin Rawson" w:date="2024-07-17T08:55:00Z" w16du:dateUtc="2024-07-17T07:55:00Z"/>
          <w:rFonts w:asciiTheme="minorHAnsi" w:eastAsiaTheme="minorEastAsia" w:hAnsiTheme="minorHAnsi" w:cstheme="minorBidi"/>
          <w:bCs w:val="0"/>
          <w:kern w:val="2"/>
          <w:sz w:val="22"/>
          <w:szCs w:val="22"/>
          <w14:ligatures w14:val="standardContextual"/>
        </w:rPr>
      </w:pPr>
      <w:del w:id="519" w:author="Gavin Rawson" w:date="2024-07-17T08:55:00Z" w16du:dateUtc="2024-07-17T07:55:00Z">
        <w:r w:rsidRPr="003A2150" w:rsidDel="003A2150">
          <w:rPr>
            <w:rPrChange w:id="520" w:author="Gavin Rawson" w:date="2024-07-17T08:55:00Z" w16du:dateUtc="2024-07-17T07:55:00Z">
              <w:rPr>
                <w:rStyle w:val="Hyperlink"/>
                <w:bCs w:val="0"/>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21" w:author="Gavin Rawson" w:date="2024-07-17T08:55:00Z" w16du:dateUtc="2024-07-17T07:55:00Z">
              <w:rPr>
                <w:rStyle w:val="Hyperlink"/>
                <w:bCs w:val="0"/>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522" w:author="Gavin Rawson" w:date="2024-07-17T08:55:00Z" w16du:dateUtc="2024-07-17T07:55:00Z"/>
          <w:rFonts w:asciiTheme="minorHAnsi" w:eastAsiaTheme="minorEastAsia" w:hAnsiTheme="minorHAnsi" w:cstheme="minorBidi"/>
          <w:kern w:val="2"/>
          <w:sz w:val="22"/>
          <w:szCs w:val="22"/>
          <w14:ligatures w14:val="standardContextual"/>
        </w:rPr>
      </w:pPr>
      <w:del w:id="523" w:author="Gavin Rawson" w:date="2024-07-17T08:55:00Z" w16du:dateUtc="2024-07-17T07:55:00Z">
        <w:r w:rsidRPr="003A2150" w:rsidDel="003A2150">
          <w:rPr>
            <w:rPrChange w:id="524"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25"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526" w:author="Gavin Rawson" w:date="2024-07-17T08:55:00Z" w16du:dateUtc="2024-07-17T07:55:00Z"/>
          <w:rFonts w:asciiTheme="minorHAnsi" w:eastAsiaTheme="minorEastAsia" w:hAnsiTheme="minorHAnsi" w:cstheme="minorBidi"/>
          <w:noProof/>
          <w:kern w:val="2"/>
          <w:sz w:val="22"/>
          <w:szCs w:val="22"/>
          <w14:ligatures w14:val="standardContextual"/>
        </w:rPr>
      </w:pPr>
      <w:del w:id="527" w:author="Gavin Rawson" w:date="2024-07-17T08:55:00Z" w16du:dateUtc="2024-07-17T07:55:00Z">
        <w:r w:rsidRPr="003A2150" w:rsidDel="003A2150">
          <w:rPr>
            <w:rPrChange w:id="528"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9"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530" w:author="Gavin Rawson" w:date="2024-07-17T08:55:00Z" w16du:dateUtc="2024-07-17T07:55:00Z"/>
          <w:rFonts w:asciiTheme="minorHAnsi" w:eastAsiaTheme="minorEastAsia" w:hAnsiTheme="minorHAnsi" w:cstheme="minorBidi"/>
          <w:noProof/>
          <w:kern w:val="2"/>
          <w:sz w:val="22"/>
          <w:szCs w:val="22"/>
          <w14:ligatures w14:val="standardContextual"/>
        </w:rPr>
      </w:pPr>
      <w:del w:id="531" w:author="Gavin Rawson" w:date="2024-07-17T08:55:00Z" w16du:dateUtc="2024-07-17T07:55:00Z">
        <w:r w:rsidRPr="003A2150" w:rsidDel="003A2150">
          <w:rPr>
            <w:rPrChange w:id="532"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3"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534" w:author="Gavin Rawson" w:date="2024-07-17T08:55:00Z" w16du:dateUtc="2024-07-17T07:55:00Z"/>
          <w:rFonts w:asciiTheme="minorHAnsi" w:eastAsiaTheme="minorEastAsia" w:hAnsiTheme="minorHAnsi" w:cstheme="minorBidi"/>
          <w:noProof/>
          <w:kern w:val="2"/>
          <w:sz w:val="22"/>
          <w:szCs w:val="22"/>
          <w14:ligatures w14:val="standardContextual"/>
        </w:rPr>
      </w:pPr>
      <w:del w:id="535" w:author="Gavin Rawson" w:date="2024-07-17T08:55:00Z" w16du:dateUtc="2024-07-17T07:55:00Z">
        <w:r w:rsidRPr="003A2150" w:rsidDel="003A2150">
          <w:rPr>
            <w:rPrChange w:id="536"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7"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538" w:author="Gavin Rawson" w:date="2024-07-17T08:55:00Z" w16du:dateUtc="2024-07-17T07:55:00Z"/>
          <w:rFonts w:asciiTheme="minorHAnsi" w:eastAsiaTheme="minorEastAsia" w:hAnsiTheme="minorHAnsi" w:cstheme="minorBidi"/>
          <w:noProof/>
          <w:kern w:val="2"/>
          <w:sz w:val="22"/>
          <w:szCs w:val="22"/>
          <w14:ligatures w14:val="standardContextual"/>
        </w:rPr>
      </w:pPr>
      <w:del w:id="539" w:author="Gavin Rawson" w:date="2024-07-17T08:55:00Z" w16du:dateUtc="2024-07-17T07:55:00Z">
        <w:r w:rsidRPr="003A2150" w:rsidDel="003A2150">
          <w:rPr>
            <w:rPrChange w:id="540"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1"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542" w:author="Gavin Rawson" w:date="2024-07-17T08:55:00Z" w16du:dateUtc="2024-07-17T07:55:00Z"/>
          <w:rFonts w:asciiTheme="minorHAnsi" w:eastAsiaTheme="minorEastAsia" w:hAnsiTheme="minorHAnsi" w:cstheme="minorBidi"/>
          <w:noProof/>
          <w:kern w:val="2"/>
          <w:sz w:val="22"/>
          <w:szCs w:val="22"/>
          <w14:ligatures w14:val="standardContextual"/>
        </w:rPr>
      </w:pPr>
      <w:del w:id="543" w:author="Gavin Rawson" w:date="2024-07-17T08:55:00Z" w16du:dateUtc="2024-07-17T07:55:00Z">
        <w:r w:rsidRPr="003A2150" w:rsidDel="003A2150">
          <w:rPr>
            <w:rPrChange w:id="544"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5"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546" w:author="Gavin Rawson" w:date="2024-07-17T08:55:00Z" w16du:dateUtc="2024-07-17T07:55:00Z"/>
          <w:rFonts w:asciiTheme="minorHAnsi" w:eastAsiaTheme="minorEastAsia" w:hAnsiTheme="minorHAnsi" w:cstheme="minorBidi"/>
          <w:kern w:val="2"/>
          <w:sz w:val="22"/>
          <w:szCs w:val="22"/>
          <w14:ligatures w14:val="standardContextual"/>
        </w:rPr>
      </w:pPr>
      <w:del w:id="547" w:author="Gavin Rawson" w:date="2024-07-17T08:55:00Z" w16du:dateUtc="2024-07-17T07:55:00Z">
        <w:r w:rsidRPr="003A2150" w:rsidDel="003A2150">
          <w:rPr>
            <w:rPrChange w:id="548" w:author="Gavin Rawson" w:date="2024-07-17T08:55:00Z" w16du:dateUtc="2024-07-17T07:55:00Z">
              <w:rPr>
                <w:rStyle w:val="Hyperlink"/>
              </w:rPr>
            </w:rPrChange>
          </w:rPr>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49"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550" w:author="Gavin Rawson" w:date="2024-07-17T08:55:00Z" w16du:dateUtc="2024-07-17T07:55:00Z"/>
          <w:rFonts w:asciiTheme="minorHAnsi" w:eastAsiaTheme="minorEastAsia" w:hAnsiTheme="minorHAnsi" w:cstheme="minorBidi"/>
          <w:kern w:val="2"/>
          <w:sz w:val="22"/>
          <w:szCs w:val="22"/>
          <w14:ligatures w14:val="standardContextual"/>
        </w:rPr>
      </w:pPr>
      <w:del w:id="551" w:author="Gavin Rawson" w:date="2024-07-17T08:55:00Z" w16du:dateUtc="2024-07-17T07:55:00Z">
        <w:r w:rsidRPr="003A2150" w:rsidDel="003A2150">
          <w:rPr>
            <w:rPrChange w:id="552" w:author="Gavin Rawson" w:date="2024-07-17T08:55:00Z" w16du:dateUtc="2024-07-17T07:55:00Z">
              <w:rPr>
                <w:rStyle w:val="Hyperlink"/>
              </w:rPr>
            </w:rPrChange>
          </w:rPr>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3"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554" w:author="Gavin Rawson" w:date="2024-07-17T08:55:00Z" w16du:dateUtc="2024-07-17T07:55:00Z"/>
          <w:rFonts w:asciiTheme="minorHAnsi" w:eastAsiaTheme="minorEastAsia" w:hAnsiTheme="minorHAnsi" w:cstheme="minorBidi"/>
          <w:kern w:val="2"/>
          <w:sz w:val="22"/>
          <w:szCs w:val="22"/>
          <w14:ligatures w14:val="standardContextual"/>
        </w:rPr>
      </w:pPr>
      <w:del w:id="555" w:author="Gavin Rawson" w:date="2024-07-17T08:55:00Z" w16du:dateUtc="2024-07-17T07:55:00Z">
        <w:r w:rsidRPr="003A2150" w:rsidDel="003A2150">
          <w:rPr>
            <w:rPrChange w:id="556"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7"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558" w:author="Gavin Rawson" w:date="2024-07-17T08:55:00Z" w16du:dateUtc="2024-07-17T07:55:00Z"/>
          <w:rFonts w:asciiTheme="minorHAnsi" w:eastAsiaTheme="minorEastAsia" w:hAnsiTheme="minorHAnsi" w:cstheme="minorBidi"/>
          <w:noProof/>
          <w:kern w:val="2"/>
          <w:sz w:val="22"/>
          <w:szCs w:val="22"/>
          <w14:ligatures w14:val="standardContextual"/>
        </w:rPr>
      </w:pPr>
      <w:del w:id="559" w:author="Gavin Rawson" w:date="2024-07-17T08:55:00Z" w16du:dateUtc="2024-07-17T07:55:00Z">
        <w:r w:rsidRPr="003A2150" w:rsidDel="003A2150">
          <w:rPr>
            <w:rPrChange w:id="560"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61" w:author="Gavin Rawson" w:date="2024-07-17T08:55:00Z" w16du:dateUtc="2024-07-17T07:55:00Z">
              <w:rPr>
                <w:rStyle w:val="Hyperlink"/>
                <w:noProof/>
              </w:rPr>
            </w:rPrChange>
          </w:rPr>
          <w:delText>Point quality flags</w:delText>
        </w:r>
        <w:r w:rsidDel="003A2150">
          <w:rPr>
            <w:noProof/>
            <w:webHidden/>
          </w:rPr>
          <w:tab/>
        </w:r>
      </w:del>
      <w:del w:id="562"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563" w:author="Gavin Rawson" w:date="2024-07-17T08:55:00Z" w16du:dateUtc="2024-07-17T07:55:00Z"/>
          <w:rFonts w:asciiTheme="minorHAnsi" w:eastAsiaTheme="minorEastAsia" w:hAnsiTheme="minorHAnsi" w:cstheme="minorBidi"/>
          <w:noProof/>
          <w:kern w:val="2"/>
          <w:sz w:val="22"/>
          <w:szCs w:val="22"/>
          <w14:ligatures w14:val="standardContextual"/>
        </w:rPr>
      </w:pPr>
      <w:del w:id="564" w:author="Gavin Rawson" w:date="2024-07-17T08:55:00Z" w16du:dateUtc="2024-07-17T07:55:00Z">
        <w:r w:rsidRPr="003A2150" w:rsidDel="003A2150">
          <w:rPr>
            <w:rPrChange w:id="565"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66"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567" w:author="Gavin Rawson" w:date="2024-07-17T08:55:00Z" w16du:dateUtc="2024-07-17T07:55:00Z"/>
          <w:rFonts w:asciiTheme="minorHAnsi" w:eastAsiaTheme="minorEastAsia" w:hAnsiTheme="minorHAnsi" w:cstheme="minorBidi"/>
          <w:noProof/>
          <w:kern w:val="2"/>
          <w:sz w:val="22"/>
          <w:szCs w:val="22"/>
          <w14:ligatures w14:val="standardContextual"/>
        </w:rPr>
      </w:pPr>
      <w:del w:id="568" w:author="Gavin Rawson" w:date="2024-07-17T08:55:00Z" w16du:dateUtc="2024-07-17T07:55:00Z">
        <w:r w:rsidRPr="003A2150" w:rsidDel="003A2150">
          <w:rPr>
            <w:rPrChange w:id="569"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70"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571" w:author="Gavin Rawson" w:date="2024-07-17T08:55:00Z" w16du:dateUtc="2024-07-17T07:55:00Z"/>
          <w:rFonts w:asciiTheme="minorHAnsi" w:eastAsiaTheme="minorEastAsia" w:hAnsiTheme="minorHAnsi" w:cstheme="minorBidi"/>
          <w:noProof/>
          <w:kern w:val="2"/>
          <w:sz w:val="22"/>
          <w:szCs w:val="22"/>
          <w14:ligatures w14:val="standardContextual"/>
        </w:rPr>
      </w:pPr>
      <w:del w:id="572" w:author="Gavin Rawson" w:date="2024-07-17T08:55:00Z" w16du:dateUtc="2024-07-17T07:55:00Z">
        <w:r w:rsidRPr="003A2150" w:rsidDel="003A2150">
          <w:rPr>
            <w:rPrChange w:id="573"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74"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575" w:author="Gavin Rawson" w:date="2024-07-17T08:55:00Z" w16du:dateUtc="2024-07-17T07:55:00Z"/>
          <w:rFonts w:asciiTheme="minorHAnsi" w:eastAsiaTheme="minorEastAsia" w:hAnsiTheme="minorHAnsi" w:cstheme="minorBidi"/>
          <w:noProof/>
          <w:kern w:val="2"/>
          <w:sz w:val="22"/>
          <w:szCs w:val="22"/>
          <w14:ligatures w14:val="standardContextual"/>
        </w:rPr>
      </w:pPr>
      <w:del w:id="576" w:author="Gavin Rawson" w:date="2024-07-17T08:55:00Z" w16du:dateUtc="2024-07-17T07:55:00Z">
        <w:r w:rsidRPr="003A2150" w:rsidDel="003A2150">
          <w:rPr>
            <w:rFonts w:eastAsia="DengXian"/>
            <w:rPrChange w:id="577"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78"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579" w:author="Gavin Rawson" w:date="2024-07-17T08:55:00Z" w16du:dateUtc="2024-07-17T07:55:00Z"/>
          <w:rFonts w:asciiTheme="minorHAnsi" w:eastAsiaTheme="minorEastAsia" w:hAnsiTheme="minorHAnsi" w:cstheme="minorBidi"/>
          <w:noProof/>
          <w:kern w:val="2"/>
          <w:sz w:val="22"/>
          <w:szCs w:val="22"/>
          <w14:ligatures w14:val="standardContextual"/>
        </w:rPr>
      </w:pPr>
      <w:del w:id="580" w:author="Gavin Rawson" w:date="2024-07-17T08:55:00Z" w16du:dateUtc="2024-07-17T07:55:00Z">
        <w:r w:rsidRPr="003A2150" w:rsidDel="003A2150">
          <w:rPr>
            <w:rFonts w:eastAsia="DengXian"/>
            <w:rPrChange w:id="581"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82"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583" w:author="Gavin Rawson" w:date="2024-07-17T08:55:00Z" w16du:dateUtc="2024-07-17T07:55:00Z"/>
          <w:rFonts w:asciiTheme="minorHAnsi" w:eastAsiaTheme="minorEastAsia" w:hAnsiTheme="minorHAnsi" w:cstheme="minorBidi"/>
          <w:noProof/>
          <w:kern w:val="2"/>
          <w:sz w:val="22"/>
          <w:szCs w:val="22"/>
          <w14:ligatures w14:val="standardContextual"/>
        </w:rPr>
      </w:pPr>
      <w:del w:id="584" w:author="Gavin Rawson" w:date="2024-07-17T08:55:00Z" w16du:dateUtc="2024-07-17T07:55:00Z">
        <w:r w:rsidRPr="003A2150" w:rsidDel="003A2150">
          <w:rPr>
            <w:rFonts w:eastAsia="DengXian"/>
            <w:rPrChange w:id="585"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586"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587" w:author="Gavin Rawson" w:date="2024-07-17T08:55:00Z" w16du:dateUtc="2024-07-17T07:55:00Z"/>
          <w:rFonts w:asciiTheme="minorHAnsi" w:eastAsiaTheme="minorEastAsia" w:hAnsiTheme="minorHAnsi" w:cstheme="minorBidi"/>
          <w:kern w:val="2"/>
          <w:sz w:val="22"/>
          <w:szCs w:val="22"/>
          <w14:ligatures w14:val="standardContextual"/>
        </w:rPr>
      </w:pPr>
      <w:del w:id="588" w:author="Gavin Rawson" w:date="2024-07-17T08:55:00Z" w16du:dateUtc="2024-07-17T07:55:00Z">
        <w:r w:rsidRPr="003A2150" w:rsidDel="003A2150">
          <w:rPr>
            <w:rPrChange w:id="589"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0"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91" w:author="Gavin Rawson" w:date="2024-07-17T08:55:00Z" w16du:dateUtc="2024-07-17T07:55:00Z"/>
          <w:rFonts w:asciiTheme="minorHAnsi" w:eastAsiaTheme="minorEastAsia" w:hAnsiTheme="minorHAnsi" w:cstheme="minorBidi"/>
          <w:noProof/>
          <w:kern w:val="2"/>
          <w:sz w:val="22"/>
          <w:szCs w:val="22"/>
          <w14:ligatures w14:val="standardContextual"/>
        </w:rPr>
      </w:pPr>
      <w:del w:id="592" w:author="Gavin Rawson" w:date="2024-07-17T08:55:00Z" w16du:dateUtc="2024-07-17T07:55:00Z">
        <w:r w:rsidRPr="003A2150" w:rsidDel="003A2150">
          <w:rPr>
            <w:rPrChange w:id="593"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94"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95" w:author="Gavin Rawson" w:date="2024-07-17T08:55:00Z" w16du:dateUtc="2024-07-17T07:55:00Z"/>
          <w:rFonts w:asciiTheme="minorHAnsi" w:eastAsiaTheme="minorEastAsia" w:hAnsiTheme="minorHAnsi" w:cstheme="minorBidi"/>
          <w:noProof/>
          <w:kern w:val="2"/>
          <w:sz w:val="22"/>
          <w:szCs w:val="22"/>
          <w14:ligatures w14:val="standardContextual"/>
        </w:rPr>
      </w:pPr>
      <w:del w:id="596" w:author="Gavin Rawson" w:date="2024-07-17T08:55:00Z" w16du:dateUtc="2024-07-17T07:55:00Z">
        <w:r w:rsidRPr="003A2150" w:rsidDel="003A2150">
          <w:rPr>
            <w:rPrChange w:id="597"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98"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599" w:author="Gavin Rawson" w:date="2024-07-17T08:55:00Z" w16du:dateUtc="2024-07-17T07:55:00Z"/>
          <w:rFonts w:asciiTheme="minorHAnsi" w:eastAsiaTheme="minorEastAsia" w:hAnsiTheme="minorHAnsi" w:cstheme="minorBidi"/>
          <w:noProof/>
          <w:kern w:val="2"/>
          <w:sz w:val="22"/>
          <w:szCs w:val="22"/>
          <w14:ligatures w14:val="standardContextual"/>
        </w:rPr>
      </w:pPr>
      <w:del w:id="600" w:author="Gavin Rawson" w:date="2024-07-17T08:55:00Z" w16du:dateUtc="2024-07-17T07:55:00Z">
        <w:r w:rsidRPr="003A2150" w:rsidDel="003A2150">
          <w:rPr>
            <w:rPrChange w:id="601"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2"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603" w:author="Gavin Rawson" w:date="2024-07-17T08:55:00Z" w16du:dateUtc="2024-07-17T07:55:00Z"/>
          <w:rFonts w:asciiTheme="minorHAnsi" w:eastAsiaTheme="minorEastAsia" w:hAnsiTheme="minorHAnsi" w:cstheme="minorBidi"/>
          <w:noProof/>
          <w:kern w:val="2"/>
          <w:sz w:val="22"/>
          <w:szCs w:val="22"/>
          <w14:ligatures w14:val="standardContextual"/>
        </w:rPr>
      </w:pPr>
      <w:del w:id="604" w:author="Gavin Rawson" w:date="2024-07-17T08:55:00Z" w16du:dateUtc="2024-07-17T07:55:00Z">
        <w:r w:rsidRPr="003A2150" w:rsidDel="003A2150">
          <w:rPr>
            <w:rPrChange w:id="605"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6"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607" w:author="Gavin Rawson" w:date="2024-07-17T08:55:00Z" w16du:dateUtc="2024-07-17T07:55:00Z"/>
          <w:rFonts w:asciiTheme="minorHAnsi" w:eastAsiaTheme="minorEastAsia" w:hAnsiTheme="minorHAnsi" w:cstheme="minorBidi"/>
          <w:noProof/>
          <w:kern w:val="2"/>
          <w:sz w:val="22"/>
          <w:szCs w:val="22"/>
          <w14:ligatures w14:val="standardContextual"/>
        </w:rPr>
      </w:pPr>
      <w:del w:id="608" w:author="Gavin Rawson" w:date="2024-07-17T08:55:00Z" w16du:dateUtc="2024-07-17T07:55:00Z">
        <w:r w:rsidRPr="003A2150" w:rsidDel="003A2150">
          <w:rPr>
            <w:rPrChange w:id="609"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0"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611" w:author="Gavin Rawson" w:date="2024-07-17T08:55:00Z" w16du:dateUtc="2024-07-17T07:55:00Z"/>
          <w:rFonts w:asciiTheme="minorHAnsi" w:eastAsiaTheme="minorEastAsia" w:hAnsiTheme="minorHAnsi" w:cstheme="minorBidi"/>
          <w:noProof/>
          <w:kern w:val="2"/>
          <w:sz w:val="22"/>
          <w:szCs w:val="22"/>
          <w14:ligatures w14:val="standardContextual"/>
        </w:rPr>
      </w:pPr>
      <w:del w:id="612" w:author="Gavin Rawson" w:date="2024-07-17T08:55:00Z" w16du:dateUtc="2024-07-17T07:55:00Z">
        <w:r w:rsidRPr="003A2150" w:rsidDel="003A2150">
          <w:rPr>
            <w:rPrChange w:id="613"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4"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615" w:author="Gavin Rawson" w:date="2024-07-17T08:55:00Z" w16du:dateUtc="2024-07-17T07:55:00Z"/>
          <w:rFonts w:asciiTheme="minorHAnsi" w:eastAsiaTheme="minorEastAsia" w:hAnsiTheme="minorHAnsi" w:cstheme="minorBidi"/>
          <w:noProof/>
          <w:kern w:val="2"/>
          <w:sz w:val="22"/>
          <w:szCs w:val="22"/>
          <w14:ligatures w14:val="standardContextual"/>
        </w:rPr>
      </w:pPr>
      <w:del w:id="616" w:author="Gavin Rawson" w:date="2024-07-17T08:55:00Z" w16du:dateUtc="2024-07-17T07:55:00Z">
        <w:r w:rsidRPr="003A2150" w:rsidDel="003A2150">
          <w:rPr>
            <w:rPrChange w:id="617"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8"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619" w:author="Gavin Rawson" w:date="2024-07-17T08:55:00Z" w16du:dateUtc="2024-07-17T07:55:00Z"/>
          <w:rFonts w:asciiTheme="minorHAnsi" w:eastAsiaTheme="minorEastAsia" w:hAnsiTheme="minorHAnsi" w:cstheme="minorBidi"/>
          <w:noProof/>
          <w:kern w:val="2"/>
          <w:sz w:val="22"/>
          <w:szCs w:val="22"/>
          <w14:ligatures w14:val="standardContextual"/>
        </w:rPr>
      </w:pPr>
      <w:del w:id="620" w:author="Gavin Rawson" w:date="2024-07-17T08:55:00Z" w16du:dateUtc="2024-07-17T07:55:00Z">
        <w:r w:rsidRPr="003A2150" w:rsidDel="003A2150">
          <w:rPr>
            <w:rPrChange w:id="621"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22"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623" w:author="Gavin Rawson" w:date="2024-07-17T08:55:00Z" w16du:dateUtc="2024-07-17T07:55:00Z"/>
          <w:rFonts w:asciiTheme="minorHAnsi" w:eastAsiaTheme="minorEastAsia" w:hAnsiTheme="minorHAnsi" w:cstheme="minorBidi"/>
          <w:kern w:val="2"/>
          <w:sz w:val="22"/>
          <w:szCs w:val="22"/>
          <w14:ligatures w14:val="standardContextual"/>
        </w:rPr>
      </w:pPr>
      <w:del w:id="624" w:author="Gavin Rawson" w:date="2024-07-17T08:55:00Z" w16du:dateUtc="2024-07-17T07:55:00Z">
        <w:r w:rsidRPr="003A2150" w:rsidDel="003A2150">
          <w:rPr>
            <w:rPrChange w:id="625"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626"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627" w:author="Gavin Rawson" w:date="2024-07-17T08:55:00Z" w16du:dateUtc="2024-07-17T07:55:00Z"/>
          <w:rFonts w:asciiTheme="minorHAnsi" w:eastAsiaTheme="minorEastAsia" w:hAnsiTheme="minorHAnsi" w:cstheme="minorBidi"/>
          <w:noProof/>
          <w:kern w:val="2"/>
          <w:sz w:val="22"/>
          <w:szCs w:val="22"/>
          <w14:ligatures w14:val="standardContextual"/>
        </w:rPr>
      </w:pPr>
      <w:del w:id="628" w:author="Gavin Rawson" w:date="2024-07-17T08:55:00Z" w16du:dateUtc="2024-07-17T07:55:00Z">
        <w:r w:rsidRPr="003A2150" w:rsidDel="003A2150">
          <w:rPr>
            <w:rPrChange w:id="629"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30"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631" w:author="Gavin Rawson" w:date="2024-07-17T08:55:00Z" w16du:dateUtc="2024-07-17T07:55:00Z"/>
          <w:rFonts w:asciiTheme="minorHAnsi" w:eastAsiaTheme="minorEastAsia" w:hAnsiTheme="minorHAnsi" w:cstheme="minorBidi"/>
          <w:noProof/>
          <w:kern w:val="2"/>
          <w:sz w:val="22"/>
          <w:szCs w:val="22"/>
          <w14:ligatures w14:val="standardContextual"/>
        </w:rPr>
      </w:pPr>
      <w:del w:id="632" w:author="Gavin Rawson" w:date="2024-07-17T08:55:00Z" w16du:dateUtc="2024-07-17T07:55:00Z">
        <w:r w:rsidRPr="003A2150" w:rsidDel="003A2150">
          <w:rPr>
            <w:rPrChange w:id="633"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34"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635" w:author="Gavin Rawson" w:date="2024-07-17T08:55:00Z" w16du:dateUtc="2024-07-17T07:55:00Z"/>
          <w:rFonts w:asciiTheme="minorHAnsi" w:eastAsiaTheme="minorEastAsia" w:hAnsiTheme="minorHAnsi" w:cstheme="minorBidi"/>
          <w:kern w:val="2"/>
          <w:sz w:val="22"/>
          <w:szCs w:val="22"/>
          <w14:ligatures w14:val="standardContextual"/>
        </w:rPr>
      </w:pPr>
      <w:del w:id="636" w:author="Gavin Rawson" w:date="2024-07-17T08:55:00Z" w16du:dateUtc="2024-07-17T07:55:00Z">
        <w:r w:rsidRPr="003A2150" w:rsidDel="003A2150">
          <w:rPr>
            <w:rPrChange w:id="637"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8"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639" w:author="Gavin Rawson" w:date="2024-07-17T08:55:00Z" w16du:dateUtc="2024-07-17T07:55:00Z"/>
          <w:rFonts w:asciiTheme="minorHAnsi" w:eastAsiaTheme="minorEastAsia" w:hAnsiTheme="minorHAnsi" w:cstheme="minorBidi"/>
          <w:kern w:val="2"/>
          <w:sz w:val="22"/>
          <w:szCs w:val="22"/>
          <w14:ligatures w14:val="standardContextual"/>
        </w:rPr>
      </w:pPr>
      <w:del w:id="640" w:author="Gavin Rawson" w:date="2024-07-17T08:55:00Z" w16du:dateUtc="2024-07-17T07:55:00Z">
        <w:r w:rsidRPr="003A2150" w:rsidDel="003A2150">
          <w:rPr>
            <w:rPrChange w:id="641"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2"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643" w:author="Gavin Rawson" w:date="2024-07-17T08:55:00Z" w16du:dateUtc="2024-07-17T07:55:00Z"/>
          <w:rFonts w:asciiTheme="minorHAnsi" w:eastAsiaTheme="minorEastAsia" w:hAnsiTheme="minorHAnsi" w:cstheme="minorBidi"/>
          <w:bCs w:val="0"/>
          <w:kern w:val="2"/>
          <w:sz w:val="22"/>
          <w:szCs w:val="22"/>
          <w14:ligatures w14:val="standardContextual"/>
        </w:rPr>
      </w:pPr>
      <w:del w:id="644" w:author="Gavin Rawson" w:date="2024-07-17T08:55:00Z" w16du:dateUtc="2024-07-17T07:55:00Z">
        <w:r w:rsidRPr="003A2150" w:rsidDel="003A2150">
          <w:rPr>
            <w:rPrChange w:id="645" w:author="Gavin Rawson" w:date="2024-07-17T08:55:00Z" w16du:dateUtc="2024-07-17T07:55:00Z">
              <w:rPr>
                <w:rStyle w:val="Hyperlink"/>
                <w:bCs w:val="0"/>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46" w:author="Gavin Rawson" w:date="2024-07-17T08:55:00Z" w16du:dateUtc="2024-07-17T07:55:00Z">
              <w:rPr>
                <w:rStyle w:val="Hyperlink"/>
                <w:bCs w:val="0"/>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647" w:author="Gavin Rawson" w:date="2024-07-17T08:55:00Z" w16du:dateUtc="2024-07-17T07:55:00Z"/>
          <w:rFonts w:asciiTheme="minorHAnsi" w:eastAsiaTheme="minorEastAsia" w:hAnsiTheme="minorHAnsi" w:cstheme="minorBidi"/>
          <w:kern w:val="2"/>
          <w:sz w:val="22"/>
          <w:szCs w:val="22"/>
          <w14:ligatures w14:val="standardContextual"/>
        </w:rPr>
      </w:pPr>
      <w:del w:id="648" w:author="Gavin Rawson" w:date="2024-07-17T08:55:00Z" w16du:dateUtc="2024-07-17T07:55:00Z">
        <w:r w:rsidRPr="003A2150" w:rsidDel="003A2150">
          <w:rPr>
            <w:rPrChange w:id="649"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0"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651" w:author="Gavin Rawson" w:date="2024-07-17T08:55:00Z" w16du:dateUtc="2024-07-17T07:55:00Z"/>
          <w:rFonts w:asciiTheme="minorHAnsi" w:eastAsiaTheme="minorEastAsia" w:hAnsiTheme="minorHAnsi" w:cstheme="minorBidi"/>
          <w:kern w:val="2"/>
          <w:sz w:val="22"/>
          <w:szCs w:val="22"/>
          <w14:ligatures w14:val="standardContextual"/>
        </w:rPr>
      </w:pPr>
      <w:del w:id="652" w:author="Gavin Rawson" w:date="2024-07-17T08:55:00Z" w16du:dateUtc="2024-07-17T07:55:00Z">
        <w:r w:rsidRPr="003A2150" w:rsidDel="003A2150">
          <w:rPr>
            <w:rPrChange w:id="653"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4"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655" w:author="Gavin Rawson" w:date="2024-07-17T08:55:00Z" w16du:dateUtc="2024-07-17T07:55:00Z"/>
          <w:rFonts w:asciiTheme="minorHAnsi" w:eastAsiaTheme="minorEastAsia" w:hAnsiTheme="minorHAnsi" w:cstheme="minorBidi"/>
          <w:bCs w:val="0"/>
          <w:kern w:val="2"/>
          <w:sz w:val="22"/>
          <w:szCs w:val="22"/>
          <w14:ligatures w14:val="standardContextual"/>
        </w:rPr>
      </w:pPr>
      <w:del w:id="656" w:author="Gavin Rawson" w:date="2024-07-17T08:55:00Z" w16du:dateUtc="2024-07-17T07:55:00Z">
        <w:r w:rsidRPr="003A2150" w:rsidDel="003A2150">
          <w:rPr>
            <w:rPrChange w:id="657" w:author="Gavin Rawson" w:date="2024-07-17T08:55:00Z" w16du:dateUtc="2024-07-17T07:55:00Z">
              <w:rPr>
                <w:rStyle w:val="Hyperlink"/>
                <w:bCs w:val="0"/>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8" w:author="Gavin Rawson" w:date="2024-07-17T08:55:00Z" w16du:dateUtc="2024-07-17T07:55:00Z">
              <w:rPr>
                <w:rStyle w:val="Hyperlink"/>
                <w:bCs w:val="0"/>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659" w:author="Gavin Rawson" w:date="2024-07-17T08:55:00Z" w16du:dateUtc="2024-07-17T07:55:00Z"/>
          <w:rFonts w:asciiTheme="minorHAnsi" w:eastAsiaTheme="minorEastAsia" w:hAnsiTheme="minorHAnsi" w:cstheme="minorBidi"/>
          <w:kern w:val="2"/>
          <w:sz w:val="22"/>
          <w:szCs w:val="22"/>
          <w14:ligatures w14:val="standardContextual"/>
        </w:rPr>
      </w:pPr>
      <w:del w:id="660" w:author="Gavin Rawson" w:date="2024-07-17T08:55:00Z" w16du:dateUtc="2024-07-17T07:55:00Z">
        <w:r w:rsidRPr="003A2150" w:rsidDel="003A2150">
          <w:rPr>
            <w:rPrChange w:id="661"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62"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663" w:author="Gavin Rawson" w:date="2024-07-17T08:55:00Z" w16du:dateUtc="2024-07-17T07:55:00Z"/>
          <w:rFonts w:asciiTheme="minorHAnsi" w:eastAsiaTheme="minorEastAsia" w:hAnsiTheme="minorHAnsi" w:cstheme="minorBidi"/>
          <w:kern w:val="2"/>
          <w:sz w:val="22"/>
          <w:szCs w:val="22"/>
          <w14:ligatures w14:val="standardContextual"/>
        </w:rPr>
      </w:pPr>
      <w:del w:id="664" w:author="Gavin Rawson" w:date="2024-07-17T08:55:00Z" w16du:dateUtc="2024-07-17T07:55:00Z">
        <w:r w:rsidRPr="003A2150" w:rsidDel="003A2150">
          <w:rPr>
            <w:rPrChange w:id="665"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66"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667" w:author="Gavin Rawson" w:date="2024-07-17T08:55:00Z" w16du:dateUtc="2024-07-17T07:55:00Z"/>
          <w:rFonts w:asciiTheme="minorHAnsi" w:eastAsiaTheme="minorEastAsia" w:hAnsiTheme="minorHAnsi" w:cstheme="minorBidi"/>
          <w:bCs w:val="0"/>
          <w:kern w:val="2"/>
          <w:sz w:val="22"/>
          <w:szCs w:val="22"/>
          <w14:ligatures w14:val="standardContextual"/>
        </w:rPr>
      </w:pPr>
      <w:del w:id="668" w:author="Gavin Rawson" w:date="2024-07-17T08:55:00Z" w16du:dateUtc="2024-07-17T07:55:00Z">
        <w:r w:rsidRPr="003A2150" w:rsidDel="003A2150">
          <w:rPr>
            <w:rPrChange w:id="669" w:author="Gavin Rawson" w:date="2024-07-17T08:55:00Z" w16du:dateUtc="2024-07-17T07:55:00Z">
              <w:rPr>
                <w:rStyle w:val="Hyperlink"/>
                <w:bCs w:val="0"/>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70" w:author="Gavin Rawson" w:date="2024-07-17T08:55:00Z" w16du:dateUtc="2024-07-17T07:55:00Z">
              <w:rPr>
                <w:rStyle w:val="Hyperlink"/>
                <w:bCs w:val="0"/>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671" w:author="Gavin Rawson" w:date="2024-07-17T08:55:00Z" w16du:dateUtc="2024-07-17T07:55:00Z"/>
          <w:rFonts w:asciiTheme="minorHAnsi" w:eastAsiaTheme="minorEastAsia" w:hAnsiTheme="minorHAnsi" w:cstheme="minorBidi"/>
          <w:bCs w:val="0"/>
          <w:kern w:val="2"/>
          <w:sz w:val="22"/>
          <w:szCs w:val="22"/>
          <w14:ligatures w14:val="standardContextual"/>
        </w:rPr>
      </w:pPr>
      <w:del w:id="672" w:author="Gavin Rawson" w:date="2024-07-17T08:55:00Z" w16du:dateUtc="2024-07-17T07:55:00Z">
        <w:r w:rsidRPr="003A2150" w:rsidDel="003A2150">
          <w:rPr>
            <w:rPrChange w:id="673" w:author="Gavin Rawson" w:date="2024-07-17T08:55:00Z" w16du:dateUtc="2024-07-17T07:55:00Z">
              <w:rPr>
                <w:rStyle w:val="Hyperlink"/>
                <w:bCs w:val="0"/>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74" w:author="Gavin Rawson" w:date="2024-07-17T08:55:00Z" w16du:dateUtc="2024-07-17T07:55:00Z">
              <w:rPr>
                <w:rStyle w:val="Hyperlink"/>
                <w:bCs w:val="0"/>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675" w:author="Gavin Rawson" w:date="2024-07-17T08:55:00Z" w16du:dateUtc="2024-07-17T07:55:00Z"/>
          <w:rFonts w:asciiTheme="minorHAnsi" w:eastAsiaTheme="minorEastAsia" w:hAnsiTheme="minorHAnsi" w:cstheme="minorBidi"/>
          <w:kern w:val="2"/>
          <w:sz w:val="22"/>
          <w:szCs w:val="22"/>
          <w14:ligatures w14:val="standardContextual"/>
        </w:rPr>
      </w:pPr>
      <w:del w:id="676" w:author="Gavin Rawson" w:date="2024-07-17T08:55:00Z" w16du:dateUtc="2024-07-17T07:55:00Z">
        <w:r w:rsidRPr="003A2150" w:rsidDel="003A2150">
          <w:rPr>
            <w:rPrChange w:id="677"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8"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679" w:author="Gavin Rawson" w:date="2024-07-17T08:55:00Z" w16du:dateUtc="2024-07-17T07:55:00Z"/>
          <w:rFonts w:asciiTheme="minorHAnsi" w:eastAsiaTheme="minorEastAsia" w:hAnsiTheme="minorHAnsi" w:cstheme="minorBidi"/>
          <w:kern w:val="2"/>
          <w:sz w:val="22"/>
          <w:szCs w:val="22"/>
          <w14:ligatures w14:val="standardContextual"/>
        </w:rPr>
      </w:pPr>
      <w:del w:id="680" w:author="Gavin Rawson" w:date="2024-07-17T08:55:00Z" w16du:dateUtc="2024-07-17T07:55:00Z">
        <w:r w:rsidRPr="003A2150" w:rsidDel="003A2150">
          <w:rPr>
            <w:rPrChange w:id="681"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82"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683" w:author="Gavin Rawson" w:date="2024-07-17T08:55:00Z" w16du:dateUtc="2024-07-17T07:55:00Z"/>
          <w:rFonts w:asciiTheme="minorHAnsi" w:eastAsiaTheme="minorEastAsia" w:hAnsiTheme="minorHAnsi" w:cstheme="minorBidi"/>
          <w:kern w:val="2"/>
          <w:sz w:val="22"/>
          <w:szCs w:val="22"/>
          <w14:ligatures w14:val="standardContextual"/>
        </w:rPr>
      </w:pPr>
      <w:del w:id="684" w:author="Gavin Rawson" w:date="2024-07-17T08:55:00Z" w16du:dateUtc="2024-07-17T07:55:00Z">
        <w:r w:rsidRPr="003A2150" w:rsidDel="003A2150">
          <w:rPr>
            <w:rPrChange w:id="685"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86"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687" w:author="Gavin Rawson" w:date="2024-07-17T08:55:00Z" w16du:dateUtc="2024-07-17T07:55:00Z"/>
          <w:rFonts w:asciiTheme="minorHAnsi" w:eastAsiaTheme="minorEastAsia" w:hAnsiTheme="minorHAnsi" w:cstheme="minorBidi"/>
          <w:noProof/>
          <w:kern w:val="2"/>
          <w:sz w:val="22"/>
          <w:szCs w:val="22"/>
          <w14:ligatures w14:val="standardContextual"/>
        </w:rPr>
      </w:pPr>
      <w:del w:id="688" w:author="Gavin Rawson" w:date="2024-07-17T08:55:00Z" w16du:dateUtc="2024-07-17T07:55:00Z">
        <w:r w:rsidRPr="003A2150" w:rsidDel="003A2150">
          <w:rPr>
            <w:rPrChange w:id="689"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90"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91" w:author="Gavin Rawson" w:date="2024-07-17T08:55:00Z" w16du:dateUtc="2024-07-17T07:55:00Z"/>
          <w:rFonts w:asciiTheme="minorHAnsi" w:eastAsiaTheme="minorEastAsia" w:hAnsiTheme="minorHAnsi" w:cstheme="minorBidi"/>
          <w:kern w:val="2"/>
          <w:sz w:val="22"/>
          <w:szCs w:val="22"/>
          <w14:ligatures w14:val="standardContextual"/>
        </w:rPr>
      </w:pPr>
      <w:del w:id="692" w:author="Gavin Rawson" w:date="2024-07-17T08:55:00Z" w16du:dateUtc="2024-07-17T07:55:00Z">
        <w:r w:rsidRPr="003A2150" w:rsidDel="003A2150">
          <w:rPr>
            <w:rPrChange w:id="693"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94"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95" w:author="Gavin Rawson" w:date="2024-07-17T08:55:00Z" w16du:dateUtc="2024-07-17T07:55:00Z"/>
          <w:rFonts w:asciiTheme="minorHAnsi" w:eastAsiaTheme="minorEastAsia" w:hAnsiTheme="minorHAnsi" w:cstheme="minorBidi"/>
          <w:noProof/>
          <w:kern w:val="2"/>
          <w:sz w:val="22"/>
          <w:szCs w:val="22"/>
          <w14:ligatures w14:val="standardContextual"/>
        </w:rPr>
      </w:pPr>
      <w:del w:id="696" w:author="Gavin Rawson" w:date="2024-07-17T08:55:00Z" w16du:dateUtc="2024-07-17T07:55:00Z">
        <w:r w:rsidRPr="003A2150" w:rsidDel="003A2150">
          <w:rPr>
            <w:rPrChange w:id="697"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98"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699" w:author="Gavin Rawson" w:date="2024-07-17T08:55:00Z" w16du:dateUtc="2024-07-17T07:55:00Z"/>
          <w:rFonts w:asciiTheme="minorHAnsi" w:eastAsiaTheme="minorEastAsia" w:hAnsiTheme="minorHAnsi" w:cstheme="minorBidi"/>
          <w:noProof/>
          <w:kern w:val="2"/>
          <w:sz w:val="22"/>
          <w:szCs w:val="22"/>
          <w14:ligatures w14:val="standardContextual"/>
        </w:rPr>
      </w:pPr>
      <w:del w:id="700" w:author="Gavin Rawson" w:date="2024-07-17T08:55:00Z" w16du:dateUtc="2024-07-17T07:55:00Z">
        <w:r w:rsidRPr="003A2150" w:rsidDel="003A2150">
          <w:rPr>
            <w:rPrChange w:id="701" w:author="Gavin Rawson" w:date="2024-07-17T08:55:00Z" w16du:dateUtc="2024-07-17T07:55:00Z">
              <w:rPr>
                <w:rStyle w:val="Hyperlink"/>
                <w:noProof/>
              </w:rPr>
            </w:rPrChange>
          </w:rPr>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02"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703" w:author="Gavin Rawson" w:date="2024-07-17T08:55:00Z" w16du:dateUtc="2024-07-17T07:55:00Z"/>
          <w:rFonts w:asciiTheme="minorHAnsi" w:eastAsiaTheme="minorEastAsia" w:hAnsiTheme="minorHAnsi" w:cstheme="minorBidi"/>
          <w:kern w:val="2"/>
          <w:sz w:val="22"/>
          <w:szCs w:val="22"/>
          <w14:ligatures w14:val="standardContextual"/>
        </w:rPr>
      </w:pPr>
      <w:del w:id="704" w:author="Gavin Rawson" w:date="2024-07-17T08:55:00Z" w16du:dateUtc="2024-07-17T07:55:00Z">
        <w:r w:rsidRPr="003A2150" w:rsidDel="003A2150">
          <w:rPr>
            <w:rPrChange w:id="705" w:author="Gavin Rawson" w:date="2024-07-17T08:55:00Z" w16du:dateUtc="2024-07-17T07:55:00Z">
              <w:rPr>
                <w:rStyle w:val="Hyperlink"/>
              </w:rPr>
            </w:rPrChange>
          </w:rPr>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706"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707" w:author="Gavin Rawson" w:date="2024-07-17T08:55:00Z" w16du:dateUtc="2024-07-17T07:55:00Z"/>
          <w:rFonts w:asciiTheme="minorHAnsi" w:eastAsiaTheme="minorEastAsia" w:hAnsiTheme="minorHAnsi" w:cstheme="minorBidi"/>
          <w:bCs w:val="0"/>
          <w:kern w:val="2"/>
          <w:sz w:val="22"/>
          <w:szCs w:val="22"/>
          <w14:ligatures w14:val="standardContextual"/>
        </w:rPr>
      </w:pPr>
      <w:del w:id="708" w:author="Gavin Rawson" w:date="2024-07-17T08:55:00Z" w16du:dateUtc="2024-07-17T07:55:00Z">
        <w:r w:rsidRPr="003A2150" w:rsidDel="003A2150">
          <w:rPr>
            <w:rPrChange w:id="709" w:author="Gavin Rawson" w:date="2024-07-17T08:55:00Z" w16du:dateUtc="2024-07-17T07:55:00Z">
              <w:rPr>
                <w:rStyle w:val="Hyperlink"/>
                <w:bCs w:val="0"/>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10" w:author="Gavin Rawson" w:date="2024-07-17T08:55:00Z" w16du:dateUtc="2024-07-17T07:55:00Z">
              <w:rPr>
                <w:rStyle w:val="Hyperlink"/>
                <w:bCs w:val="0"/>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711" w:author="Gavin Rawson" w:date="2024-07-17T08:55:00Z" w16du:dateUtc="2024-07-17T07:55:00Z"/>
          <w:rFonts w:asciiTheme="minorHAnsi" w:eastAsiaTheme="minorEastAsia" w:hAnsiTheme="minorHAnsi" w:cstheme="minorBidi"/>
          <w:kern w:val="2"/>
          <w:sz w:val="22"/>
          <w:szCs w:val="22"/>
          <w14:ligatures w14:val="standardContextual"/>
        </w:rPr>
      </w:pPr>
      <w:del w:id="712" w:author="Gavin Rawson" w:date="2024-07-17T08:55:00Z" w16du:dateUtc="2024-07-17T07:55:00Z">
        <w:r w:rsidRPr="003A2150" w:rsidDel="003A2150">
          <w:rPr>
            <w:rPrChange w:id="713"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4"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715" w:author="Gavin Rawson" w:date="2024-07-17T08:55:00Z" w16du:dateUtc="2024-07-17T07:55:00Z"/>
          <w:rFonts w:asciiTheme="minorHAnsi" w:eastAsiaTheme="minorEastAsia" w:hAnsiTheme="minorHAnsi" w:cstheme="minorBidi"/>
          <w:kern w:val="2"/>
          <w:sz w:val="22"/>
          <w:szCs w:val="22"/>
          <w14:ligatures w14:val="standardContextual"/>
        </w:rPr>
      </w:pPr>
      <w:del w:id="716" w:author="Gavin Rawson" w:date="2024-07-17T08:55:00Z" w16du:dateUtc="2024-07-17T07:55:00Z">
        <w:r w:rsidRPr="003A2150" w:rsidDel="003A2150">
          <w:rPr>
            <w:rPrChange w:id="717"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8"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719" w:author="Gavin Rawson" w:date="2024-07-17T08:55:00Z" w16du:dateUtc="2024-07-17T07:55:00Z"/>
          <w:rFonts w:asciiTheme="minorHAnsi" w:eastAsiaTheme="minorEastAsia" w:hAnsiTheme="minorHAnsi" w:cstheme="minorBidi"/>
          <w:kern w:val="2"/>
          <w:sz w:val="22"/>
          <w:szCs w:val="22"/>
          <w14:ligatures w14:val="standardContextual"/>
        </w:rPr>
      </w:pPr>
      <w:del w:id="720" w:author="Gavin Rawson" w:date="2024-07-17T08:55:00Z" w16du:dateUtc="2024-07-17T07:55:00Z">
        <w:r w:rsidRPr="003A2150" w:rsidDel="003A2150">
          <w:rPr>
            <w:rPrChange w:id="721"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2"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723" w:author="Gavin Rawson" w:date="2024-07-17T08:55:00Z" w16du:dateUtc="2024-07-17T07:55:00Z"/>
          <w:rFonts w:asciiTheme="minorHAnsi" w:eastAsiaTheme="minorEastAsia" w:hAnsiTheme="minorHAnsi" w:cstheme="minorBidi"/>
          <w:bCs w:val="0"/>
          <w:kern w:val="2"/>
          <w:sz w:val="22"/>
          <w:szCs w:val="22"/>
          <w14:ligatures w14:val="standardContextual"/>
        </w:rPr>
      </w:pPr>
      <w:del w:id="724" w:author="Gavin Rawson" w:date="2024-07-17T08:55:00Z" w16du:dateUtc="2024-07-17T07:55:00Z">
        <w:r w:rsidRPr="003A2150" w:rsidDel="003A2150">
          <w:rPr>
            <w:rPrChange w:id="725" w:author="Gavin Rawson" w:date="2024-07-17T08:55:00Z" w16du:dateUtc="2024-07-17T07:55:00Z">
              <w:rPr>
                <w:rStyle w:val="Hyperlink"/>
                <w:bCs w:val="0"/>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26" w:author="Gavin Rawson" w:date="2024-07-17T08:55:00Z" w16du:dateUtc="2024-07-17T07:55:00Z">
              <w:rPr>
                <w:rStyle w:val="Hyperlink"/>
                <w:bCs w:val="0"/>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727" w:author="Gavin Rawson" w:date="2024-07-17T08:55:00Z" w16du:dateUtc="2024-07-17T07:55:00Z"/>
          <w:rFonts w:asciiTheme="minorHAnsi" w:eastAsiaTheme="minorEastAsia" w:hAnsiTheme="minorHAnsi" w:cstheme="minorBidi"/>
          <w:bCs w:val="0"/>
          <w:kern w:val="2"/>
          <w:sz w:val="22"/>
          <w:szCs w:val="22"/>
          <w14:ligatures w14:val="standardContextual"/>
        </w:rPr>
      </w:pPr>
      <w:del w:id="728" w:author="Gavin Rawson" w:date="2024-07-17T08:55:00Z" w16du:dateUtc="2024-07-17T07:55:00Z">
        <w:r w:rsidRPr="003A2150" w:rsidDel="003A2150">
          <w:rPr>
            <w:rPrChange w:id="729" w:author="Gavin Rawson" w:date="2024-07-17T08:55:00Z" w16du:dateUtc="2024-07-17T07:55:00Z">
              <w:rPr>
                <w:rStyle w:val="Hyperlink"/>
                <w:bCs w:val="0"/>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30" w:author="Gavin Rawson" w:date="2024-07-17T08:55:00Z" w16du:dateUtc="2024-07-17T07:55:00Z">
              <w:rPr>
                <w:rStyle w:val="Hyperlink"/>
                <w:bCs w:val="0"/>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731" w:author="Gavin Rawson" w:date="2024-07-17T08:55:00Z" w16du:dateUtc="2024-07-17T07:55:00Z"/>
          <w:rFonts w:asciiTheme="minorHAnsi" w:eastAsiaTheme="minorEastAsia" w:hAnsiTheme="minorHAnsi" w:cstheme="minorBidi"/>
          <w:kern w:val="2"/>
          <w:sz w:val="22"/>
          <w:szCs w:val="22"/>
          <w14:ligatures w14:val="standardContextual"/>
        </w:rPr>
      </w:pPr>
      <w:del w:id="732" w:author="Gavin Rawson" w:date="2024-07-17T08:55:00Z" w16du:dateUtc="2024-07-17T07:55:00Z">
        <w:r w:rsidRPr="003A2150" w:rsidDel="003A2150">
          <w:rPr>
            <w:rPrChange w:id="733"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34"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735" w:author="Gavin Rawson" w:date="2024-07-17T08:55:00Z" w16du:dateUtc="2024-07-17T07:55:00Z"/>
          <w:rFonts w:asciiTheme="minorHAnsi" w:eastAsiaTheme="minorEastAsia" w:hAnsiTheme="minorHAnsi" w:cstheme="minorBidi"/>
          <w:bCs w:val="0"/>
          <w:kern w:val="2"/>
          <w:sz w:val="22"/>
          <w:szCs w:val="22"/>
          <w14:ligatures w14:val="standardContextual"/>
        </w:rPr>
      </w:pPr>
      <w:del w:id="736" w:author="Gavin Rawson" w:date="2024-07-17T08:55:00Z" w16du:dateUtc="2024-07-17T07:55:00Z">
        <w:r w:rsidRPr="003A2150" w:rsidDel="003A2150">
          <w:rPr>
            <w:rPrChange w:id="737" w:author="Gavin Rawson" w:date="2024-07-17T08:55:00Z" w16du:dateUtc="2024-07-17T07:55:00Z">
              <w:rPr>
                <w:rStyle w:val="Hyperlink"/>
                <w:bCs w:val="0"/>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38" w:author="Gavin Rawson" w:date="2024-07-17T08:55:00Z" w16du:dateUtc="2024-07-17T07:55:00Z">
              <w:rPr>
                <w:rStyle w:val="Hyperlink"/>
                <w:bCs w:val="0"/>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739" w:author="Gavin Rawson" w:date="2024-07-17T08:55:00Z" w16du:dateUtc="2024-07-17T07:55:00Z"/>
          <w:rFonts w:asciiTheme="minorHAnsi" w:eastAsiaTheme="minorEastAsia" w:hAnsiTheme="minorHAnsi" w:cstheme="minorBidi"/>
          <w:kern w:val="2"/>
          <w:sz w:val="22"/>
          <w:szCs w:val="22"/>
          <w14:ligatures w14:val="standardContextual"/>
        </w:rPr>
      </w:pPr>
      <w:del w:id="740" w:author="Gavin Rawson" w:date="2024-07-17T08:55:00Z" w16du:dateUtc="2024-07-17T07:55:00Z">
        <w:r w:rsidRPr="003A2150" w:rsidDel="003A2150">
          <w:rPr>
            <w:rPrChange w:id="741"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42"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743" w:author="Gavin Rawson" w:date="2024-07-17T08:55:00Z" w16du:dateUtc="2024-07-17T07:55:00Z"/>
          <w:rFonts w:asciiTheme="minorHAnsi" w:eastAsiaTheme="minorEastAsia" w:hAnsiTheme="minorHAnsi" w:cstheme="minorBidi"/>
          <w:noProof/>
          <w:kern w:val="2"/>
          <w:sz w:val="22"/>
          <w:szCs w:val="22"/>
          <w14:ligatures w14:val="standardContextual"/>
        </w:rPr>
      </w:pPr>
      <w:del w:id="744" w:author="Gavin Rawson" w:date="2024-07-17T08:55:00Z" w16du:dateUtc="2024-07-17T07:55:00Z">
        <w:r w:rsidRPr="003A2150" w:rsidDel="003A2150">
          <w:rPr>
            <w:rPrChange w:id="745"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46"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747" w:author="Gavin Rawson" w:date="2024-07-17T08:55:00Z" w16du:dateUtc="2024-07-17T07:55:00Z"/>
          <w:rFonts w:asciiTheme="minorHAnsi" w:eastAsiaTheme="minorEastAsia" w:hAnsiTheme="minorHAnsi" w:cstheme="minorBidi"/>
          <w:noProof/>
          <w:kern w:val="2"/>
          <w:sz w:val="22"/>
          <w:szCs w:val="22"/>
          <w14:ligatures w14:val="standardContextual"/>
        </w:rPr>
      </w:pPr>
      <w:del w:id="748" w:author="Gavin Rawson" w:date="2024-07-17T08:55:00Z" w16du:dateUtc="2024-07-17T07:55:00Z">
        <w:r w:rsidRPr="003A2150" w:rsidDel="003A2150">
          <w:rPr>
            <w:rPrChange w:id="749"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50"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751" w:author="Gavin Rawson" w:date="2024-07-17T08:55:00Z" w16du:dateUtc="2024-07-17T07:55:00Z"/>
          <w:rFonts w:asciiTheme="minorHAnsi" w:eastAsiaTheme="minorEastAsia" w:hAnsiTheme="minorHAnsi" w:cstheme="minorBidi"/>
          <w:noProof/>
          <w:kern w:val="2"/>
          <w:sz w:val="22"/>
          <w:szCs w:val="22"/>
          <w14:ligatures w14:val="standardContextual"/>
        </w:rPr>
      </w:pPr>
      <w:del w:id="752" w:author="Gavin Rawson" w:date="2024-07-17T08:55:00Z" w16du:dateUtc="2024-07-17T07:55:00Z">
        <w:r w:rsidRPr="003A2150" w:rsidDel="003A2150">
          <w:rPr>
            <w:rPrChange w:id="753"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54"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755" w:author="Gavin Rawson" w:date="2024-07-17T08:55:00Z" w16du:dateUtc="2024-07-17T07:55:00Z"/>
          <w:rFonts w:asciiTheme="minorHAnsi" w:eastAsiaTheme="minorEastAsia" w:hAnsiTheme="minorHAnsi" w:cstheme="minorBidi"/>
          <w:kern w:val="2"/>
          <w:sz w:val="22"/>
          <w:szCs w:val="22"/>
          <w14:ligatures w14:val="standardContextual"/>
        </w:rPr>
      </w:pPr>
      <w:del w:id="756" w:author="Gavin Rawson" w:date="2024-07-17T08:55:00Z" w16du:dateUtc="2024-07-17T07:55:00Z">
        <w:r w:rsidRPr="003A2150" w:rsidDel="003A2150">
          <w:rPr>
            <w:rPrChange w:id="757"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58"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759" w:author="Gavin Rawson" w:date="2024-07-17T08:55:00Z" w16du:dateUtc="2024-07-17T07:55:00Z"/>
          <w:rFonts w:asciiTheme="minorHAnsi" w:eastAsiaTheme="minorEastAsia" w:hAnsiTheme="minorHAnsi" w:cstheme="minorBidi"/>
          <w:noProof/>
          <w:kern w:val="2"/>
          <w:sz w:val="22"/>
          <w:szCs w:val="22"/>
          <w14:ligatures w14:val="standardContextual"/>
        </w:rPr>
      </w:pPr>
      <w:del w:id="760" w:author="Gavin Rawson" w:date="2024-07-17T08:55:00Z" w16du:dateUtc="2024-07-17T07:55:00Z">
        <w:r w:rsidRPr="003A2150" w:rsidDel="003A2150">
          <w:rPr>
            <w:rPrChange w:id="761"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62"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763" w:author="Gavin Rawson" w:date="2024-07-17T08:55:00Z" w16du:dateUtc="2024-07-17T07:55:00Z"/>
          <w:rFonts w:asciiTheme="minorHAnsi" w:eastAsiaTheme="minorEastAsia" w:hAnsiTheme="minorHAnsi" w:cstheme="minorBidi"/>
          <w:noProof/>
          <w:kern w:val="2"/>
          <w:sz w:val="22"/>
          <w:szCs w:val="22"/>
          <w14:ligatures w14:val="standardContextual"/>
        </w:rPr>
      </w:pPr>
      <w:del w:id="764" w:author="Gavin Rawson" w:date="2024-07-17T08:55:00Z" w16du:dateUtc="2024-07-17T07:55:00Z">
        <w:r w:rsidRPr="003A2150" w:rsidDel="003A2150">
          <w:rPr>
            <w:rPrChange w:id="765"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766"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767" w:author="Gavin Rawson" w:date="2024-07-17T08:55:00Z" w16du:dateUtc="2024-07-17T07:55:00Z"/>
          <w:rFonts w:asciiTheme="minorHAnsi" w:eastAsiaTheme="minorEastAsia" w:hAnsiTheme="minorHAnsi" w:cstheme="minorBidi"/>
          <w:bCs w:val="0"/>
          <w:kern w:val="2"/>
          <w:sz w:val="22"/>
          <w:szCs w:val="22"/>
          <w14:ligatures w14:val="standardContextual"/>
        </w:rPr>
      </w:pPr>
      <w:del w:id="768" w:author="Gavin Rawson" w:date="2024-07-17T08:55:00Z" w16du:dateUtc="2024-07-17T07:55:00Z">
        <w:r w:rsidRPr="003A2150" w:rsidDel="003A2150">
          <w:rPr>
            <w:rPrChange w:id="769" w:author="Gavin Rawson" w:date="2024-07-17T08:55:00Z" w16du:dateUtc="2024-07-17T07:55:00Z">
              <w:rPr>
                <w:rStyle w:val="Hyperlink"/>
                <w:bCs w:val="0"/>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70" w:author="Gavin Rawson" w:date="2024-07-17T08:55:00Z" w16du:dateUtc="2024-07-17T07:55:00Z">
              <w:rPr>
                <w:rStyle w:val="Hyperlink"/>
                <w:bCs w:val="0"/>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771" w:author="Gavin Rawson" w:date="2024-07-17T08:55:00Z" w16du:dateUtc="2024-07-17T07:55:00Z"/>
          <w:rFonts w:asciiTheme="minorHAnsi" w:eastAsiaTheme="minorEastAsia" w:hAnsiTheme="minorHAnsi" w:cstheme="minorBidi"/>
          <w:kern w:val="2"/>
          <w:sz w:val="22"/>
          <w:szCs w:val="22"/>
          <w14:ligatures w14:val="standardContextual"/>
        </w:rPr>
      </w:pPr>
      <w:del w:id="772" w:author="Gavin Rawson" w:date="2024-07-17T08:55:00Z" w16du:dateUtc="2024-07-17T07:55:00Z">
        <w:r w:rsidRPr="003A2150" w:rsidDel="003A2150">
          <w:rPr>
            <w:rFonts w:eastAsia="DengXian Light"/>
            <w:rPrChange w:id="773"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774"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775" w:author="Gavin Rawson" w:date="2024-07-17T08:55:00Z" w16du:dateUtc="2024-07-17T07:55:00Z"/>
          <w:rFonts w:asciiTheme="minorHAnsi" w:eastAsiaTheme="minorEastAsia" w:hAnsiTheme="minorHAnsi" w:cstheme="minorBidi"/>
          <w:kern w:val="2"/>
          <w:sz w:val="22"/>
          <w:szCs w:val="22"/>
          <w14:ligatures w14:val="standardContextual"/>
        </w:rPr>
      </w:pPr>
      <w:del w:id="776" w:author="Gavin Rawson" w:date="2024-07-17T08:55:00Z" w16du:dateUtc="2024-07-17T07:55:00Z">
        <w:r w:rsidRPr="003A2150" w:rsidDel="003A2150">
          <w:rPr>
            <w:rFonts w:eastAsia="DengXian Light"/>
            <w:rPrChange w:id="777"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778"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779" w:author="Gavin Rawson" w:date="2024-07-17T08:55:00Z" w16du:dateUtc="2024-07-17T07:55:00Z"/>
          <w:rFonts w:asciiTheme="minorHAnsi" w:eastAsiaTheme="minorEastAsia" w:hAnsiTheme="minorHAnsi" w:cstheme="minorBidi"/>
          <w:bCs w:val="0"/>
          <w:kern w:val="2"/>
          <w:sz w:val="22"/>
          <w:szCs w:val="22"/>
          <w14:ligatures w14:val="standardContextual"/>
        </w:rPr>
      </w:pPr>
      <w:del w:id="780" w:author="Gavin Rawson" w:date="2024-07-17T08:55:00Z" w16du:dateUtc="2024-07-17T07:55:00Z">
        <w:r w:rsidRPr="003A2150" w:rsidDel="003A2150">
          <w:rPr>
            <w:rPrChange w:id="781" w:author="Gavin Rawson" w:date="2024-07-17T08:55:00Z" w16du:dateUtc="2024-07-17T07:55:00Z">
              <w:rPr>
                <w:rStyle w:val="Hyperlink"/>
                <w:bCs w:val="0"/>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82" w:author="Gavin Rawson" w:date="2024-07-17T08:55:00Z" w16du:dateUtc="2024-07-17T07:55:00Z">
              <w:rPr>
                <w:rStyle w:val="Hyperlink"/>
                <w:bCs w:val="0"/>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783" w:author="Gavin Rawson" w:date="2024-07-17T08:55:00Z" w16du:dateUtc="2024-07-17T07:55:00Z"/>
          <w:rFonts w:asciiTheme="minorHAnsi" w:eastAsiaTheme="minorEastAsia" w:hAnsiTheme="minorHAnsi" w:cstheme="minorBidi"/>
          <w:bCs w:val="0"/>
          <w:kern w:val="2"/>
          <w:sz w:val="22"/>
          <w:szCs w:val="22"/>
          <w14:ligatures w14:val="standardContextual"/>
        </w:rPr>
      </w:pPr>
      <w:del w:id="784" w:author="Gavin Rawson" w:date="2024-07-17T08:55:00Z" w16du:dateUtc="2024-07-17T07:55:00Z">
        <w:r w:rsidRPr="003A2150" w:rsidDel="003A2150">
          <w:rPr>
            <w:rPrChange w:id="785" w:author="Gavin Rawson" w:date="2024-07-17T08:55:00Z" w16du:dateUtc="2024-07-17T07:55:00Z">
              <w:rPr>
                <w:rStyle w:val="Hyperlink"/>
                <w:bCs w:val="0"/>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86" w:author="Gavin Rawson" w:date="2024-07-17T08:55:00Z" w16du:dateUtc="2024-07-17T07:55:00Z">
              <w:rPr>
                <w:rStyle w:val="Hyperlink"/>
                <w:bCs w:val="0"/>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787" w:author="Gavin Rawson" w:date="2024-07-17T08:55:00Z" w16du:dateUtc="2024-07-17T07:55:00Z"/>
          <w:rFonts w:asciiTheme="minorHAnsi" w:eastAsiaTheme="minorEastAsia" w:hAnsiTheme="minorHAnsi" w:cstheme="minorBidi"/>
          <w:bCs w:val="0"/>
          <w:kern w:val="2"/>
          <w:sz w:val="22"/>
          <w:szCs w:val="22"/>
          <w14:ligatures w14:val="standardContextual"/>
        </w:rPr>
      </w:pPr>
      <w:del w:id="788" w:author="Gavin Rawson" w:date="2024-07-17T08:55:00Z" w16du:dateUtc="2024-07-17T07:55:00Z">
        <w:r w:rsidRPr="003A2150" w:rsidDel="003A2150">
          <w:rPr>
            <w:rPrChange w:id="789" w:author="Gavin Rawson" w:date="2024-07-17T08:55:00Z" w16du:dateUtc="2024-07-17T07:55:00Z">
              <w:rPr>
                <w:rStyle w:val="Hyperlink"/>
                <w:bCs w:val="0"/>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90" w:author="Gavin Rawson" w:date="2024-07-17T08:55:00Z" w16du:dateUtc="2024-07-17T07:55:00Z">
              <w:rPr>
                <w:rStyle w:val="Hyperlink"/>
                <w:bCs w:val="0"/>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91" w:author="Gavin Rawson" w:date="2024-07-17T08:55:00Z" w16du:dateUtc="2024-07-17T07:55:00Z"/>
          <w:rFonts w:asciiTheme="minorHAnsi" w:eastAsiaTheme="minorEastAsia" w:hAnsiTheme="minorHAnsi" w:cstheme="minorBidi"/>
          <w:bCs w:val="0"/>
          <w:kern w:val="2"/>
          <w:sz w:val="22"/>
          <w:szCs w:val="22"/>
          <w14:ligatures w14:val="standardContextual"/>
        </w:rPr>
      </w:pPr>
      <w:del w:id="792" w:author="Gavin Rawson" w:date="2024-07-17T08:55:00Z" w16du:dateUtc="2024-07-17T07:55:00Z">
        <w:r w:rsidRPr="003A2150" w:rsidDel="003A2150">
          <w:rPr>
            <w:rPrChange w:id="793" w:author="Gavin Rawson" w:date="2024-07-17T08:55:00Z" w16du:dateUtc="2024-07-17T07:55:00Z">
              <w:rPr>
                <w:rStyle w:val="Hyperlink"/>
                <w:bCs w:val="0"/>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94" w:author="Gavin Rawson" w:date="2024-07-17T08:55:00Z" w16du:dateUtc="2024-07-17T07:55:00Z">
              <w:rPr>
                <w:rStyle w:val="Hyperlink"/>
                <w:bCs w:val="0"/>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95" w:author="Gavin Rawson" w:date="2024-07-17T08:55:00Z" w16du:dateUtc="2024-07-17T07:55:00Z"/>
          <w:rFonts w:asciiTheme="minorHAnsi" w:eastAsiaTheme="minorEastAsia" w:hAnsiTheme="minorHAnsi" w:cstheme="minorBidi"/>
          <w:kern w:val="2"/>
          <w:sz w:val="22"/>
          <w:szCs w:val="22"/>
          <w14:ligatures w14:val="standardContextual"/>
        </w:rPr>
      </w:pPr>
      <w:del w:id="796" w:author="Gavin Rawson" w:date="2024-07-17T08:55:00Z" w16du:dateUtc="2024-07-17T07:55:00Z">
        <w:r w:rsidRPr="003A2150" w:rsidDel="003A2150">
          <w:rPr>
            <w:rPrChange w:id="797"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98"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799" w:author="Gavin Rawson" w:date="2024-07-17T08:55:00Z" w16du:dateUtc="2024-07-17T07:55:00Z"/>
          <w:rFonts w:asciiTheme="minorHAnsi" w:eastAsiaTheme="minorEastAsia" w:hAnsiTheme="minorHAnsi" w:cstheme="minorBidi"/>
          <w:kern w:val="2"/>
          <w:sz w:val="22"/>
          <w:szCs w:val="22"/>
          <w14:ligatures w14:val="standardContextual"/>
        </w:rPr>
      </w:pPr>
      <w:del w:id="800" w:author="Gavin Rawson" w:date="2024-07-17T08:55:00Z" w16du:dateUtc="2024-07-17T07:55:00Z">
        <w:r w:rsidRPr="003A2150" w:rsidDel="003A2150">
          <w:rPr>
            <w:rPrChange w:id="801"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802"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803" w:author="Gavin Rawson" w:date="2024-07-17T08:55:00Z" w16du:dateUtc="2024-07-17T07:55:00Z"/>
          <w:rFonts w:asciiTheme="minorHAnsi" w:eastAsiaTheme="minorEastAsia" w:hAnsiTheme="minorHAnsi" w:cstheme="minorBidi"/>
          <w:kern w:val="2"/>
          <w:sz w:val="22"/>
          <w:szCs w:val="22"/>
          <w14:ligatures w14:val="standardContextual"/>
        </w:rPr>
      </w:pPr>
      <w:del w:id="804" w:author="Gavin Rawson" w:date="2024-07-17T08:55:00Z" w16du:dateUtc="2024-07-17T07:55:00Z">
        <w:r w:rsidRPr="003A2150" w:rsidDel="003A2150">
          <w:rPr>
            <w:rPrChange w:id="805"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806"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807" w:author="Gavin Rawson" w:date="2024-07-17T08:55:00Z" w16du:dateUtc="2024-07-17T07:55:00Z"/>
          <w:rFonts w:asciiTheme="minorHAnsi" w:eastAsiaTheme="minorEastAsia" w:hAnsiTheme="minorHAnsi" w:cstheme="minorBidi"/>
          <w:kern w:val="2"/>
          <w:sz w:val="22"/>
          <w:szCs w:val="22"/>
          <w14:ligatures w14:val="standardContextual"/>
        </w:rPr>
      </w:pPr>
      <w:del w:id="808" w:author="Gavin Rawson" w:date="2024-07-17T08:55:00Z" w16du:dateUtc="2024-07-17T07:55:00Z">
        <w:r w:rsidRPr="003A2150" w:rsidDel="003A2150">
          <w:rPr>
            <w:rPrChange w:id="809"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810"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811" w:author="Gavin Rawson" w:date="2024-07-17T08:55:00Z" w16du:dateUtc="2024-07-17T07:55:00Z"/>
          <w:rFonts w:asciiTheme="minorHAnsi" w:eastAsiaTheme="minorEastAsia" w:hAnsiTheme="minorHAnsi" w:cstheme="minorBidi"/>
          <w:bCs w:val="0"/>
          <w:kern w:val="2"/>
          <w:sz w:val="22"/>
          <w:szCs w:val="22"/>
          <w14:ligatures w14:val="standardContextual"/>
        </w:rPr>
      </w:pPr>
      <w:del w:id="812" w:author="Gavin Rawson" w:date="2024-07-17T08:55:00Z" w16du:dateUtc="2024-07-17T07:55:00Z">
        <w:r w:rsidRPr="003A2150" w:rsidDel="003A2150">
          <w:rPr>
            <w:rPrChange w:id="813" w:author="Gavin Rawson" w:date="2024-07-17T08:55:00Z" w16du:dateUtc="2024-07-17T07:55:00Z">
              <w:rPr>
                <w:rStyle w:val="Hyperlink"/>
                <w:bCs w:val="0"/>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814" w:author="Gavin Rawson" w:date="2024-07-17T08:55:00Z" w16du:dateUtc="2024-07-17T07:55:00Z">
              <w:rPr>
                <w:rStyle w:val="Hyperlink"/>
                <w:bCs w:val="0"/>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07"/>
    <w:bookmarkEnd w:id="108"/>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4ADCCBD4"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7B3FAF">
        <w:fldChar w:fldCharType="begin"/>
      </w:r>
      <w:r w:rsidR="007B3FAF">
        <w:instrText>HYPERLINK \l "_Toc170288628"</w:instrText>
      </w:r>
      <w:r w:rsidR="007B3FAF">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815" w:author="Gavin Rawson" w:date="2024-07-17T10:16:00Z" w16du:dateUtc="2024-07-17T09:16:00Z">
        <w:r w:rsidR="00B048D0">
          <w:rPr>
            <w:noProof/>
            <w:webHidden/>
          </w:rPr>
          <w:t>15</w:t>
        </w:r>
      </w:ins>
      <w:del w:id="816" w:author="Gavin Rawson" w:date="2024-07-17T09:26:00Z" w16du:dateUtc="2024-07-17T08:26:00Z">
        <w:r w:rsidR="00B95831" w:rsidDel="007B3FAF">
          <w:rPr>
            <w:noProof/>
            <w:webHidden/>
          </w:rPr>
          <w:delText>15</w:delText>
        </w:r>
      </w:del>
      <w:r w:rsidR="00354D14">
        <w:rPr>
          <w:noProof/>
          <w:webHidden/>
        </w:rPr>
        <w:fldChar w:fldCharType="end"/>
      </w:r>
      <w:r w:rsidR="007B3FAF">
        <w:rPr>
          <w:noProof/>
        </w:rPr>
        <w:fldChar w:fldCharType="end"/>
      </w:r>
    </w:p>
    <w:p w14:paraId="243303C7" w14:textId="55F5048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817" w:author="Gavin Rawson" w:date="2024-07-17T10:16:00Z" w16du:dateUtc="2024-07-17T09:16:00Z">
        <w:r w:rsidR="00B048D0">
          <w:rPr>
            <w:noProof/>
            <w:webHidden/>
          </w:rPr>
          <w:t>16</w:t>
        </w:r>
      </w:ins>
      <w:del w:id="818" w:author="Gavin Rawson" w:date="2024-07-17T09:26:00Z" w16du:dateUtc="2024-07-17T08:26:00Z">
        <w:r w:rsidR="00B95831" w:rsidDel="007B3FAF">
          <w:rPr>
            <w:noProof/>
            <w:webHidden/>
          </w:rPr>
          <w:delText>16</w:delText>
        </w:r>
      </w:del>
      <w:r w:rsidR="00354D14">
        <w:rPr>
          <w:noProof/>
          <w:webHidden/>
        </w:rPr>
        <w:fldChar w:fldCharType="end"/>
      </w:r>
      <w:r>
        <w:rPr>
          <w:noProof/>
        </w:rPr>
        <w:fldChar w:fldCharType="end"/>
      </w:r>
    </w:p>
    <w:p w14:paraId="5424BCD6" w14:textId="548C42C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819" w:author="Gavin Rawson" w:date="2024-07-17T10:16:00Z" w16du:dateUtc="2024-07-17T09:16:00Z">
        <w:r w:rsidR="00B048D0">
          <w:rPr>
            <w:noProof/>
            <w:webHidden/>
          </w:rPr>
          <w:t>20</w:t>
        </w:r>
      </w:ins>
      <w:del w:id="820" w:author="Gavin Rawson" w:date="2024-07-17T09:26:00Z" w16du:dateUtc="2024-07-17T08:26:00Z">
        <w:r w:rsidR="00B95831" w:rsidDel="007B3FAF">
          <w:rPr>
            <w:noProof/>
            <w:webHidden/>
          </w:rPr>
          <w:delText>20</w:delText>
        </w:r>
      </w:del>
      <w:r w:rsidR="00354D14">
        <w:rPr>
          <w:noProof/>
          <w:webHidden/>
        </w:rPr>
        <w:fldChar w:fldCharType="end"/>
      </w:r>
      <w:r>
        <w:rPr>
          <w:noProof/>
        </w:rPr>
        <w:fldChar w:fldCharType="end"/>
      </w:r>
    </w:p>
    <w:p w14:paraId="206D4BE4" w14:textId="5E948A5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821" w:author="Gavin Rawson" w:date="2024-07-17T10:16:00Z" w16du:dateUtc="2024-07-17T09:16:00Z">
        <w:r w:rsidR="00B048D0">
          <w:rPr>
            <w:noProof/>
            <w:webHidden/>
          </w:rPr>
          <w:t>34</w:t>
        </w:r>
      </w:ins>
      <w:del w:id="822"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1C051DC2" w14:textId="2DBF77D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823" w:author="Gavin Rawson" w:date="2024-07-17T10:16:00Z" w16du:dateUtc="2024-07-17T09:16:00Z">
        <w:r w:rsidR="00B048D0">
          <w:rPr>
            <w:noProof/>
            <w:webHidden/>
          </w:rPr>
          <w:t>36</w:t>
        </w:r>
      </w:ins>
      <w:del w:id="824" w:author="Gavin Rawson" w:date="2024-07-17T09:26:00Z" w16du:dateUtc="2024-07-17T08:26:00Z">
        <w:r w:rsidR="00B95831" w:rsidDel="007B3FAF">
          <w:rPr>
            <w:noProof/>
            <w:webHidden/>
          </w:rPr>
          <w:delText>36</w:delText>
        </w:r>
      </w:del>
      <w:r w:rsidR="00354D14">
        <w:rPr>
          <w:noProof/>
          <w:webHidden/>
        </w:rPr>
        <w:fldChar w:fldCharType="end"/>
      </w:r>
      <w:r>
        <w:rPr>
          <w:noProof/>
        </w:rPr>
        <w:fldChar w:fldCharType="end"/>
      </w:r>
    </w:p>
    <w:p w14:paraId="0B534A3C" w14:textId="27B9073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825" w:author="Gavin Rawson" w:date="2024-07-17T10:16:00Z" w16du:dateUtc="2024-07-17T09:16:00Z">
        <w:r w:rsidR="00B048D0">
          <w:rPr>
            <w:noProof/>
            <w:webHidden/>
          </w:rPr>
          <w:t>42</w:t>
        </w:r>
      </w:ins>
      <w:del w:id="826"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1553A077" w14:textId="30453D5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827" w:author="Gavin Rawson" w:date="2024-07-17T10:16:00Z" w16du:dateUtc="2024-07-17T09:16:00Z">
        <w:r w:rsidR="00B048D0">
          <w:rPr>
            <w:noProof/>
            <w:webHidden/>
          </w:rPr>
          <w:t>42</w:t>
        </w:r>
      </w:ins>
      <w:del w:id="828"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443F9F57" w14:textId="6B3A35F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829" w:author="Gavin Rawson" w:date="2024-07-17T10:16:00Z" w16du:dateUtc="2024-07-17T09:16:00Z">
        <w:r w:rsidR="00B048D0">
          <w:rPr>
            <w:noProof/>
            <w:webHidden/>
          </w:rPr>
          <w:t>44</w:t>
        </w:r>
      </w:ins>
      <w:del w:id="830" w:author="Gavin Rawson" w:date="2024-07-17T09:26:00Z" w16du:dateUtc="2024-07-17T08:26:00Z">
        <w:r w:rsidR="00B95831" w:rsidDel="007B3FAF">
          <w:rPr>
            <w:noProof/>
            <w:webHidden/>
          </w:rPr>
          <w:delText>44</w:delText>
        </w:r>
      </w:del>
      <w:r w:rsidR="00354D14">
        <w:rPr>
          <w:noProof/>
          <w:webHidden/>
        </w:rPr>
        <w:fldChar w:fldCharType="end"/>
      </w:r>
      <w:r>
        <w:rPr>
          <w:noProof/>
        </w:rPr>
        <w:fldChar w:fldCharType="end"/>
      </w:r>
    </w:p>
    <w:p w14:paraId="57D0A997" w14:textId="3CAB71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831" w:author="Gavin Rawson" w:date="2024-07-17T10:16:00Z" w16du:dateUtc="2024-07-17T09:16:00Z">
        <w:r w:rsidR="00B048D0">
          <w:rPr>
            <w:noProof/>
            <w:webHidden/>
          </w:rPr>
          <w:t>45</w:t>
        </w:r>
      </w:ins>
      <w:del w:id="832" w:author="Gavin Rawson" w:date="2024-07-17T09:26:00Z" w16du:dateUtc="2024-07-17T08:26:00Z">
        <w:r w:rsidR="00B95831" w:rsidDel="007B3FAF">
          <w:rPr>
            <w:noProof/>
            <w:webHidden/>
          </w:rPr>
          <w:delText>45</w:delText>
        </w:r>
      </w:del>
      <w:r w:rsidR="00354D14">
        <w:rPr>
          <w:noProof/>
          <w:webHidden/>
        </w:rPr>
        <w:fldChar w:fldCharType="end"/>
      </w:r>
      <w:r>
        <w:rPr>
          <w:noProof/>
        </w:rPr>
        <w:fldChar w:fldCharType="end"/>
      </w:r>
    </w:p>
    <w:p w14:paraId="7B06EFA7" w14:textId="0347A69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833" w:author="Gavin Rawson" w:date="2024-07-17T10:16:00Z" w16du:dateUtc="2024-07-17T09:16:00Z">
        <w:r w:rsidR="00B048D0">
          <w:rPr>
            <w:noProof/>
            <w:webHidden/>
          </w:rPr>
          <w:t>48</w:t>
        </w:r>
      </w:ins>
      <w:del w:id="834"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5424C5CA" w14:textId="2479830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835" w:author="Gavin Rawson" w:date="2024-07-17T10:16:00Z" w16du:dateUtc="2024-07-17T09:16:00Z">
        <w:r w:rsidR="00B048D0">
          <w:rPr>
            <w:noProof/>
            <w:webHidden/>
          </w:rPr>
          <w:t>55</w:t>
        </w:r>
      </w:ins>
      <w:del w:id="836" w:author="Gavin Rawson" w:date="2024-07-17T09:26:00Z" w16du:dateUtc="2024-07-17T08:26:00Z">
        <w:r w:rsidR="00B95831" w:rsidDel="007B3FAF">
          <w:rPr>
            <w:noProof/>
            <w:webHidden/>
          </w:rPr>
          <w:delText>55</w:delText>
        </w:r>
      </w:del>
      <w:r w:rsidR="00354D14">
        <w:rPr>
          <w:noProof/>
          <w:webHidden/>
        </w:rPr>
        <w:fldChar w:fldCharType="end"/>
      </w:r>
      <w:r>
        <w:rPr>
          <w:noProof/>
        </w:rPr>
        <w:fldChar w:fldCharType="end"/>
      </w:r>
    </w:p>
    <w:p w14:paraId="21C4B46C" w14:textId="27DAD5E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837" w:author="Gavin Rawson" w:date="2024-07-17T10:16:00Z" w16du:dateUtc="2024-07-17T09:16:00Z">
        <w:r w:rsidR="00B048D0">
          <w:rPr>
            <w:noProof/>
            <w:webHidden/>
          </w:rPr>
          <w:t>71</w:t>
        </w:r>
      </w:ins>
      <w:del w:id="838" w:author="Gavin Rawson" w:date="2024-07-17T09:26:00Z" w16du:dateUtc="2024-07-17T08:26:00Z">
        <w:r w:rsidR="00B95831" w:rsidDel="007B3FAF">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6698AB74"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7B3FAF">
        <w:fldChar w:fldCharType="begin"/>
      </w:r>
      <w:r w:rsidR="007B3FAF">
        <w:instrText>HYPERLINK \l "_Toc170288640"</w:instrText>
      </w:r>
      <w:r w:rsidR="007B3FAF">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839" w:author="Gavin Rawson" w:date="2024-07-17T10:16:00Z" w16du:dateUtc="2024-07-17T09:16:00Z">
        <w:r w:rsidR="00B048D0">
          <w:rPr>
            <w:noProof/>
            <w:webHidden/>
          </w:rPr>
          <w:t>22</w:t>
        </w:r>
      </w:ins>
      <w:del w:id="840" w:author="Gavin Rawson" w:date="2024-07-17T09:26:00Z" w16du:dateUtc="2024-07-17T08:26:00Z">
        <w:r w:rsidR="00B95831" w:rsidDel="007B3FAF">
          <w:rPr>
            <w:noProof/>
            <w:webHidden/>
          </w:rPr>
          <w:delText>22</w:delText>
        </w:r>
      </w:del>
      <w:r w:rsidR="00354D14">
        <w:rPr>
          <w:noProof/>
          <w:webHidden/>
        </w:rPr>
        <w:fldChar w:fldCharType="end"/>
      </w:r>
      <w:r w:rsidR="007B3FAF">
        <w:rPr>
          <w:noProof/>
        </w:rPr>
        <w:fldChar w:fldCharType="end"/>
      </w:r>
    </w:p>
    <w:p w14:paraId="58BD7C53" w14:textId="503D251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841" w:author="Gavin Rawson" w:date="2024-07-17T10:16:00Z" w16du:dateUtc="2024-07-17T09:16:00Z">
        <w:r w:rsidR="00B048D0">
          <w:rPr>
            <w:noProof/>
            <w:webHidden/>
          </w:rPr>
          <w:t>23</w:t>
        </w:r>
      </w:ins>
      <w:del w:id="842"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78574F78" w14:textId="33AAD82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843" w:author="Gavin Rawson" w:date="2024-07-17T10:16:00Z" w16du:dateUtc="2024-07-17T09:16:00Z">
        <w:r w:rsidR="00B048D0">
          <w:rPr>
            <w:noProof/>
            <w:webHidden/>
          </w:rPr>
          <w:t>23</w:t>
        </w:r>
      </w:ins>
      <w:del w:id="844"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4890AE32" w14:textId="3B65422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845" w:author="Gavin Rawson" w:date="2024-07-17T10:16:00Z" w16du:dateUtc="2024-07-17T09:16:00Z">
        <w:r w:rsidR="00B048D0">
          <w:rPr>
            <w:noProof/>
            <w:webHidden/>
          </w:rPr>
          <w:t>25</w:t>
        </w:r>
      </w:ins>
      <w:del w:id="846" w:author="Gavin Rawson" w:date="2024-07-17T09:26:00Z" w16du:dateUtc="2024-07-17T08:26:00Z">
        <w:r w:rsidR="00B95831" w:rsidDel="007B3FAF">
          <w:rPr>
            <w:noProof/>
            <w:webHidden/>
          </w:rPr>
          <w:delText>25</w:delText>
        </w:r>
      </w:del>
      <w:r w:rsidR="00354D14">
        <w:rPr>
          <w:noProof/>
          <w:webHidden/>
        </w:rPr>
        <w:fldChar w:fldCharType="end"/>
      </w:r>
      <w:r>
        <w:rPr>
          <w:noProof/>
        </w:rPr>
        <w:fldChar w:fldCharType="end"/>
      </w:r>
    </w:p>
    <w:p w14:paraId="71779AE3" w14:textId="58032B7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847" w:author="Gavin Rawson" w:date="2024-07-17T10:16:00Z" w16du:dateUtc="2024-07-17T09:16:00Z">
        <w:r w:rsidR="00B048D0">
          <w:rPr>
            <w:noProof/>
            <w:webHidden/>
          </w:rPr>
          <w:t>26</w:t>
        </w:r>
      </w:ins>
      <w:del w:id="848"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147DF7CB" w14:textId="1021CCE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849" w:author="Gavin Rawson" w:date="2024-07-17T10:16:00Z" w16du:dateUtc="2024-07-17T09:16:00Z">
        <w:r w:rsidR="00B048D0">
          <w:rPr>
            <w:noProof/>
            <w:webHidden/>
          </w:rPr>
          <w:t>26</w:t>
        </w:r>
      </w:ins>
      <w:del w:id="850"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3F97EE01" w14:textId="2F892B3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851" w:author="Gavin Rawson" w:date="2024-07-17T10:16:00Z" w16du:dateUtc="2024-07-17T09:16:00Z">
        <w:r w:rsidR="00B048D0">
          <w:rPr>
            <w:noProof/>
            <w:webHidden/>
          </w:rPr>
          <w:t>27</w:t>
        </w:r>
      </w:ins>
      <w:del w:id="852" w:author="Gavin Rawson" w:date="2024-07-17T09:26:00Z" w16du:dateUtc="2024-07-17T08:26:00Z">
        <w:r w:rsidR="00B95831" w:rsidDel="007B3FAF">
          <w:rPr>
            <w:noProof/>
            <w:webHidden/>
          </w:rPr>
          <w:delText>27</w:delText>
        </w:r>
      </w:del>
      <w:r w:rsidR="00354D14">
        <w:rPr>
          <w:noProof/>
          <w:webHidden/>
        </w:rPr>
        <w:fldChar w:fldCharType="end"/>
      </w:r>
      <w:r>
        <w:rPr>
          <w:noProof/>
        </w:rPr>
        <w:fldChar w:fldCharType="end"/>
      </w:r>
    </w:p>
    <w:p w14:paraId="42926C3D" w14:textId="32B67D7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853" w:author="Gavin Rawson" w:date="2024-07-17T10:16:00Z" w16du:dateUtc="2024-07-17T09:16:00Z">
        <w:r w:rsidR="00B048D0">
          <w:rPr>
            <w:noProof/>
            <w:webHidden/>
          </w:rPr>
          <w:t>28</w:t>
        </w:r>
      </w:ins>
      <w:del w:id="854" w:author="Gavin Rawson" w:date="2024-07-17T09:26:00Z" w16du:dateUtc="2024-07-17T08:26:00Z">
        <w:r w:rsidR="00B95831" w:rsidDel="007B3FAF">
          <w:rPr>
            <w:noProof/>
            <w:webHidden/>
          </w:rPr>
          <w:delText>28</w:delText>
        </w:r>
      </w:del>
      <w:r w:rsidR="00354D14">
        <w:rPr>
          <w:noProof/>
          <w:webHidden/>
        </w:rPr>
        <w:fldChar w:fldCharType="end"/>
      </w:r>
      <w:r>
        <w:rPr>
          <w:noProof/>
        </w:rPr>
        <w:fldChar w:fldCharType="end"/>
      </w:r>
    </w:p>
    <w:p w14:paraId="064F2BC4" w14:textId="4CF7B34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855" w:author="Gavin Rawson" w:date="2024-07-17T10:16:00Z" w16du:dateUtc="2024-07-17T09:16:00Z">
        <w:r w:rsidR="00B048D0">
          <w:rPr>
            <w:noProof/>
            <w:webHidden/>
          </w:rPr>
          <w:t>30</w:t>
        </w:r>
      </w:ins>
      <w:del w:id="856" w:author="Gavin Rawson" w:date="2024-07-17T09:26:00Z" w16du:dateUtc="2024-07-17T08:26:00Z">
        <w:r w:rsidR="00B95831" w:rsidDel="007B3FAF">
          <w:rPr>
            <w:noProof/>
            <w:webHidden/>
          </w:rPr>
          <w:delText>30</w:delText>
        </w:r>
      </w:del>
      <w:r w:rsidR="00354D14">
        <w:rPr>
          <w:noProof/>
          <w:webHidden/>
        </w:rPr>
        <w:fldChar w:fldCharType="end"/>
      </w:r>
      <w:r>
        <w:rPr>
          <w:noProof/>
        </w:rPr>
        <w:fldChar w:fldCharType="end"/>
      </w:r>
    </w:p>
    <w:p w14:paraId="264EBC3F" w14:textId="70AC4D9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857" w:author="Gavin Rawson" w:date="2024-07-17T10:16:00Z" w16du:dateUtc="2024-07-17T09:16:00Z">
        <w:r w:rsidR="00B048D0">
          <w:rPr>
            <w:noProof/>
            <w:webHidden/>
          </w:rPr>
          <w:t>31</w:t>
        </w:r>
      </w:ins>
      <w:del w:id="858" w:author="Gavin Rawson" w:date="2024-07-17T09:26:00Z" w16du:dateUtc="2024-07-17T08:26:00Z">
        <w:r w:rsidR="00B95831" w:rsidDel="007B3FAF">
          <w:rPr>
            <w:noProof/>
            <w:webHidden/>
          </w:rPr>
          <w:delText>31</w:delText>
        </w:r>
      </w:del>
      <w:r w:rsidR="00354D14">
        <w:rPr>
          <w:noProof/>
          <w:webHidden/>
        </w:rPr>
        <w:fldChar w:fldCharType="end"/>
      </w:r>
      <w:r>
        <w:rPr>
          <w:noProof/>
        </w:rPr>
        <w:fldChar w:fldCharType="end"/>
      </w:r>
    </w:p>
    <w:p w14:paraId="35987FA6" w14:textId="41C81F9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859" w:author="Gavin Rawson" w:date="2024-07-17T10:16:00Z" w16du:dateUtc="2024-07-17T09:16:00Z">
        <w:r w:rsidR="00B048D0">
          <w:rPr>
            <w:noProof/>
            <w:webHidden/>
          </w:rPr>
          <w:t>32</w:t>
        </w:r>
      </w:ins>
      <w:del w:id="860" w:author="Gavin Rawson" w:date="2024-07-17T09:26:00Z" w16du:dateUtc="2024-07-17T08:26:00Z">
        <w:r w:rsidR="00B95831" w:rsidDel="007B3FAF">
          <w:rPr>
            <w:noProof/>
            <w:webHidden/>
          </w:rPr>
          <w:delText>32</w:delText>
        </w:r>
      </w:del>
      <w:r w:rsidR="00354D14">
        <w:rPr>
          <w:noProof/>
          <w:webHidden/>
        </w:rPr>
        <w:fldChar w:fldCharType="end"/>
      </w:r>
      <w:r>
        <w:rPr>
          <w:noProof/>
        </w:rPr>
        <w:fldChar w:fldCharType="end"/>
      </w:r>
    </w:p>
    <w:p w14:paraId="3665D713" w14:textId="4FE85D8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861" w:author="Gavin Rawson" w:date="2024-07-17T10:16:00Z" w16du:dateUtc="2024-07-17T09:16:00Z">
        <w:r w:rsidR="00B048D0">
          <w:rPr>
            <w:noProof/>
            <w:webHidden/>
          </w:rPr>
          <w:t>34</w:t>
        </w:r>
      </w:ins>
      <w:del w:id="862"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7BF8D096" w14:textId="11B15A5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863" w:author="Gavin Rawson" w:date="2024-07-17T10:16:00Z" w16du:dateUtc="2024-07-17T09:16:00Z">
        <w:r w:rsidR="00B048D0">
          <w:rPr>
            <w:noProof/>
            <w:webHidden/>
          </w:rPr>
          <w:t>37</w:t>
        </w:r>
      </w:ins>
      <w:del w:id="864"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1366FEC9" w14:textId="178372F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865" w:author="Gavin Rawson" w:date="2024-07-17T10:16:00Z" w16du:dateUtc="2024-07-17T09:16:00Z">
        <w:r w:rsidR="00B048D0">
          <w:rPr>
            <w:noProof/>
            <w:webHidden/>
          </w:rPr>
          <w:t>37</w:t>
        </w:r>
      </w:ins>
      <w:del w:id="866"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714914E5" w14:textId="5D1F930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867" w:author="Gavin Rawson" w:date="2024-07-17T10:16:00Z" w16du:dateUtc="2024-07-17T09:16:00Z">
        <w:r w:rsidR="00B048D0">
          <w:rPr>
            <w:noProof/>
            <w:webHidden/>
          </w:rPr>
          <w:t>38</w:t>
        </w:r>
      </w:ins>
      <w:del w:id="868" w:author="Gavin Rawson" w:date="2024-07-17T09:26:00Z" w16du:dateUtc="2024-07-17T08:26:00Z">
        <w:r w:rsidR="00B95831" w:rsidDel="007B3FAF">
          <w:rPr>
            <w:noProof/>
            <w:webHidden/>
          </w:rPr>
          <w:delText>38</w:delText>
        </w:r>
      </w:del>
      <w:r w:rsidR="00354D14">
        <w:rPr>
          <w:noProof/>
          <w:webHidden/>
        </w:rPr>
        <w:fldChar w:fldCharType="end"/>
      </w:r>
      <w:r>
        <w:rPr>
          <w:noProof/>
        </w:rPr>
        <w:fldChar w:fldCharType="end"/>
      </w:r>
    </w:p>
    <w:p w14:paraId="1BB39805" w14:textId="2F4660C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869" w:author="Gavin Rawson" w:date="2024-07-17T10:16:00Z" w16du:dateUtc="2024-07-17T09:16:00Z">
        <w:r w:rsidR="00B048D0">
          <w:rPr>
            <w:noProof/>
            <w:webHidden/>
          </w:rPr>
          <w:t>39</w:t>
        </w:r>
      </w:ins>
      <w:del w:id="870" w:author="Gavin Rawson" w:date="2024-07-17T09:26:00Z" w16du:dateUtc="2024-07-17T08:26:00Z">
        <w:r w:rsidR="00B95831" w:rsidDel="007B3FAF">
          <w:rPr>
            <w:noProof/>
            <w:webHidden/>
          </w:rPr>
          <w:delText>39</w:delText>
        </w:r>
      </w:del>
      <w:r w:rsidR="00354D14">
        <w:rPr>
          <w:noProof/>
          <w:webHidden/>
        </w:rPr>
        <w:fldChar w:fldCharType="end"/>
      </w:r>
      <w:r>
        <w:rPr>
          <w:noProof/>
        </w:rPr>
        <w:fldChar w:fldCharType="end"/>
      </w:r>
    </w:p>
    <w:p w14:paraId="53DBB0FC" w14:textId="2929A5A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871" w:author="Gavin Rawson" w:date="2024-07-17T10:16:00Z" w16du:dateUtc="2024-07-17T09:16:00Z">
        <w:r w:rsidR="00B048D0">
          <w:rPr>
            <w:noProof/>
            <w:webHidden/>
          </w:rPr>
          <w:t>48</w:t>
        </w:r>
      </w:ins>
      <w:del w:id="872"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2E21A417" w14:textId="4019B74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873" w:author="Gavin Rawson" w:date="2024-07-17T10:16:00Z" w16du:dateUtc="2024-07-17T09:16:00Z">
        <w:r w:rsidR="00B048D0">
          <w:rPr>
            <w:noProof/>
            <w:webHidden/>
          </w:rPr>
          <w:t>51</w:t>
        </w:r>
      </w:ins>
      <w:del w:id="874" w:author="Gavin Rawson" w:date="2024-07-17T09:26:00Z" w16du:dateUtc="2024-07-17T08:26:00Z">
        <w:r w:rsidR="00B95831" w:rsidDel="007B3FAF">
          <w:rPr>
            <w:noProof/>
            <w:webHidden/>
          </w:rPr>
          <w:delText>51</w:delText>
        </w:r>
      </w:del>
      <w:r w:rsidR="00354D14">
        <w:rPr>
          <w:noProof/>
          <w:webHidden/>
        </w:rPr>
        <w:fldChar w:fldCharType="end"/>
      </w:r>
      <w:r>
        <w:rPr>
          <w:noProof/>
        </w:rPr>
        <w:fldChar w:fldCharType="end"/>
      </w:r>
    </w:p>
    <w:p w14:paraId="5BA0D973" w14:textId="282DC5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875" w:author="Gavin Rawson" w:date="2024-07-17T10:16:00Z" w16du:dateUtc="2024-07-17T09:16:00Z">
        <w:r w:rsidR="00B048D0">
          <w:rPr>
            <w:noProof/>
            <w:webHidden/>
          </w:rPr>
          <w:t>53</w:t>
        </w:r>
      </w:ins>
      <w:del w:id="876" w:author="Gavin Rawson" w:date="2024-07-17T09:26:00Z" w16du:dateUtc="2024-07-17T08:26:00Z">
        <w:r w:rsidR="00B95831" w:rsidDel="007B3FAF">
          <w:rPr>
            <w:noProof/>
            <w:webHidden/>
          </w:rPr>
          <w:delText>53</w:delText>
        </w:r>
      </w:del>
      <w:r w:rsidR="00354D14">
        <w:rPr>
          <w:noProof/>
          <w:webHidden/>
        </w:rPr>
        <w:fldChar w:fldCharType="end"/>
      </w:r>
      <w:r>
        <w:rPr>
          <w:noProof/>
        </w:rPr>
        <w:fldChar w:fldCharType="end"/>
      </w:r>
    </w:p>
    <w:p w14:paraId="44C2FB7A" w14:textId="4C1C0E9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877" w:author="Gavin Rawson" w:date="2024-07-17T10:16:00Z" w16du:dateUtc="2024-07-17T09:16:00Z">
        <w:r w:rsidR="00B048D0">
          <w:rPr>
            <w:noProof/>
            <w:webHidden/>
          </w:rPr>
          <w:t>58</w:t>
        </w:r>
      </w:ins>
      <w:del w:id="878"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073643FA" w14:textId="2BD9056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879" w:author="Gavin Rawson" w:date="2024-07-17T10:16:00Z" w16du:dateUtc="2024-07-17T09:16:00Z">
        <w:r w:rsidR="00B048D0">
          <w:rPr>
            <w:noProof/>
            <w:webHidden/>
          </w:rPr>
          <w:t>58</w:t>
        </w:r>
      </w:ins>
      <w:del w:id="880"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47DA7A54" w14:textId="7F1F912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881" w:author="Gavin Rawson" w:date="2024-07-17T10:16:00Z" w16du:dateUtc="2024-07-17T09:16:00Z">
        <w:r w:rsidR="00B048D0">
          <w:rPr>
            <w:noProof/>
            <w:webHidden/>
          </w:rPr>
          <w:t>59</w:t>
        </w:r>
      </w:ins>
      <w:del w:id="882"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2393BE50" w14:textId="2A4CA98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883" w:author="Gavin Rawson" w:date="2024-07-17T10:16:00Z" w16du:dateUtc="2024-07-17T09:16:00Z">
        <w:r w:rsidR="00B048D0">
          <w:rPr>
            <w:noProof/>
            <w:webHidden/>
          </w:rPr>
          <w:t>59</w:t>
        </w:r>
      </w:ins>
      <w:del w:id="884"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75F8B5B6" w14:textId="26C9C23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885" w:author="Gavin Rawson" w:date="2024-07-17T10:16:00Z" w16du:dateUtc="2024-07-17T09:16:00Z">
        <w:r w:rsidR="00B048D0">
          <w:rPr>
            <w:noProof/>
            <w:webHidden/>
          </w:rPr>
          <w:t>65</w:t>
        </w:r>
      </w:ins>
      <w:del w:id="886" w:author="Gavin Rawson" w:date="2024-07-17T09:26:00Z" w16du:dateUtc="2024-07-17T08:26:00Z">
        <w:r w:rsidR="00B95831" w:rsidDel="007B3FAF">
          <w:rPr>
            <w:noProof/>
            <w:webHidden/>
          </w:rPr>
          <w:delText>65</w:delText>
        </w:r>
      </w:del>
      <w:r w:rsidR="00354D14">
        <w:rPr>
          <w:noProof/>
          <w:webHidden/>
        </w:rPr>
        <w:fldChar w:fldCharType="end"/>
      </w:r>
      <w:r>
        <w:rPr>
          <w:noProof/>
        </w:rPr>
        <w:fldChar w:fldCharType="end"/>
      </w:r>
    </w:p>
    <w:p w14:paraId="615FFF3A" w14:textId="3587A92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887" w:author="Gavin Rawson" w:date="2024-07-17T10:16:00Z" w16du:dateUtc="2024-07-17T09:16:00Z">
        <w:r w:rsidR="00B048D0">
          <w:rPr>
            <w:noProof/>
            <w:webHidden/>
          </w:rPr>
          <w:t>77</w:t>
        </w:r>
      </w:ins>
      <w:del w:id="888" w:author="Gavin Rawson" w:date="2024-07-17T09:26:00Z" w16du:dateUtc="2024-07-17T08:26:00Z">
        <w:r w:rsidR="00B95831" w:rsidDel="007B3FAF">
          <w:rPr>
            <w:noProof/>
            <w:webHidden/>
          </w:rPr>
          <w:delText>77</w:delText>
        </w:r>
      </w:del>
      <w:r w:rsidR="00354D14">
        <w:rPr>
          <w:noProof/>
          <w:webHidden/>
        </w:rPr>
        <w:fldChar w:fldCharType="end"/>
      </w:r>
      <w:r>
        <w:rPr>
          <w:noProof/>
        </w:rPr>
        <w:fldChar w:fldCharType="end"/>
      </w:r>
    </w:p>
    <w:p w14:paraId="3ACF3481" w14:textId="6A64960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889" w:author="Gavin Rawson" w:date="2024-07-17T10:16:00Z" w16du:dateUtc="2024-07-17T09:16:00Z">
        <w:r w:rsidR="00B048D0">
          <w:rPr>
            <w:noProof/>
            <w:webHidden/>
          </w:rPr>
          <w:t>86</w:t>
        </w:r>
      </w:ins>
      <w:del w:id="890" w:author="Gavin Rawson" w:date="2024-07-17T09:26:00Z" w16du:dateUtc="2024-07-17T08:26:00Z">
        <w:r w:rsidR="00B95831" w:rsidDel="007B3FAF">
          <w:rPr>
            <w:noProof/>
            <w:webHidden/>
          </w:rPr>
          <w:delText>86</w:delText>
        </w:r>
      </w:del>
      <w:r w:rsidR="00354D14">
        <w:rPr>
          <w:noProof/>
          <w:webHidden/>
        </w:rPr>
        <w:fldChar w:fldCharType="end"/>
      </w:r>
      <w:r>
        <w:rPr>
          <w:noProof/>
        </w:rPr>
        <w:fldChar w:fldCharType="end"/>
      </w:r>
    </w:p>
    <w:p w14:paraId="3A1E09F0" w14:textId="3673C4B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891" w:author="Gavin Rawson" w:date="2024-07-17T10:16:00Z" w16du:dateUtc="2024-07-17T09:16:00Z">
        <w:r w:rsidR="00B048D0">
          <w:rPr>
            <w:noProof/>
            <w:webHidden/>
          </w:rPr>
          <w:t>88</w:t>
        </w:r>
      </w:ins>
      <w:del w:id="892" w:author="Gavin Rawson" w:date="2024-07-17T09:26:00Z" w16du:dateUtc="2024-07-17T08:26:00Z">
        <w:r w:rsidR="00B95831" w:rsidDel="007B3FAF">
          <w:rPr>
            <w:noProof/>
            <w:webHidden/>
          </w:rPr>
          <w:delText>88</w:delText>
        </w:r>
      </w:del>
      <w:r w:rsidR="00354D14">
        <w:rPr>
          <w:noProof/>
          <w:webHidden/>
        </w:rPr>
        <w:fldChar w:fldCharType="end"/>
      </w:r>
      <w:r>
        <w:rPr>
          <w:noProof/>
        </w:rPr>
        <w:fldChar w:fldCharType="end"/>
      </w:r>
    </w:p>
    <w:p w14:paraId="2D700432" w14:textId="6ED5DB7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893" w:author="Gavin Rawson" w:date="2024-07-17T10:16:00Z" w16du:dateUtc="2024-07-17T09:16:00Z">
        <w:r w:rsidR="00B048D0">
          <w:rPr>
            <w:noProof/>
            <w:webHidden/>
          </w:rPr>
          <w:t>94</w:t>
        </w:r>
      </w:ins>
      <w:del w:id="894" w:author="Gavin Rawson" w:date="2024-07-17T09:26:00Z" w16du:dateUtc="2024-07-17T08:26:00Z">
        <w:r w:rsidR="00B95831" w:rsidDel="007B3FAF">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15"/>
          <w:footerReference w:type="even" r:id="rId16"/>
          <w:footerReference w:type="default" r:id="rId17"/>
          <w:footerReference w:type="first" r:id="rId18"/>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895" w:name="_Ref160012265"/>
      <w:bookmarkStart w:id="896" w:name="_Toc172098928"/>
      <w:r>
        <w:lastRenderedPageBreak/>
        <w:t>Introduction</w:t>
      </w:r>
      <w:bookmarkEnd w:id="895"/>
      <w:bookmarkEnd w:id="896"/>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897" w:name="_Toc172098929"/>
      <w:r>
        <w:t>Purpose</w:t>
      </w:r>
      <w:bookmarkEnd w:id="897"/>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898" w:name="_Toc172098930"/>
      <w:r>
        <w:t>Use of the protocol</w:t>
      </w:r>
      <w:bookmarkEnd w:id="898"/>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899" w:name="_Toc172098931"/>
      <w:r>
        <w:t>Protocol history</w:t>
      </w:r>
      <w:bookmarkEnd w:id="899"/>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900" w:name="_Toc172098932"/>
      <w:r>
        <w:t>Protocol transport</w:t>
      </w:r>
      <w:bookmarkEnd w:id="900"/>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A1FD12D"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048D0">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901" w:author="Gavin Rawson" w:date="2024-07-17T10:16:00Z" w16du:dateUtc="2024-07-17T09:16:00Z">
        <w:r w:rsidR="00B048D0" w:rsidRPr="00B048D0">
          <w:rPr>
            <w:rStyle w:val="Crossreference"/>
            <w:rPrChange w:id="902" w:author="Gavin Rawson" w:date="2024-07-17T10:16:00Z" w16du:dateUtc="2024-07-17T09:16:00Z">
              <w:rPr/>
            </w:rPrChange>
          </w:rPr>
          <w:t>Use of MQTT</w:t>
        </w:r>
      </w:ins>
      <w:del w:id="903"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88003C0"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904" w:author="Gavin Rawson" w:date="2024-07-17T10:16:00Z" w16du:dateUtc="2024-07-17T09:16:00Z">
        <w:r w:rsidR="00B048D0" w:rsidRPr="00B048D0">
          <w:rPr>
            <w:rStyle w:val="Crossreference"/>
            <w:rFonts w:eastAsia="DengXian"/>
            <w:rPrChange w:id="905" w:author="Gavin Rawson" w:date="2024-07-17T10:16:00Z" w16du:dateUtc="2024-07-17T09:16:00Z">
              <w:rPr>
                <w:rFonts w:eastAsia="DengXian" w:cs="Arial"/>
                <w:lang w:eastAsia="en-US"/>
              </w:rPr>
            </w:rPrChange>
          </w:rPr>
          <w:t>[</w:t>
        </w:r>
        <w:proofErr w:type="spellStart"/>
        <w:r w:rsidR="00B048D0" w:rsidRPr="00B048D0">
          <w:rPr>
            <w:rStyle w:val="Crossreference"/>
            <w:rFonts w:eastAsia="DengXian"/>
            <w:rPrChange w:id="906" w:author="Gavin Rawson" w:date="2024-07-17T10:16:00Z" w16du:dateUtc="2024-07-17T09:16:00Z">
              <w:rPr>
                <w:rFonts w:eastAsia="DengXian" w:cs="Arial"/>
                <w:lang w:eastAsia="en-US"/>
              </w:rPr>
            </w:rPrChange>
          </w:rPr>
          <w:t>JSONSchema</w:t>
        </w:r>
        <w:proofErr w:type="spellEnd"/>
        <w:r w:rsidR="00B048D0" w:rsidRPr="00B048D0">
          <w:rPr>
            <w:rStyle w:val="Crossreference"/>
            <w:rFonts w:eastAsia="DengXian"/>
            <w:rPrChange w:id="907" w:author="Gavin Rawson" w:date="2024-07-17T10:16:00Z" w16du:dateUtc="2024-07-17T09:16:00Z">
              <w:rPr>
                <w:rFonts w:eastAsia="DengXian" w:cs="Arial"/>
                <w:lang w:eastAsia="en-US"/>
              </w:rPr>
            </w:rPrChange>
          </w:rPr>
          <w:t>]</w:t>
        </w:r>
      </w:ins>
      <w:del w:id="908"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909" w:name="_Ref163149864"/>
      <w:bookmarkStart w:id="910" w:name="_Ref163149872"/>
      <w:bookmarkStart w:id="911" w:name="_Ref163149876"/>
      <w:bookmarkStart w:id="91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909"/>
      <w:bookmarkEnd w:id="910"/>
      <w:bookmarkEnd w:id="911"/>
      <w:bookmarkEnd w:id="91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913" w:name="_Toc172098934"/>
      <w:r w:rsidRPr="00A05273">
        <w:t xml:space="preserve">Lucid </w:t>
      </w:r>
      <w:r w:rsidR="00A018AA">
        <w:t>b</w:t>
      </w:r>
      <w:r w:rsidRPr="00A05273">
        <w:t xml:space="preserve">etween </w:t>
      </w:r>
      <w:r w:rsidR="006B0494" w:rsidRPr="00A05273">
        <w:t>supervisory applications</w:t>
      </w:r>
      <w:bookmarkEnd w:id="91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914" w:name="_Toc172098935"/>
      <w:r>
        <w:t>Data representation</w:t>
      </w:r>
      <w:bookmarkEnd w:id="91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915" w:name="_Toc172098936"/>
      <w:r>
        <w:lastRenderedPageBreak/>
        <w:t xml:space="preserve">Data </w:t>
      </w:r>
      <w:r w:rsidR="006B0494">
        <w:t>model</w:t>
      </w:r>
      <w:bookmarkEnd w:id="91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916" w:name="_Toc172098937"/>
      <w:r>
        <w:t xml:space="preserve">Field </w:t>
      </w:r>
      <w:r w:rsidR="006B0494">
        <w:t>device</w:t>
      </w:r>
      <w:bookmarkEnd w:id="91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7F9DDA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917" w:author="Gavin Rawson" w:date="2024-07-17T10:16:00Z" w16du:dateUtc="2024-07-17T09:16:00Z">
        <w:r w:rsidR="00B048D0" w:rsidRPr="00B048D0">
          <w:rPr>
            <w:rStyle w:val="Crossreference"/>
            <w:rPrChange w:id="918" w:author="Gavin Rawson" w:date="2024-07-17T10:16:00Z" w16du:dateUtc="2024-07-17T09:16:00Z">
              <w:rPr/>
            </w:rPrChange>
          </w:rPr>
          <w:t xml:space="preserve">Figure </w:t>
        </w:r>
        <w:r w:rsidR="00B048D0" w:rsidRPr="00B048D0">
          <w:rPr>
            <w:rStyle w:val="Crossreference"/>
            <w:rPrChange w:id="919" w:author="Gavin Rawson" w:date="2024-07-17T10:16:00Z" w16du:dateUtc="2024-07-17T09:16:00Z">
              <w:rPr>
                <w:noProof/>
              </w:rPr>
            </w:rPrChange>
          </w:rPr>
          <w:t>1</w:t>
        </w:r>
      </w:ins>
      <w:del w:id="920"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2A9ABE3"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048D0">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921" w:author="Gavin Rawson" w:date="2024-07-17T10:16:00Z" w16du:dateUtc="2024-07-17T09:16:00Z">
        <w:r w:rsidR="00B048D0" w:rsidRPr="00B048D0">
          <w:rPr>
            <w:rStyle w:val="Crossreference"/>
            <w:rPrChange w:id="922" w:author="Gavin Rawson" w:date="2024-07-17T10:16:00Z" w16du:dateUtc="2024-07-17T09:16:00Z">
              <w:rPr/>
            </w:rPrChange>
          </w:rPr>
          <w:t>Example use cases</w:t>
        </w:r>
      </w:ins>
      <w:del w:id="923"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5948E016" w:rsidR="00E279F0" w:rsidRDefault="00E279F0" w:rsidP="009F3044">
      <w:pPr>
        <w:pStyle w:val="Caption"/>
      </w:pPr>
      <w:bookmarkStart w:id="924" w:name="_Ref160528474"/>
      <w:bookmarkStart w:id="925" w:name="_Toc170288628"/>
      <w:r>
        <w:t xml:space="preserve">Figure </w:t>
      </w:r>
      <w:r>
        <w:fldChar w:fldCharType="begin"/>
      </w:r>
      <w:r>
        <w:instrText xml:space="preserve"> SEQ Figure \* ARABIC </w:instrText>
      </w:r>
      <w:r>
        <w:fldChar w:fldCharType="separate"/>
      </w:r>
      <w:r w:rsidR="00B048D0">
        <w:rPr>
          <w:noProof/>
        </w:rPr>
        <w:t>1</w:t>
      </w:r>
      <w:r>
        <w:rPr>
          <w:noProof/>
        </w:rPr>
        <w:fldChar w:fldCharType="end"/>
      </w:r>
      <w:bookmarkEnd w:id="924"/>
      <w:r>
        <w:tab/>
      </w:r>
      <w:r w:rsidRPr="00E279F0">
        <w:t xml:space="preserve">Field device and </w:t>
      </w:r>
      <w:r w:rsidR="00A018AA">
        <w:t>s</w:t>
      </w:r>
      <w:r w:rsidRPr="00E279F0">
        <w:t>upervisory application messages</w:t>
      </w:r>
      <w:bookmarkEnd w:id="92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680F94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048D0">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926" w:author="Gavin Rawson" w:date="2024-07-17T10:16:00Z" w16du:dateUtc="2024-07-17T09:16:00Z">
        <w:r w:rsidR="00B048D0" w:rsidRPr="00B048D0">
          <w:rPr>
            <w:rStyle w:val="Crossreference"/>
            <w:rPrChange w:id="927" w:author="Gavin Rawson" w:date="2024-07-17T10:16:00Z" w16du:dateUtc="2024-07-17T09:16:00Z">
              <w:rPr/>
            </w:rPrChange>
          </w:rPr>
          <w:t>Use of MQTT</w:t>
        </w:r>
      </w:ins>
      <w:del w:id="928"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929" w:name="_Toc172098938"/>
      <w:r>
        <w:t>Lucid schema</w:t>
      </w:r>
      <w:bookmarkEnd w:id="92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20">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673AC87" w:rsidR="005950AA" w:rsidRDefault="00FC7015" w:rsidP="009F3044">
      <w:pPr>
        <w:pStyle w:val="Caption"/>
      </w:pPr>
      <w:bookmarkStart w:id="930" w:name="_Toc170288629"/>
      <w:r w:rsidRPr="00BA7567">
        <w:t>Figure</w:t>
      </w:r>
      <w:r w:rsidR="00D82389" w:rsidRPr="00BA7567">
        <w:t xml:space="preserve"> </w:t>
      </w:r>
      <w:r>
        <w:fldChar w:fldCharType="begin"/>
      </w:r>
      <w:r>
        <w:instrText xml:space="preserve"> SEQ Figure \* ARABIC </w:instrText>
      </w:r>
      <w:r>
        <w:fldChar w:fldCharType="separate"/>
      </w:r>
      <w:r w:rsidR="00B048D0">
        <w:rPr>
          <w:noProof/>
        </w:rPr>
        <w:t>2</w:t>
      </w:r>
      <w:r>
        <w:rPr>
          <w:noProof/>
        </w:rPr>
        <w:fldChar w:fldCharType="end"/>
      </w:r>
      <w:r w:rsidR="00D82389" w:rsidRPr="00BA7567">
        <w:tab/>
        <w:t>JSON schema</w:t>
      </w:r>
      <w:bookmarkEnd w:id="930"/>
    </w:p>
    <w:p w14:paraId="6D28A886" w14:textId="29299CF9" w:rsidR="009C3498" w:rsidRDefault="009C3498" w:rsidP="009C3498">
      <w:pPr>
        <w:pStyle w:val="Heading3"/>
      </w:pPr>
      <w:bookmarkStart w:id="931" w:name="_Toc172098939"/>
      <w:r>
        <w:t xml:space="preserve">Device </w:t>
      </w:r>
      <w:r w:rsidR="006B0494">
        <w:t>profile</w:t>
      </w:r>
      <w:bookmarkEnd w:id="93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93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93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6BF859A9"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048D0">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933" w:author="Gavin Rawson" w:date="2024-07-17T10:16:00Z" w16du:dateUtc="2024-07-17T09:16:00Z">
        <w:r w:rsidR="00B048D0" w:rsidRPr="00B048D0">
          <w:rPr>
            <w:rStyle w:val="Crossreference"/>
            <w:rPrChange w:id="934" w:author="Gavin Rawson" w:date="2024-07-17T10:16:00Z" w16du:dateUtc="2024-07-17T09:16:00Z">
              <w:rPr/>
            </w:rPrChange>
          </w:rPr>
          <w:t>Configuration</w:t>
        </w:r>
      </w:ins>
      <w:del w:id="935"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21"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22" w:history="1">
        <w:r w:rsidR="00E52734" w:rsidRPr="007A298C">
          <w:rPr>
            <w:rStyle w:val="Crossreference"/>
            <w:rFonts w:eastAsia="DengXian"/>
          </w:rPr>
          <w:t>http://json-schema.org</w:t>
        </w:r>
      </w:hyperlink>
      <w:r w:rsidR="00AA37E7">
        <w:rPr>
          <w:rFonts w:eastAsia="DengXian"/>
          <w:lang w:eastAsia="en-US"/>
        </w:rPr>
        <w:t>.</w:t>
      </w:r>
    </w:p>
    <w:p w14:paraId="3DBE3D84" w14:textId="25DCB722"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936" w:author="Gavin Rawson" w:date="2024-07-17T10:16:00Z" w16du:dateUtc="2024-07-17T09:16:00Z">
        <w:r w:rsidR="00B048D0" w:rsidRPr="00B048D0">
          <w:rPr>
            <w:rStyle w:val="Crossreference"/>
            <w:rPrChange w:id="937" w:author="Gavin Rawson" w:date="2024-07-17T10:16:00Z" w16du:dateUtc="2024-07-17T09:16:00Z">
              <w:rPr/>
            </w:rPrChange>
          </w:rPr>
          <w:t xml:space="preserve">Figure </w:t>
        </w:r>
        <w:r w:rsidR="00B048D0" w:rsidRPr="00B048D0">
          <w:rPr>
            <w:rStyle w:val="Crossreference"/>
            <w:rPrChange w:id="938" w:author="Gavin Rawson" w:date="2024-07-17T10:16:00Z" w16du:dateUtc="2024-07-17T09:16:00Z">
              <w:rPr>
                <w:noProof/>
              </w:rPr>
            </w:rPrChange>
          </w:rPr>
          <w:t>3</w:t>
        </w:r>
      </w:ins>
      <w:del w:id="939"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389C071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048D0">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048D0">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048D0"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0CDDD9A9" w:rsidR="00D616A6" w:rsidRDefault="00FC7015" w:rsidP="007335B8">
      <w:pPr>
        <w:pStyle w:val="Caption"/>
      </w:pPr>
      <w:bookmarkStart w:id="940" w:name="_Ref160529908"/>
      <w:bookmarkStart w:id="941" w:name="_Toc160543266"/>
      <w:bookmarkStart w:id="942" w:name="_Toc170288630"/>
      <w:r>
        <w:t xml:space="preserve">Figure </w:t>
      </w:r>
      <w:r>
        <w:fldChar w:fldCharType="begin"/>
      </w:r>
      <w:r>
        <w:instrText xml:space="preserve"> SEQ Figure \* ARABIC </w:instrText>
      </w:r>
      <w:r>
        <w:fldChar w:fldCharType="separate"/>
      </w:r>
      <w:r w:rsidR="00B048D0">
        <w:rPr>
          <w:noProof/>
        </w:rPr>
        <w:t>3</w:t>
      </w:r>
      <w:r>
        <w:rPr>
          <w:noProof/>
        </w:rPr>
        <w:fldChar w:fldCharType="end"/>
      </w:r>
      <w:bookmarkEnd w:id="94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941"/>
      <w:bookmarkEnd w:id="94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943" w:name="_Ref160530157"/>
      <w:bookmarkStart w:id="944" w:name="_Toc172098940"/>
      <w:r>
        <w:t>Configuration</w:t>
      </w:r>
      <w:bookmarkEnd w:id="943"/>
      <w:bookmarkEnd w:id="944"/>
    </w:p>
    <w:p w14:paraId="3B8A49D7" w14:textId="0F045F13"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048D0">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945" w:author="Gavin Rawson" w:date="2024-07-17T10:16:00Z" w16du:dateUtc="2024-07-17T09:16:00Z">
        <w:r w:rsidR="00B048D0" w:rsidRPr="00B048D0">
          <w:rPr>
            <w:rStyle w:val="Crossreference"/>
            <w:rPrChange w:id="946" w:author="Gavin Rawson" w:date="2024-07-17T10:16:00Z" w16du:dateUtc="2024-07-17T09:16:00Z">
              <w:rPr/>
            </w:rPrChange>
          </w:rPr>
          <w:t>Configuration errors</w:t>
        </w:r>
      </w:ins>
      <w:del w:id="947"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948" w:name="_Ref162954664"/>
      <w:r>
        <w:t xml:space="preserve">Configuration </w:t>
      </w:r>
      <w:r w:rsidR="006B0494">
        <w:t>errors</w:t>
      </w:r>
      <w:bookmarkEnd w:id="94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C90BEB9"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949" w:author="Gavin Rawson" w:date="2024-07-17T10:16:00Z" w16du:dateUtc="2024-07-17T09:16:00Z">
        <w:r w:rsidR="00B048D0" w:rsidRPr="00B048D0">
          <w:rPr>
            <w:rStyle w:val="Crossreference"/>
            <w:rPrChange w:id="950" w:author="Gavin Rawson" w:date="2024-07-17T10:16:00Z" w16du:dateUtc="2024-07-17T09:16:00Z">
              <w:rPr/>
            </w:rPrChange>
          </w:rPr>
          <w:t xml:space="preserve">Table </w:t>
        </w:r>
        <w:r w:rsidR="00B048D0" w:rsidRPr="00B048D0">
          <w:rPr>
            <w:rStyle w:val="Crossreference"/>
            <w:rPrChange w:id="951" w:author="Gavin Rawson" w:date="2024-07-17T10:16:00Z" w16du:dateUtc="2024-07-17T09:16:00Z">
              <w:rPr>
                <w:noProof/>
              </w:rPr>
            </w:rPrChange>
          </w:rPr>
          <w:t>1</w:t>
        </w:r>
      </w:ins>
      <w:del w:id="952"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B127298" w:rsidR="00180D58" w:rsidRDefault="00FC7015" w:rsidP="00297394">
      <w:pPr>
        <w:pStyle w:val="Caption"/>
        <w:keepNext/>
      </w:pPr>
      <w:bookmarkStart w:id="953" w:name="_Ref160457063"/>
      <w:bookmarkStart w:id="954" w:name="_Toc160543307"/>
      <w:bookmarkStart w:id="955" w:name="_Toc170288640"/>
      <w:r>
        <w:t xml:space="preserve">Table </w:t>
      </w:r>
      <w:r>
        <w:fldChar w:fldCharType="begin"/>
      </w:r>
      <w:r>
        <w:instrText xml:space="preserve"> SEQ Table \* ARABIC </w:instrText>
      </w:r>
      <w:r>
        <w:fldChar w:fldCharType="separate"/>
      </w:r>
      <w:r w:rsidR="00B048D0">
        <w:rPr>
          <w:noProof/>
        </w:rPr>
        <w:t>1</w:t>
      </w:r>
      <w:r>
        <w:rPr>
          <w:noProof/>
        </w:rPr>
        <w:fldChar w:fldCharType="end"/>
      </w:r>
      <w:bookmarkEnd w:id="953"/>
      <w:r w:rsidR="00180D58">
        <w:tab/>
      </w:r>
      <w:r w:rsidR="00180D58" w:rsidRPr="00180D58">
        <w:t>Device elements</w:t>
      </w:r>
      <w:bookmarkEnd w:id="954"/>
      <w:bookmarkEnd w:id="95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proofErr w:type="spellStart"/>
            <w:r w:rsidRPr="00DA2284">
              <w:t>nid</w:t>
            </w:r>
            <w:proofErr w:type="spellEnd"/>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proofErr w:type="spellStart"/>
            <w:r w:rsidRPr="00DA2284">
              <w:t>ownr</w:t>
            </w:r>
            <w:proofErr w:type="spellEnd"/>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proofErr w:type="spellStart"/>
            <w:r w:rsidRPr="00DA2284">
              <w:t>serl</w:t>
            </w:r>
            <w:proofErr w:type="spellEnd"/>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546073C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956" w:author="Gavin Rawson" w:date="2024-07-17T10:16:00Z" w16du:dateUtc="2024-07-17T09:16:00Z">
        <w:r w:rsidR="00B048D0" w:rsidRPr="00B048D0">
          <w:rPr>
            <w:rStyle w:val="Crossreference"/>
            <w:rPrChange w:id="957" w:author="Gavin Rawson" w:date="2024-07-17T10:16:00Z" w16du:dateUtc="2024-07-17T09:16:00Z">
              <w:rPr/>
            </w:rPrChange>
          </w:rPr>
          <w:t xml:space="preserve">Table </w:t>
        </w:r>
        <w:r w:rsidR="00B048D0" w:rsidRPr="00B048D0">
          <w:rPr>
            <w:rStyle w:val="Crossreference"/>
            <w:rPrChange w:id="958" w:author="Gavin Rawson" w:date="2024-07-17T10:16:00Z" w16du:dateUtc="2024-07-17T09:16:00Z">
              <w:rPr>
                <w:noProof/>
              </w:rPr>
            </w:rPrChange>
          </w:rPr>
          <w:t>2</w:t>
        </w:r>
      </w:ins>
      <w:del w:id="959"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C1D23D7" w:rsidR="004313A4" w:rsidRDefault="004313A4" w:rsidP="009F3044">
      <w:pPr>
        <w:pStyle w:val="Caption"/>
      </w:pPr>
      <w:bookmarkStart w:id="960" w:name="_Ref160537695"/>
      <w:bookmarkStart w:id="961" w:name="_Toc160543308"/>
      <w:bookmarkStart w:id="962" w:name="_Toc170288641"/>
      <w:r>
        <w:t xml:space="preserve">Table </w:t>
      </w:r>
      <w:r>
        <w:fldChar w:fldCharType="begin"/>
      </w:r>
      <w:r>
        <w:instrText xml:space="preserve"> SEQ Table \* ARABIC </w:instrText>
      </w:r>
      <w:r>
        <w:fldChar w:fldCharType="separate"/>
      </w:r>
      <w:r w:rsidR="00B048D0">
        <w:rPr>
          <w:noProof/>
        </w:rPr>
        <w:t>2</w:t>
      </w:r>
      <w:r>
        <w:rPr>
          <w:noProof/>
        </w:rPr>
        <w:fldChar w:fldCharType="end"/>
      </w:r>
      <w:bookmarkEnd w:id="960"/>
      <w:r>
        <w:tab/>
      </w:r>
      <w:r w:rsidRPr="004313A4">
        <w:t>Channel elements</w:t>
      </w:r>
      <w:bookmarkEnd w:id="961"/>
      <w:bookmarkEnd w:id="96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15AC2C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963" w:author="Gavin Rawson" w:date="2024-07-17T10:16:00Z" w16du:dateUtc="2024-07-17T09:16:00Z">
        <w:r w:rsidR="00B048D0" w:rsidRPr="00B048D0">
          <w:rPr>
            <w:rStyle w:val="Crossreference"/>
            <w:rPrChange w:id="964" w:author="Gavin Rawson" w:date="2024-07-17T10:16:00Z" w16du:dateUtc="2024-07-17T09:16:00Z">
              <w:rPr/>
            </w:rPrChange>
          </w:rPr>
          <w:t xml:space="preserve">Table </w:t>
        </w:r>
        <w:r w:rsidR="00B048D0" w:rsidRPr="00B048D0">
          <w:rPr>
            <w:rStyle w:val="Crossreference"/>
            <w:rPrChange w:id="965" w:author="Gavin Rawson" w:date="2024-07-17T10:16:00Z" w16du:dateUtc="2024-07-17T09:16:00Z">
              <w:rPr>
                <w:noProof/>
              </w:rPr>
            </w:rPrChange>
          </w:rPr>
          <w:t>3</w:t>
        </w:r>
      </w:ins>
      <w:del w:id="966"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2124AC7" w:rsidR="00B14B69" w:rsidRDefault="00B14B69" w:rsidP="00537F2E">
      <w:pPr>
        <w:pStyle w:val="Caption"/>
        <w:keepNext/>
      </w:pPr>
      <w:bookmarkStart w:id="967" w:name="_Ref160457959"/>
      <w:bookmarkStart w:id="968" w:name="_Toc160543309"/>
      <w:bookmarkStart w:id="969" w:name="_Toc170288642"/>
      <w:r>
        <w:t xml:space="preserve">Table </w:t>
      </w:r>
      <w:r>
        <w:fldChar w:fldCharType="begin"/>
      </w:r>
      <w:r>
        <w:instrText xml:space="preserve"> SEQ Table \* ARABIC </w:instrText>
      </w:r>
      <w:r>
        <w:fldChar w:fldCharType="separate"/>
      </w:r>
      <w:r w:rsidR="00B048D0">
        <w:rPr>
          <w:noProof/>
        </w:rPr>
        <w:t>3</w:t>
      </w:r>
      <w:r>
        <w:rPr>
          <w:noProof/>
        </w:rPr>
        <w:fldChar w:fldCharType="end"/>
      </w:r>
      <w:bookmarkEnd w:id="967"/>
      <w:r>
        <w:tab/>
      </w:r>
      <w:r w:rsidR="005A587D">
        <w:t>Connection</w:t>
      </w:r>
      <w:r w:rsidRPr="00B14B69">
        <w:t xml:space="preserve"> elements</w:t>
      </w:r>
      <w:bookmarkEnd w:id="968"/>
      <w:bookmarkEnd w:id="96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proofErr w:type="spellStart"/>
            <w:r w:rsidRPr="00AA06A1">
              <w:t>num</w:t>
            </w:r>
            <w:proofErr w:type="spellEnd"/>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proofErr w:type="spellStart"/>
            <w:r w:rsidRPr="00AA06A1">
              <w:t>prot</w:t>
            </w:r>
            <w:proofErr w:type="spellEnd"/>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70" w:name="_Toc172098941"/>
      <w:r w:rsidRPr="005A587D">
        <w:lastRenderedPageBreak/>
        <w:t xml:space="preserve">Connection </w:t>
      </w:r>
      <w:r w:rsidR="006B0494" w:rsidRPr="005A587D">
        <w:t>scheduling</w:t>
      </w:r>
      <w:bookmarkEnd w:id="97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1855E42"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71" w:author="Gavin Rawson" w:date="2024-07-17T10:16:00Z" w16du:dateUtc="2024-07-17T09:16:00Z">
        <w:r w:rsidR="00B048D0" w:rsidRPr="00B048D0">
          <w:rPr>
            <w:rStyle w:val="Crossreference"/>
            <w:rPrChange w:id="972" w:author="Gavin Rawson" w:date="2024-07-17T10:16:00Z" w16du:dateUtc="2024-07-17T09:16:00Z">
              <w:rPr/>
            </w:rPrChange>
          </w:rPr>
          <w:t xml:space="preserve">Table </w:t>
        </w:r>
        <w:r w:rsidR="00B048D0" w:rsidRPr="00B048D0">
          <w:rPr>
            <w:rStyle w:val="Crossreference"/>
            <w:rPrChange w:id="973" w:author="Gavin Rawson" w:date="2024-07-17T10:16:00Z" w16du:dateUtc="2024-07-17T09:16:00Z">
              <w:rPr>
                <w:noProof/>
              </w:rPr>
            </w:rPrChange>
          </w:rPr>
          <w:t>4</w:t>
        </w:r>
      </w:ins>
      <w:del w:id="974"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6A5EEDC9" w:rsidR="005A587D" w:rsidRDefault="00732C0C" w:rsidP="009F3044">
      <w:pPr>
        <w:pStyle w:val="Caption"/>
      </w:pPr>
      <w:bookmarkStart w:id="975" w:name="_Ref160460276"/>
      <w:bookmarkStart w:id="976" w:name="_Toc160543310"/>
      <w:bookmarkStart w:id="977" w:name="_Toc170288643"/>
      <w:r>
        <w:t xml:space="preserve">Table </w:t>
      </w:r>
      <w:r>
        <w:fldChar w:fldCharType="begin"/>
      </w:r>
      <w:r>
        <w:instrText xml:space="preserve"> SEQ Table \* ARABIC </w:instrText>
      </w:r>
      <w:r>
        <w:fldChar w:fldCharType="separate"/>
      </w:r>
      <w:r w:rsidR="00B048D0">
        <w:rPr>
          <w:noProof/>
        </w:rPr>
        <w:t>4</w:t>
      </w:r>
      <w:r>
        <w:rPr>
          <w:noProof/>
        </w:rPr>
        <w:fldChar w:fldCharType="end"/>
      </w:r>
      <w:bookmarkEnd w:id="975"/>
      <w:r>
        <w:tab/>
      </w:r>
      <w:r w:rsidRPr="00732C0C">
        <w:t xml:space="preserve">Information used in defining </w:t>
      </w:r>
      <w:r w:rsidR="00F14026">
        <w:t>s</w:t>
      </w:r>
      <w:r w:rsidRPr="00732C0C">
        <w:t xml:space="preserve">cheduled </w:t>
      </w:r>
      <w:r w:rsidR="00F14026">
        <w:t>c</w:t>
      </w:r>
      <w:r w:rsidRPr="00732C0C">
        <w:t>onnections</w:t>
      </w:r>
      <w:bookmarkEnd w:id="976"/>
      <w:bookmarkEnd w:id="977"/>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3D1407">
            <w:pPr>
              <w:pStyle w:val="TableText"/>
              <w:rPr>
                <w:rFonts w:eastAsia="DengXian"/>
              </w:rPr>
            </w:pPr>
            <w:del w:id="978" w:author="Gavin Rawson" w:date="2024-07-15T07:35:00Z" w16du:dateUtc="2024-07-15T06:35:00Z">
              <w:r w:rsidRPr="00AA06A1" w:rsidDel="008D6CC0">
                <w:rPr>
                  <w:rFonts w:eastAsia="DengXian"/>
                </w:rPr>
                <w:delText>Number</w:delText>
              </w:r>
            </w:del>
            <w:ins w:id="979"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3D1407">
            <w:pPr>
              <w:pStyle w:val="TableText"/>
              <w:rPr>
                <w:rFonts w:eastAsia="DengXian"/>
              </w:rPr>
            </w:pPr>
            <w:del w:id="980" w:author="Gavin Rawson" w:date="2024-07-15T07:35:00Z" w16du:dateUtc="2024-07-15T06:35:00Z">
              <w:r w:rsidRPr="00AA06A1" w:rsidDel="008D6CC0">
                <w:rPr>
                  <w:rFonts w:eastAsia="DengXian"/>
                </w:rPr>
                <w:delText>Number</w:delText>
              </w:r>
            </w:del>
            <w:ins w:id="981"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3D1407">
            <w:pPr>
              <w:pStyle w:val="TableText"/>
              <w:rPr>
                <w:rFonts w:eastAsia="DengXian"/>
              </w:rPr>
            </w:pPr>
            <w:del w:id="982" w:author="Gavin Rawson" w:date="2024-07-15T07:35:00Z" w16du:dateUtc="2024-07-15T06:35:00Z">
              <w:r w:rsidRPr="00AA06A1" w:rsidDel="008D6CC0">
                <w:rPr>
                  <w:rFonts w:eastAsia="DengXian"/>
                </w:rPr>
                <w:delText>Number</w:delText>
              </w:r>
            </w:del>
            <w:ins w:id="983"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3D1407">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EA57D09"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048D0">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4" w:author="Gavin Rawson" w:date="2024-07-17T10:16:00Z" w16du:dateUtc="2024-07-17T09:16:00Z">
        <w:r w:rsidR="00B048D0" w:rsidRPr="00B048D0">
          <w:rPr>
            <w:rStyle w:val="Crossreference"/>
            <w:rPrChange w:id="985" w:author="Gavin Rawson" w:date="2024-07-17T10:16:00Z" w16du:dateUtc="2024-07-17T09:16:00Z">
              <w:rPr/>
            </w:rPrChange>
          </w:rPr>
          <w:t>Time formats</w:t>
        </w:r>
      </w:ins>
      <w:del w:id="986"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987" w:name="_Ref160538894"/>
      <w:bookmarkStart w:id="988" w:name="_Ref160538900"/>
      <w:bookmarkStart w:id="989" w:name="_Toc172098942"/>
      <w:r>
        <w:lastRenderedPageBreak/>
        <w:t>Time formats</w:t>
      </w:r>
      <w:bookmarkEnd w:id="987"/>
      <w:bookmarkEnd w:id="988"/>
      <w:bookmarkEnd w:id="989"/>
    </w:p>
    <w:p w14:paraId="435B32B8" w14:textId="5E34CF7C"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990" w:author="Gavin Rawson" w:date="2024-07-17T10:16:00Z" w16du:dateUtc="2024-07-17T09:16:00Z">
        <w:r w:rsidR="00B048D0" w:rsidRPr="00B048D0">
          <w:rPr>
            <w:rStyle w:val="Crossreference"/>
            <w:rPrChange w:id="991" w:author="Gavin Rawson" w:date="2024-07-17T10:16:00Z" w16du:dateUtc="2024-07-17T09:16:00Z">
              <w:rPr/>
            </w:rPrChange>
          </w:rPr>
          <w:t xml:space="preserve">Table </w:t>
        </w:r>
        <w:r w:rsidR="00B048D0" w:rsidRPr="00B048D0">
          <w:rPr>
            <w:rStyle w:val="Crossreference"/>
            <w:rPrChange w:id="992" w:author="Gavin Rawson" w:date="2024-07-17T10:16:00Z" w16du:dateUtc="2024-07-17T09:16:00Z">
              <w:rPr>
                <w:noProof/>
              </w:rPr>
            </w:rPrChange>
          </w:rPr>
          <w:t>5</w:t>
        </w:r>
      </w:ins>
      <w:del w:id="993"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BAAA3FF" w:rsidR="0007620E" w:rsidRPr="00AE3465" w:rsidRDefault="0007620E" w:rsidP="000B4273">
      <w:pPr>
        <w:pStyle w:val="Caption"/>
        <w:keepNext/>
      </w:pPr>
      <w:bookmarkStart w:id="994" w:name="_Ref160532049"/>
      <w:bookmarkStart w:id="995" w:name="_Toc170288644"/>
      <w:r>
        <w:t xml:space="preserve">Table </w:t>
      </w:r>
      <w:r>
        <w:fldChar w:fldCharType="begin"/>
      </w:r>
      <w:r>
        <w:instrText xml:space="preserve"> SEQ Table \* ARABIC </w:instrText>
      </w:r>
      <w:r>
        <w:fldChar w:fldCharType="separate"/>
      </w:r>
      <w:r w:rsidR="00B048D0">
        <w:rPr>
          <w:noProof/>
        </w:rPr>
        <w:t>5</w:t>
      </w:r>
      <w:r>
        <w:rPr>
          <w:noProof/>
        </w:rPr>
        <w:fldChar w:fldCharType="end"/>
      </w:r>
      <w:bookmarkEnd w:id="994"/>
      <w:r w:rsidRPr="00AE3465">
        <w:tab/>
        <w:t>Time formats</w:t>
      </w:r>
      <w:bookmarkEnd w:id="99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24">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996" w:name="_Toc172098943"/>
      <w:r>
        <w:t>Events</w:t>
      </w:r>
      <w:bookmarkEnd w:id="996"/>
    </w:p>
    <w:p w14:paraId="1E9023B2" w14:textId="4260D116"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048D0">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997" w:author="Gavin Rawson" w:date="2024-07-17T10:16:00Z" w16du:dateUtc="2024-07-17T09:16:00Z">
        <w:r w:rsidR="00B048D0" w:rsidRPr="00B048D0">
          <w:rPr>
            <w:rStyle w:val="Crossreference"/>
            <w:rPrChange w:id="998" w:author="Gavin Rawson" w:date="2024-07-17T10:16:00Z" w16du:dateUtc="2024-07-17T09:16:00Z">
              <w:rPr/>
            </w:rPrChange>
          </w:rPr>
          <w:t>Points</w:t>
        </w:r>
      </w:ins>
      <w:del w:id="999"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000" w:name="_Toc172098944"/>
      <w:r>
        <w:t>Actions</w:t>
      </w:r>
      <w:bookmarkEnd w:id="1000"/>
    </w:p>
    <w:p w14:paraId="4C058027" w14:textId="7CF15BD6"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001" w:author="Gavin Rawson" w:date="2024-07-17T10:16:00Z" w16du:dateUtc="2024-07-17T09:16:00Z">
        <w:r w:rsidR="00B048D0" w:rsidRPr="00B048D0">
          <w:rPr>
            <w:rStyle w:val="Crossreference"/>
            <w:rPrChange w:id="1002" w:author="Gavin Rawson" w:date="2024-07-17T10:16:00Z" w16du:dateUtc="2024-07-17T09:16:00Z">
              <w:rPr/>
            </w:rPrChange>
          </w:rPr>
          <w:t xml:space="preserve">Table </w:t>
        </w:r>
        <w:r w:rsidR="00B048D0" w:rsidRPr="00B048D0">
          <w:rPr>
            <w:rStyle w:val="Crossreference"/>
            <w:rPrChange w:id="1003" w:author="Gavin Rawson" w:date="2024-07-17T10:16:00Z" w16du:dateUtc="2024-07-17T09:16:00Z">
              <w:rPr>
                <w:noProof/>
              </w:rPr>
            </w:rPrChange>
          </w:rPr>
          <w:t>6</w:t>
        </w:r>
      </w:ins>
      <w:del w:id="1004"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1BD96D9" w:rsidR="00910BE0" w:rsidRDefault="00910BE0" w:rsidP="009F3044">
      <w:pPr>
        <w:pStyle w:val="Caption"/>
      </w:pPr>
      <w:bookmarkStart w:id="1005" w:name="_Ref160614062"/>
      <w:bookmarkStart w:id="1006" w:name="_Toc170288645"/>
      <w:r>
        <w:t xml:space="preserve">Table </w:t>
      </w:r>
      <w:r>
        <w:fldChar w:fldCharType="begin"/>
      </w:r>
      <w:r>
        <w:instrText xml:space="preserve"> SEQ Table \* ARABIC </w:instrText>
      </w:r>
      <w:r>
        <w:fldChar w:fldCharType="separate"/>
      </w:r>
      <w:r w:rsidR="00B048D0">
        <w:rPr>
          <w:noProof/>
        </w:rPr>
        <w:t>6</w:t>
      </w:r>
      <w:r>
        <w:rPr>
          <w:noProof/>
        </w:rPr>
        <w:fldChar w:fldCharType="end"/>
      </w:r>
      <w:bookmarkEnd w:id="1005"/>
      <w:r>
        <w:tab/>
        <w:t>Actions</w:t>
      </w:r>
      <w:bookmarkEnd w:id="100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B9B75B8"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007" w:author="Gavin Rawson" w:date="2024-07-17T10:16:00Z" w16du:dateUtc="2024-07-17T09:16:00Z">
        <w:r w:rsidR="00B048D0" w:rsidRPr="00B048D0">
          <w:rPr>
            <w:rStyle w:val="Crossreference"/>
            <w:rPrChange w:id="1008" w:author="Gavin Rawson" w:date="2024-07-17T10:16:00Z" w16du:dateUtc="2024-07-17T09:16:00Z">
              <w:rPr/>
            </w:rPrChange>
          </w:rPr>
          <w:t xml:space="preserve">Table </w:t>
        </w:r>
        <w:r w:rsidR="00B048D0" w:rsidRPr="00B048D0">
          <w:rPr>
            <w:rStyle w:val="Crossreference"/>
            <w:rPrChange w:id="1009" w:author="Gavin Rawson" w:date="2024-07-17T10:16:00Z" w16du:dateUtc="2024-07-17T09:16:00Z">
              <w:rPr>
                <w:noProof/>
              </w:rPr>
            </w:rPrChange>
          </w:rPr>
          <w:t>8</w:t>
        </w:r>
      </w:ins>
      <w:del w:id="1010"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011" w:name="_Ref160616879"/>
      <w:bookmarkStart w:id="1012" w:name="_Toc172098945"/>
      <w:r>
        <w:t>Points</w:t>
      </w:r>
      <w:bookmarkEnd w:id="1011"/>
      <w:bookmarkEnd w:id="1012"/>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4B808E34"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013" w:author="Gavin Rawson" w:date="2024-07-17T10:16:00Z" w16du:dateUtc="2024-07-17T09:16:00Z">
        <w:r w:rsidR="00B048D0" w:rsidRPr="00B048D0">
          <w:rPr>
            <w:rStyle w:val="Crossreference"/>
            <w:rPrChange w:id="1014" w:author="Gavin Rawson" w:date="2024-07-17T10:16:00Z" w16du:dateUtc="2024-07-17T09:16:00Z">
              <w:rPr/>
            </w:rPrChange>
          </w:rPr>
          <w:t xml:space="preserve">Table </w:t>
        </w:r>
        <w:r w:rsidR="00B048D0" w:rsidRPr="00B048D0">
          <w:rPr>
            <w:rStyle w:val="Crossreference"/>
            <w:rPrChange w:id="1015" w:author="Gavin Rawson" w:date="2024-07-17T10:16:00Z" w16du:dateUtc="2024-07-17T09:16:00Z">
              <w:rPr>
                <w:noProof/>
              </w:rPr>
            </w:rPrChange>
          </w:rPr>
          <w:t>7</w:t>
        </w:r>
      </w:ins>
      <w:del w:id="1016"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2263999B" w:rsidR="00212C02" w:rsidRPr="00212C02" w:rsidRDefault="00BB5A05" w:rsidP="009F3044">
      <w:pPr>
        <w:pStyle w:val="Caption"/>
      </w:pPr>
      <w:bookmarkStart w:id="1017" w:name="_Ref161139195"/>
      <w:bookmarkStart w:id="1018" w:name="_Toc170288646"/>
      <w:r>
        <w:t xml:space="preserve">Table </w:t>
      </w:r>
      <w:r>
        <w:fldChar w:fldCharType="begin"/>
      </w:r>
      <w:r>
        <w:instrText xml:space="preserve"> SEQ Table \* ARABIC </w:instrText>
      </w:r>
      <w:r>
        <w:fldChar w:fldCharType="separate"/>
      </w:r>
      <w:r w:rsidR="00B048D0">
        <w:rPr>
          <w:noProof/>
        </w:rPr>
        <w:t>7</w:t>
      </w:r>
      <w:r>
        <w:rPr>
          <w:noProof/>
        </w:rPr>
        <w:fldChar w:fldCharType="end"/>
      </w:r>
      <w:bookmarkEnd w:id="1017"/>
      <w:r>
        <w:tab/>
      </w:r>
      <w:r w:rsidRPr="00BB5A05">
        <w:t xml:space="preserve">Configuration structure for a </w:t>
      </w:r>
      <w:r w:rsidR="00994C7D">
        <w:t>d</w:t>
      </w:r>
      <w:r w:rsidRPr="00BB5A05">
        <w:t xml:space="preserve">evice </w:t>
      </w:r>
      <w:r w:rsidR="00994C7D">
        <w:t>l</w:t>
      </w:r>
      <w:r w:rsidRPr="00BB5A05">
        <w:t>ink</w:t>
      </w:r>
      <w:bookmarkEnd w:id="101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308915DE" w:rsidR="00BB5A05" w:rsidRPr="008A325B" w:rsidRDefault="00BB5A05" w:rsidP="003D1407">
            <w:pPr>
              <w:pStyle w:val="TableText"/>
            </w:pPr>
            <w:del w:id="1019" w:author="Gavin Rawson" w:date="2024-07-15T07:52:00Z" w16du:dateUtc="2024-07-15T06:52:00Z">
              <w:r w:rsidDel="00BD03DC">
                <w:delText>Number</w:delText>
              </w:r>
            </w:del>
            <w:ins w:id="1020" w:author="Gavin Rawson" w:date="2024-07-15T07:52:00Z" w16du:dateUtc="2024-07-15T06:52:00Z">
              <w:r w:rsidR="00BD03DC">
                <w:t>Integer</w:t>
              </w:r>
            </w:ins>
          </w:p>
        </w:tc>
        <w:tc>
          <w:tcPr>
            <w:tcW w:w="1700" w:type="dxa"/>
          </w:tcPr>
          <w:p w14:paraId="2D63A720" w14:textId="79B4F8E6" w:rsidR="00BB5A05" w:rsidRPr="008A325B" w:rsidRDefault="00BB5A05" w:rsidP="003D1407">
            <w:pPr>
              <w:pStyle w:val="TableText"/>
            </w:pPr>
            <w:proofErr w:type="spellStart"/>
            <w:r w:rsidRPr="000B1489">
              <w:t>num</w:t>
            </w:r>
            <w:proofErr w:type="spellEnd"/>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30FDE7B8"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048D0">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021" w:author="Gavin Rawson" w:date="2024-07-17T10:16:00Z" w16du:dateUtc="2024-07-17T09:16:00Z">
        <w:r w:rsidR="00B048D0" w:rsidRPr="00B048D0">
          <w:rPr>
            <w:rStyle w:val="Crossreference"/>
            <w:rPrChange w:id="1022" w:author="Gavin Rawson" w:date="2024-07-17T10:16:00Z" w16du:dateUtc="2024-07-17T09:16:00Z">
              <w:rPr/>
            </w:rPrChange>
          </w:rPr>
          <w:t>Calculated points</w:t>
        </w:r>
      </w:ins>
      <w:del w:id="1023"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60C9B0DB"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024" w:author="Gavin Rawson" w:date="2024-07-17T10:16:00Z" w16du:dateUtc="2024-07-17T09:16:00Z">
        <w:r w:rsidR="00B048D0" w:rsidRPr="00B048D0">
          <w:rPr>
            <w:rStyle w:val="Crossreference"/>
            <w:rPrChange w:id="1025" w:author="Gavin Rawson" w:date="2024-07-17T10:16:00Z" w16du:dateUtc="2024-07-17T09:16:00Z">
              <w:rPr/>
            </w:rPrChange>
          </w:rPr>
          <w:t xml:space="preserve">Table </w:t>
        </w:r>
        <w:r w:rsidR="00B048D0" w:rsidRPr="00B048D0">
          <w:rPr>
            <w:rStyle w:val="Crossreference"/>
            <w:rPrChange w:id="1026" w:author="Gavin Rawson" w:date="2024-07-17T10:16:00Z" w16du:dateUtc="2024-07-17T09:16:00Z">
              <w:rPr>
                <w:noProof/>
              </w:rPr>
            </w:rPrChange>
          </w:rPr>
          <w:t>8</w:t>
        </w:r>
      </w:ins>
      <w:del w:id="1027"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465DD98" w:rsidR="009F3044" w:rsidRDefault="009F3044" w:rsidP="00FC378E">
      <w:pPr>
        <w:pStyle w:val="Caption"/>
        <w:keepNext/>
      </w:pPr>
      <w:bookmarkStart w:id="1028" w:name="_Ref161048279"/>
      <w:bookmarkStart w:id="1029" w:name="_Toc170288647"/>
      <w:r>
        <w:t xml:space="preserve">Table </w:t>
      </w:r>
      <w:r>
        <w:fldChar w:fldCharType="begin"/>
      </w:r>
      <w:r>
        <w:instrText xml:space="preserve"> SEQ Table \* ARABIC </w:instrText>
      </w:r>
      <w:r>
        <w:fldChar w:fldCharType="separate"/>
      </w:r>
      <w:r w:rsidR="00B048D0">
        <w:rPr>
          <w:noProof/>
        </w:rPr>
        <w:t>8</w:t>
      </w:r>
      <w:r>
        <w:rPr>
          <w:noProof/>
        </w:rPr>
        <w:fldChar w:fldCharType="end"/>
      </w:r>
      <w:bookmarkEnd w:id="1028"/>
      <w:r>
        <w:tab/>
      </w:r>
      <w:r w:rsidRPr="009F3044">
        <w:t xml:space="preserve">Configuration structure for a </w:t>
      </w:r>
      <w:r w:rsidR="0071041B">
        <w:t>p</w:t>
      </w:r>
      <w:r w:rsidR="004B4EE1">
        <w:t>oint</w:t>
      </w:r>
      <w:bookmarkEnd w:id="1029"/>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3D1407">
            <w:pPr>
              <w:pStyle w:val="TableText"/>
              <w:rPr>
                <w:rFonts w:eastAsia="DengXian"/>
              </w:rPr>
            </w:pPr>
            <w:del w:id="1030" w:author="Gavin Rawson" w:date="2024-07-15T07:54:00Z" w16du:dateUtc="2024-07-15T06:54:00Z">
              <w:r w:rsidRPr="00B50947" w:rsidDel="000F69DF">
                <w:rPr>
                  <w:rFonts w:eastAsia="DengXian"/>
                </w:rPr>
                <w:delText>Number</w:delText>
              </w:r>
            </w:del>
            <w:ins w:id="1031"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3D1407">
            <w:pPr>
              <w:pStyle w:val="TableText"/>
              <w:rPr>
                <w:rFonts w:eastAsia="DengXian"/>
              </w:rPr>
            </w:pPr>
            <w:del w:id="1032" w:author="Gavin Rawson" w:date="2024-07-15T07:54:00Z" w16du:dateUtc="2024-07-15T06:54:00Z">
              <w:r w:rsidRPr="00B50947" w:rsidDel="000F69DF">
                <w:rPr>
                  <w:rFonts w:eastAsia="DengXian"/>
                </w:rPr>
                <w:delText>Number</w:delText>
              </w:r>
            </w:del>
            <w:ins w:id="1033"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3D1407">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26216CD7" w:rsidR="00D359EE" w:rsidRPr="00B50947" w:rsidRDefault="00D359EE" w:rsidP="003D1407">
            <w:pPr>
              <w:pStyle w:val="TableText"/>
              <w:rPr>
                <w:lang w:bidi="he-IL"/>
              </w:rPr>
            </w:pPr>
            <w:del w:id="1034" w:author="Gavin Rawson" w:date="2024-07-15T07:54:00Z" w16du:dateUtc="2024-07-15T06:54:00Z">
              <w:r w:rsidRPr="00B50947" w:rsidDel="000F69DF">
                <w:rPr>
                  <w:lang w:bidi="he-IL"/>
                </w:rPr>
                <w:delText>number</w:delText>
              </w:r>
            </w:del>
            <w:ins w:id="1035"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3D1407">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1CE84DFC"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3D1407">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lastRenderedPageBreak/>
              <w:t xml:space="preserve">When </w:t>
            </w:r>
            <w:proofErr w:type="gramStart"/>
            <w:r w:rsidRPr="00B50947">
              <w:rPr>
                <w:lang w:bidi="he-IL"/>
              </w:rPr>
              <w:t>Online</w:t>
            </w:r>
            <w:proofErr w:type="gramEnd"/>
          </w:p>
        </w:tc>
        <w:tc>
          <w:tcPr>
            <w:tcW w:w="1080" w:type="dxa"/>
            <w:noWrap/>
          </w:tcPr>
          <w:p w14:paraId="66694AD7" w14:textId="33372436" w:rsidR="00D359EE" w:rsidRPr="00B50947" w:rsidRDefault="00F734C0" w:rsidP="003D1407">
            <w:pPr>
              <w:pStyle w:val="TableText"/>
              <w:rPr>
                <w:lang w:bidi="he-IL"/>
              </w:rPr>
            </w:pPr>
            <w:ins w:id="1036" w:author="Gavin Rawson" w:date="2024-07-16T13:15:00Z" w16du:dateUtc="2024-07-16T12:15:00Z">
              <w:r>
                <w:rPr>
                  <w:lang w:bidi="he-IL"/>
                </w:rPr>
                <w:t>Integer</w:t>
              </w:r>
            </w:ins>
            <w:del w:id="1037"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3D1407">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1CC097EC" w:rsidR="00D359EE" w:rsidRPr="00BA7567" w:rsidRDefault="00D359EE" w:rsidP="003D1407">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18A8CC75" w:rsidR="00D359EE" w:rsidRPr="00B50947" w:rsidRDefault="00F734C0" w:rsidP="003D1407">
            <w:pPr>
              <w:pStyle w:val="TableText"/>
              <w:rPr>
                <w:lang w:bidi="he-IL"/>
              </w:rPr>
            </w:pPr>
            <w:ins w:id="1038" w:author="Gavin Rawson" w:date="2024-07-16T13:15:00Z" w16du:dateUtc="2024-07-16T12:15:00Z">
              <w:r>
                <w:rPr>
                  <w:lang w:bidi="he-IL"/>
                </w:rPr>
                <w:t>Integer</w:t>
              </w:r>
            </w:ins>
            <w:del w:id="1039"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3D1407">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1ABB86B5" w:rsidR="00D359EE" w:rsidRPr="00BA7567" w:rsidRDefault="002677DB" w:rsidP="003D1407">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3D1407">
            <w:pPr>
              <w:pStyle w:val="TableText"/>
              <w:rPr>
                <w:lang w:bidi="he-IL"/>
              </w:rPr>
            </w:pPr>
            <w:ins w:id="1040" w:author="Gavin Rawson" w:date="2024-07-16T13:15:00Z" w16du:dateUtc="2024-07-16T12:15:00Z">
              <w:r>
                <w:rPr>
                  <w:lang w:bidi="he-IL"/>
                </w:rPr>
                <w:t>Integer</w:t>
              </w:r>
            </w:ins>
            <w:del w:id="1041"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3D1407">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5C922FD6" w:rsidR="00D359EE" w:rsidRPr="00BA7567" w:rsidRDefault="00D359EE" w:rsidP="003D1407">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3D1407">
            <w:pPr>
              <w:pStyle w:val="TableText"/>
              <w:rPr>
                <w:lang w:bidi="he-IL"/>
              </w:rPr>
            </w:pPr>
            <w:ins w:id="1042" w:author="Gavin Rawson" w:date="2024-07-16T13:15:00Z" w16du:dateUtc="2024-07-16T12:15:00Z">
              <w:r>
                <w:rPr>
                  <w:lang w:bidi="he-IL"/>
                </w:rPr>
                <w:t>Integer</w:t>
              </w:r>
            </w:ins>
            <w:del w:id="1043"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3D1407">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4D4E2BFB" w:rsidR="00D359EE" w:rsidRPr="00BA7567" w:rsidRDefault="00D359EE" w:rsidP="003D1407">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3D1407">
            <w:pPr>
              <w:pStyle w:val="TableText"/>
              <w:rPr>
                <w:lang w:bidi="he-IL"/>
              </w:rPr>
            </w:pPr>
            <w:ins w:id="1044" w:author="Gavin Rawson" w:date="2024-07-16T13:15:00Z" w16du:dateUtc="2024-07-16T12:15:00Z">
              <w:r>
                <w:rPr>
                  <w:lang w:bidi="he-IL"/>
                </w:rPr>
                <w:t>Integer</w:t>
              </w:r>
            </w:ins>
            <w:del w:id="1045"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3D1407">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78D522B5" w:rsidR="00D359EE" w:rsidRPr="00BA7567" w:rsidRDefault="00D359EE" w:rsidP="003D1407">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3D1407">
            <w:pPr>
              <w:pStyle w:val="TableText"/>
              <w:rPr>
                <w:lang w:bidi="he-IL"/>
              </w:rPr>
            </w:pPr>
            <w:ins w:id="1046" w:author="Gavin Rawson" w:date="2024-07-16T13:15:00Z" w16du:dateUtc="2024-07-16T12:15:00Z">
              <w:r>
                <w:rPr>
                  <w:lang w:bidi="he-IL"/>
                </w:rPr>
                <w:t>Integer</w:t>
              </w:r>
            </w:ins>
            <w:del w:id="1047"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3D1407">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55430BD" w:rsidR="00D359EE" w:rsidRPr="00BA7567" w:rsidRDefault="00D359EE" w:rsidP="003D1407">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3D1407">
            <w:pPr>
              <w:pStyle w:val="TableText"/>
              <w:rPr>
                <w:lang w:bidi="he-IL"/>
              </w:rPr>
            </w:pPr>
            <w:ins w:id="1048" w:author="Gavin Rawson" w:date="2024-07-16T13:15:00Z" w16du:dateUtc="2024-07-16T12:15:00Z">
              <w:r>
                <w:rPr>
                  <w:lang w:bidi="he-IL"/>
                </w:rPr>
                <w:t>Integer</w:t>
              </w:r>
            </w:ins>
            <w:del w:id="1049"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3D1407">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5F1B4206" w:rsidR="00D359EE" w:rsidRPr="00BA7567" w:rsidRDefault="00D359EE" w:rsidP="003D1407">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3D1407">
            <w:pPr>
              <w:pStyle w:val="TableText"/>
              <w:rPr>
                <w:lang w:bidi="he-IL"/>
              </w:rPr>
            </w:pPr>
            <w:ins w:id="1050" w:author="Gavin Rawson" w:date="2024-07-16T13:15:00Z" w16du:dateUtc="2024-07-16T12:15:00Z">
              <w:r>
                <w:rPr>
                  <w:lang w:bidi="he-IL"/>
                </w:rPr>
                <w:t>Integer</w:t>
              </w:r>
            </w:ins>
            <w:del w:id="1051"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3D1407">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8280FE4" w:rsidR="00D359EE" w:rsidRPr="00BA7567" w:rsidRDefault="00D359EE" w:rsidP="003D1407">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3D1407">
            <w:pPr>
              <w:pStyle w:val="TableText"/>
              <w:rPr>
                <w:lang w:bidi="he-IL"/>
              </w:rPr>
            </w:pPr>
            <w:ins w:id="1052" w:author="Gavin Rawson" w:date="2024-07-16T13:15:00Z" w16du:dateUtc="2024-07-16T12:15:00Z">
              <w:r>
                <w:rPr>
                  <w:lang w:bidi="he-IL"/>
                </w:rPr>
                <w:t>Integer</w:t>
              </w:r>
            </w:ins>
            <w:del w:id="1053"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3D1407">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0AAFAFDF" w:rsidR="00D359EE" w:rsidRPr="00BA7567" w:rsidRDefault="00D359EE" w:rsidP="003D1407">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56873F70" w:rsidR="00D359EE" w:rsidRPr="00B50947" w:rsidRDefault="00D359EE" w:rsidP="003D1407">
            <w:pPr>
              <w:pStyle w:val="TableText"/>
              <w:rPr>
                <w:lang w:bidi="he-IL"/>
              </w:rPr>
            </w:pPr>
            <w:del w:id="1054" w:author="Gavin Rawson" w:date="2024-07-15T08:20:00Z" w16du:dateUtc="2024-07-15T07:20:00Z">
              <w:r w:rsidRPr="00B50947" w:rsidDel="00E133CA">
                <w:rPr>
                  <w:lang w:bidi="he-IL"/>
                </w:rPr>
                <w:delText>number</w:delText>
              </w:r>
            </w:del>
            <w:ins w:id="1055"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3D1407">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37442BC9"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3D1407">
            <w:pPr>
              <w:pStyle w:val="TableText"/>
              <w:rPr>
                <w:lang w:bidi="he-IL"/>
              </w:rPr>
            </w:pPr>
            <w:r w:rsidRPr="00B50947">
              <w:rPr>
                <w:lang w:bidi="he-IL"/>
              </w:rPr>
              <w:t>Behaviour varies slightly with type:</w:t>
            </w:r>
          </w:p>
          <w:p w14:paraId="67F43843" w14:textId="7777777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3D1407">
            <w:pPr>
              <w:pStyle w:val="TableText"/>
              <w:rPr>
                <w:lang w:bidi="he-IL"/>
              </w:rPr>
            </w:pPr>
            <w:r w:rsidRPr="00B50947">
              <w:rPr>
                <w:lang w:bidi="he-IL"/>
              </w:rPr>
              <w:t>Strings can include any change.</w:t>
            </w:r>
          </w:p>
          <w:p w14:paraId="0C9C5F27" w14:textId="4D507C9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60F0ED77"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056" w:author="Gavin Rawson" w:date="2024-07-17T10:16:00Z" w16du:dateUtc="2024-07-17T09:16:00Z">
        <w:r w:rsidR="00B048D0" w:rsidRPr="00B048D0">
          <w:rPr>
            <w:rStyle w:val="Crossreference"/>
            <w:rPrChange w:id="1057" w:author="Gavin Rawson" w:date="2024-07-17T10:16:00Z" w16du:dateUtc="2024-07-17T09:16:00Z">
              <w:rPr/>
            </w:rPrChange>
          </w:rPr>
          <w:t xml:space="preserve">Table </w:t>
        </w:r>
        <w:r w:rsidR="00B048D0" w:rsidRPr="00B048D0">
          <w:rPr>
            <w:rStyle w:val="Crossreference"/>
            <w:rPrChange w:id="1058" w:author="Gavin Rawson" w:date="2024-07-17T10:16:00Z" w16du:dateUtc="2024-07-17T09:16:00Z">
              <w:rPr>
                <w:noProof/>
              </w:rPr>
            </w:rPrChange>
          </w:rPr>
          <w:t>9</w:t>
        </w:r>
      </w:ins>
      <w:del w:id="1059"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23F67D89" w:rsidR="009F3044" w:rsidRDefault="009F3044" w:rsidP="00896295">
      <w:pPr>
        <w:pStyle w:val="Caption"/>
        <w:keepNext/>
      </w:pPr>
      <w:bookmarkStart w:id="1060" w:name="_Ref161149864"/>
      <w:bookmarkStart w:id="1061" w:name="_Toc170288648"/>
      <w:r>
        <w:t xml:space="preserve">Table </w:t>
      </w:r>
      <w:r>
        <w:fldChar w:fldCharType="begin"/>
      </w:r>
      <w:r>
        <w:instrText xml:space="preserve"> SEQ Table \* ARABIC </w:instrText>
      </w:r>
      <w:r>
        <w:fldChar w:fldCharType="separate"/>
      </w:r>
      <w:r w:rsidR="00B048D0">
        <w:rPr>
          <w:noProof/>
        </w:rPr>
        <w:t>9</w:t>
      </w:r>
      <w:r>
        <w:rPr>
          <w:noProof/>
        </w:rPr>
        <w:fldChar w:fldCharType="end"/>
      </w:r>
      <w:bookmarkEnd w:id="106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06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062" w:name="_Toc172098946"/>
      <w:r w:rsidRPr="00982CA0">
        <w:t xml:space="preserve">Point </w:t>
      </w:r>
      <w:r w:rsidR="006B0494" w:rsidRPr="00982CA0">
        <w:t>quality flags</w:t>
      </w:r>
      <w:bookmarkEnd w:id="1062"/>
    </w:p>
    <w:p w14:paraId="1020421F" w14:textId="341096D4"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063" w:author="Gavin Rawson" w:date="2024-07-17T10:16:00Z" w16du:dateUtc="2024-07-17T09:16:00Z">
        <w:r w:rsidR="00B048D0" w:rsidRPr="00B048D0">
          <w:rPr>
            <w:rStyle w:val="Crossreference"/>
            <w:rPrChange w:id="1064" w:author="Gavin Rawson" w:date="2024-07-17T10:16:00Z" w16du:dateUtc="2024-07-17T09:16:00Z">
              <w:rPr/>
            </w:rPrChange>
          </w:rPr>
          <w:t xml:space="preserve">Table </w:t>
        </w:r>
        <w:r w:rsidR="00B048D0" w:rsidRPr="00B048D0">
          <w:rPr>
            <w:rStyle w:val="Crossreference"/>
            <w:rPrChange w:id="1065" w:author="Gavin Rawson" w:date="2024-07-17T10:16:00Z" w16du:dateUtc="2024-07-17T09:16:00Z">
              <w:rPr>
                <w:noProof/>
              </w:rPr>
            </w:rPrChange>
          </w:rPr>
          <w:t>10</w:t>
        </w:r>
      </w:ins>
      <w:del w:id="1066"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0D6B2439" w:rsidR="00893D2D" w:rsidRDefault="00893D2D" w:rsidP="00896295">
      <w:pPr>
        <w:pStyle w:val="Caption"/>
        <w:keepNext/>
      </w:pPr>
      <w:bookmarkStart w:id="1067" w:name="_Ref161150038"/>
      <w:bookmarkStart w:id="1068" w:name="_Toc170288649"/>
      <w:r>
        <w:t xml:space="preserve">Table </w:t>
      </w:r>
      <w:r>
        <w:fldChar w:fldCharType="begin"/>
      </w:r>
      <w:r>
        <w:instrText xml:space="preserve"> SEQ Table \* ARABIC </w:instrText>
      </w:r>
      <w:r>
        <w:fldChar w:fldCharType="separate"/>
      </w:r>
      <w:r w:rsidR="00B048D0">
        <w:rPr>
          <w:noProof/>
        </w:rPr>
        <w:t>10</w:t>
      </w:r>
      <w:r>
        <w:rPr>
          <w:noProof/>
        </w:rPr>
        <w:fldChar w:fldCharType="end"/>
      </w:r>
      <w:bookmarkEnd w:id="1067"/>
      <w:r>
        <w:tab/>
      </w:r>
      <w:r w:rsidRPr="00893D2D">
        <w:t xml:space="preserve">Point </w:t>
      </w:r>
      <w:r w:rsidR="000104B4">
        <w:t>q</w:t>
      </w:r>
      <w:r w:rsidRPr="00893D2D">
        <w:t xml:space="preserve">uality </w:t>
      </w:r>
      <w:r w:rsidR="000104B4">
        <w:t>f</w:t>
      </w:r>
      <w:r w:rsidRPr="00893D2D">
        <w:t>lags</w:t>
      </w:r>
      <w:bookmarkEnd w:id="106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lastRenderedPageBreak/>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FD75CC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069" w:author="Gavin Rawson" w:date="2024-07-17T10:16:00Z" w16du:dateUtc="2024-07-17T09:16:00Z">
        <w:r w:rsidR="00B048D0" w:rsidRPr="00B048D0">
          <w:rPr>
            <w:rStyle w:val="Crossreference"/>
            <w:rPrChange w:id="1070" w:author="Gavin Rawson" w:date="2024-07-17T10:16:00Z" w16du:dateUtc="2024-07-17T09:16:00Z">
              <w:rPr/>
            </w:rPrChange>
          </w:rPr>
          <w:t xml:space="preserve">Table </w:t>
        </w:r>
        <w:r w:rsidR="00B048D0" w:rsidRPr="00B048D0">
          <w:rPr>
            <w:rStyle w:val="Crossreference"/>
            <w:rPrChange w:id="1071" w:author="Gavin Rawson" w:date="2024-07-17T10:16:00Z" w16du:dateUtc="2024-07-17T09:16:00Z">
              <w:rPr>
                <w:noProof/>
              </w:rPr>
            </w:rPrChange>
          </w:rPr>
          <w:t>8</w:t>
        </w:r>
      </w:ins>
      <w:del w:id="1072"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073" w:name="_Toc172098947"/>
      <w:r w:rsidRPr="00A513E2">
        <w:t xml:space="preserve">Binary </w:t>
      </w:r>
      <w:r w:rsidR="006B0494" w:rsidRPr="00A513E2">
        <w:t>points</w:t>
      </w:r>
      <w:bookmarkEnd w:id="107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427D755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074" w:author="Gavin Rawson" w:date="2024-07-17T10:16:00Z" w16du:dateUtc="2024-07-17T09:16:00Z">
        <w:r w:rsidR="00B048D0" w:rsidRPr="00B048D0">
          <w:rPr>
            <w:rStyle w:val="Crossreference"/>
            <w:rPrChange w:id="1075" w:author="Gavin Rawson" w:date="2024-07-17T10:16:00Z" w16du:dateUtc="2024-07-17T09:16:00Z">
              <w:rPr/>
            </w:rPrChange>
          </w:rPr>
          <w:t>Table</w:t>
        </w:r>
        <w:r w:rsidR="00B048D0">
          <w:t xml:space="preserve"> </w:t>
        </w:r>
        <w:r w:rsidR="00B048D0">
          <w:rPr>
            <w:noProof/>
          </w:rPr>
          <w:t>11</w:t>
        </w:r>
      </w:ins>
      <w:del w:id="1076"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81BFDE3" w:rsidR="00D014F9" w:rsidRDefault="00D014F9" w:rsidP="00D014F9">
      <w:pPr>
        <w:pStyle w:val="Caption"/>
      </w:pPr>
      <w:bookmarkStart w:id="1077" w:name="_Ref161299982"/>
      <w:bookmarkStart w:id="1078" w:name="_Toc170288650"/>
      <w:r>
        <w:t xml:space="preserve">Table </w:t>
      </w:r>
      <w:r>
        <w:fldChar w:fldCharType="begin"/>
      </w:r>
      <w:r>
        <w:instrText xml:space="preserve"> SEQ Table \* ARABIC </w:instrText>
      </w:r>
      <w:r>
        <w:fldChar w:fldCharType="separate"/>
      </w:r>
      <w:r w:rsidR="00B048D0">
        <w:rPr>
          <w:noProof/>
        </w:rPr>
        <w:t>11</w:t>
      </w:r>
      <w:r>
        <w:rPr>
          <w:noProof/>
        </w:rPr>
        <w:fldChar w:fldCharType="end"/>
      </w:r>
      <w:bookmarkEnd w:id="1077"/>
      <w:r>
        <w:tab/>
        <w:t xml:space="preserve">Configuration structure for a binary </w:t>
      </w:r>
      <w:r w:rsidR="000104B4">
        <w:t>p</w:t>
      </w:r>
      <w:r>
        <w:t>oint</w:t>
      </w:r>
      <w:bookmarkEnd w:id="10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3D1407">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AB22646"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079" w:author="Gavin Rawson" w:date="2024-07-17T10:16:00Z" w16du:dateUtc="2024-07-17T09:16:00Z">
        <w:r w:rsidR="00B048D0" w:rsidRPr="00B048D0">
          <w:rPr>
            <w:rStyle w:val="Crossreference"/>
            <w:rPrChange w:id="1080" w:author="Gavin Rawson" w:date="2024-07-17T10:16:00Z" w16du:dateUtc="2024-07-17T09:16:00Z">
              <w:rPr/>
            </w:rPrChange>
          </w:rPr>
          <w:t xml:space="preserve">Figure </w:t>
        </w:r>
        <w:r w:rsidR="00B048D0" w:rsidRPr="00B048D0">
          <w:rPr>
            <w:rStyle w:val="Crossreference"/>
            <w:rPrChange w:id="1081" w:author="Gavin Rawson" w:date="2024-07-17T10:16:00Z" w16du:dateUtc="2024-07-17T09:16:00Z">
              <w:rPr>
                <w:noProof/>
              </w:rPr>
            </w:rPrChange>
          </w:rPr>
          <w:t>4</w:t>
        </w:r>
      </w:ins>
      <w:del w:id="1082"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6E22836A">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3AD7B578" w:rsidR="00A20075" w:rsidRDefault="00A20075" w:rsidP="00A20075">
      <w:pPr>
        <w:pStyle w:val="Caption"/>
      </w:pPr>
      <w:bookmarkStart w:id="1083" w:name="_Ref161910224"/>
      <w:bookmarkStart w:id="1084" w:name="_Toc170288631"/>
      <w:r>
        <w:t xml:space="preserve">Figure </w:t>
      </w:r>
      <w:r>
        <w:fldChar w:fldCharType="begin"/>
      </w:r>
      <w:r>
        <w:instrText xml:space="preserve"> SEQ Figure \* ARABIC </w:instrText>
      </w:r>
      <w:r>
        <w:fldChar w:fldCharType="separate"/>
      </w:r>
      <w:r w:rsidR="00B048D0">
        <w:rPr>
          <w:noProof/>
        </w:rPr>
        <w:t>4</w:t>
      </w:r>
      <w:r>
        <w:rPr>
          <w:noProof/>
        </w:rPr>
        <w:fldChar w:fldCharType="end"/>
      </w:r>
      <w:bookmarkEnd w:id="1083"/>
      <w:r>
        <w:tab/>
      </w:r>
      <w:r w:rsidRPr="00BA7567">
        <w:t>Supported implementation of persistence for binary points</w:t>
      </w:r>
      <w:bookmarkEnd w:id="1084"/>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085" w:name="_Toc172098948"/>
      <w:r>
        <w:t xml:space="preserve">Analogue </w:t>
      </w:r>
      <w:r w:rsidR="006B0494">
        <w:t>points</w:t>
      </w:r>
      <w:bookmarkEnd w:id="1085"/>
    </w:p>
    <w:p w14:paraId="7B6E8A76" w14:textId="003FCBC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086" w:author="Gavin Rawson" w:date="2024-07-17T10:16:00Z" w16du:dateUtc="2024-07-17T09:16:00Z">
        <w:r w:rsidR="00B048D0" w:rsidRPr="00B048D0">
          <w:rPr>
            <w:rStyle w:val="Crossreference"/>
            <w:rPrChange w:id="1087" w:author="Gavin Rawson" w:date="2024-07-17T10:16:00Z" w16du:dateUtc="2024-07-17T09:16:00Z">
              <w:rPr/>
            </w:rPrChange>
          </w:rPr>
          <w:t xml:space="preserve">Table </w:t>
        </w:r>
        <w:r w:rsidR="00B048D0" w:rsidRPr="00B048D0">
          <w:rPr>
            <w:rStyle w:val="Crossreference"/>
            <w:rPrChange w:id="1088" w:author="Gavin Rawson" w:date="2024-07-17T10:16:00Z" w16du:dateUtc="2024-07-17T09:16:00Z">
              <w:rPr>
                <w:noProof/>
              </w:rPr>
            </w:rPrChange>
          </w:rPr>
          <w:t>12</w:t>
        </w:r>
      </w:ins>
      <w:del w:id="1089"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A3443FC" w:rsidR="00A20075" w:rsidRDefault="00A20075" w:rsidP="00A20075">
      <w:pPr>
        <w:pStyle w:val="Caption"/>
      </w:pPr>
      <w:bookmarkStart w:id="1090" w:name="_Ref161301633"/>
      <w:bookmarkStart w:id="1091" w:name="_Toc170288651"/>
      <w:r>
        <w:t xml:space="preserve">Table </w:t>
      </w:r>
      <w:r>
        <w:fldChar w:fldCharType="begin"/>
      </w:r>
      <w:r>
        <w:instrText xml:space="preserve"> SEQ Table \* ARABIC </w:instrText>
      </w:r>
      <w:r>
        <w:fldChar w:fldCharType="separate"/>
      </w:r>
      <w:r w:rsidR="00B048D0">
        <w:rPr>
          <w:noProof/>
        </w:rPr>
        <w:t>12</w:t>
      </w:r>
      <w:r>
        <w:rPr>
          <w:noProof/>
        </w:rPr>
        <w:fldChar w:fldCharType="end"/>
      </w:r>
      <w:bookmarkEnd w:id="1090"/>
      <w:r>
        <w:tab/>
      </w:r>
      <w:r w:rsidRPr="00A20075">
        <w:t>Configuration structure for a</w:t>
      </w:r>
      <w:r>
        <w:t>n</w:t>
      </w:r>
      <w:r w:rsidRPr="00A20075">
        <w:t xml:space="preserve"> </w:t>
      </w:r>
      <w:r>
        <w:t>analogue</w:t>
      </w:r>
      <w:r w:rsidRPr="00A20075">
        <w:t xml:space="preserve"> </w:t>
      </w:r>
      <w:r w:rsidR="00B445A6">
        <w:t>p</w:t>
      </w:r>
      <w:r w:rsidRPr="00A20075">
        <w:t>oint</w:t>
      </w:r>
      <w:bookmarkEnd w:id="109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3D1407">
            <w:pPr>
              <w:pStyle w:val="TableText"/>
              <w:rPr>
                <w:lang w:bidi="he-IL"/>
              </w:rPr>
            </w:pPr>
            <w:del w:id="1092" w:author="Gavin Rawson" w:date="2024-07-15T08:21:00Z" w16du:dateUtc="2024-07-15T07:21:00Z">
              <w:r w:rsidRPr="00B50947" w:rsidDel="00FC79DC">
                <w:rPr>
                  <w:lang w:bidi="he-IL"/>
                </w:rPr>
                <w:delText>number</w:delText>
              </w:r>
            </w:del>
            <w:ins w:id="1093"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3D1407">
            <w:pPr>
              <w:pStyle w:val="TableText"/>
              <w:rPr>
                <w:lang w:bidi="he-IL"/>
              </w:rPr>
            </w:pPr>
            <w:del w:id="1094" w:author="Gavin Rawson" w:date="2024-07-15T08:21:00Z" w16du:dateUtc="2024-07-15T07:21:00Z">
              <w:r w:rsidRPr="00B50947" w:rsidDel="00FC79DC">
                <w:rPr>
                  <w:lang w:bidi="he-IL"/>
                </w:rPr>
                <w:delText>number</w:delText>
              </w:r>
            </w:del>
            <w:ins w:id="1095"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 xml:space="preserve">Raw scale 2 is the second raw value for the scaling (e.g. higher or </w:t>
            </w:r>
            <w:proofErr w:type="gramStart"/>
            <w:r w:rsidRPr="00B50947">
              <w:rPr>
                <w:lang w:bidi="he-IL"/>
              </w:rPr>
              <w:t>full scale</w:t>
            </w:r>
            <w:proofErr w:type="gramEnd"/>
            <w:r w:rsidRPr="00B50947">
              <w:rPr>
                <w:lang w:bidi="he-IL"/>
              </w:rPr>
              <w:t xml:space="preserv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74D97742"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096" w:author="Gavin Rawson" w:date="2024-07-17T10:16:00Z" w16du:dateUtc="2024-07-17T09:16:00Z">
        <w:r w:rsidR="00B048D0" w:rsidRPr="00B048D0">
          <w:rPr>
            <w:rStyle w:val="Crossreference"/>
            <w:rPrChange w:id="1097" w:author="Gavin Rawson" w:date="2024-07-17T10:16:00Z" w16du:dateUtc="2024-07-17T09:16:00Z">
              <w:rPr/>
            </w:rPrChange>
          </w:rPr>
          <w:t xml:space="preserve">Figure </w:t>
        </w:r>
        <w:r w:rsidR="00B048D0" w:rsidRPr="00B048D0">
          <w:rPr>
            <w:rStyle w:val="Crossreference"/>
            <w:rPrChange w:id="1098" w:author="Gavin Rawson" w:date="2024-07-17T10:16:00Z" w16du:dateUtc="2024-07-17T09:16:00Z">
              <w:rPr>
                <w:noProof/>
              </w:rPr>
            </w:rPrChange>
          </w:rPr>
          <w:t>5</w:t>
        </w:r>
      </w:ins>
      <w:del w:id="1099"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2F3CCAD" w:rsidR="00C71A0E" w:rsidRDefault="00C71A0E" w:rsidP="00C71A0E">
      <w:pPr>
        <w:pStyle w:val="Caption"/>
      </w:pPr>
      <w:bookmarkStart w:id="1100" w:name="_Ref161302842"/>
      <w:bookmarkStart w:id="1101" w:name="_Toc170288632"/>
      <w:r>
        <w:t xml:space="preserve">Figure </w:t>
      </w:r>
      <w:r>
        <w:fldChar w:fldCharType="begin"/>
      </w:r>
      <w:r>
        <w:instrText xml:space="preserve"> SEQ Figure \* ARABIC </w:instrText>
      </w:r>
      <w:r>
        <w:fldChar w:fldCharType="separate"/>
      </w:r>
      <w:r w:rsidR="00B048D0">
        <w:rPr>
          <w:noProof/>
        </w:rPr>
        <w:t>5</w:t>
      </w:r>
      <w:r>
        <w:rPr>
          <w:noProof/>
        </w:rPr>
        <w:fldChar w:fldCharType="end"/>
      </w:r>
      <w:bookmarkEnd w:id="1100"/>
      <w:r>
        <w:tab/>
        <w:t>Analogue scaling</w:t>
      </w:r>
      <w:bookmarkEnd w:id="110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EEC567D"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102" w:author="Gavin Rawson" w:date="2024-07-17T10:16:00Z" w16du:dateUtc="2024-07-17T09:16:00Z">
        <w:r w:rsidR="00B048D0" w:rsidRPr="00B048D0">
          <w:rPr>
            <w:rStyle w:val="Crossreference"/>
            <w:rPrChange w:id="1103" w:author="Gavin Rawson" w:date="2024-07-17T10:16:00Z" w16du:dateUtc="2024-07-17T09:16:00Z">
              <w:rPr/>
            </w:rPrChange>
          </w:rPr>
          <w:t xml:space="preserve">Table </w:t>
        </w:r>
        <w:r w:rsidR="00B048D0" w:rsidRPr="00B048D0">
          <w:rPr>
            <w:rStyle w:val="Crossreference"/>
            <w:rPrChange w:id="1104" w:author="Gavin Rawson" w:date="2024-07-17T10:16:00Z" w16du:dateUtc="2024-07-17T09:16:00Z">
              <w:rPr>
                <w:noProof/>
              </w:rPr>
            </w:rPrChange>
          </w:rPr>
          <w:t>13</w:t>
        </w:r>
      </w:ins>
      <w:del w:id="1105"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7A0B483" w:rsidR="00740693" w:rsidRDefault="007D285E" w:rsidP="007D285E">
      <w:pPr>
        <w:pStyle w:val="Caption"/>
      </w:pPr>
      <w:bookmarkStart w:id="1106" w:name="_Ref161304973"/>
      <w:bookmarkStart w:id="1107" w:name="_Toc170288652"/>
      <w:r>
        <w:t xml:space="preserve">Table </w:t>
      </w:r>
      <w:r>
        <w:fldChar w:fldCharType="begin"/>
      </w:r>
      <w:r>
        <w:instrText xml:space="preserve"> SEQ Table \* ARABIC </w:instrText>
      </w:r>
      <w:r>
        <w:fldChar w:fldCharType="separate"/>
      </w:r>
      <w:r w:rsidR="00B048D0">
        <w:rPr>
          <w:noProof/>
        </w:rPr>
        <w:t>13</w:t>
      </w:r>
      <w:r>
        <w:rPr>
          <w:noProof/>
        </w:rPr>
        <w:fldChar w:fldCharType="end"/>
      </w:r>
      <w:bookmarkEnd w:id="1106"/>
      <w:r>
        <w:tab/>
      </w:r>
      <w:r w:rsidRPr="007D285E">
        <w:t xml:space="preserve">Information used in defining significant change for analogue </w:t>
      </w:r>
      <w:r w:rsidR="00676F46">
        <w:t>p</w:t>
      </w:r>
      <w:r w:rsidRPr="007D285E">
        <w:t>oints</w:t>
      </w:r>
      <w:bookmarkEnd w:id="110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570EE8FC"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048D0">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108" w:author="Gavin Rawson" w:date="2024-07-17T10:16:00Z" w16du:dateUtc="2024-07-17T09:16:00Z">
        <w:r w:rsidR="00B048D0" w:rsidRPr="00B048D0">
          <w:rPr>
            <w:rStyle w:val="Crossreference"/>
            <w:rPrChange w:id="1109" w:author="Gavin Rawson" w:date="2024-07-17T10:16:00Z" w16du:dateUtc="2024-07-17T09:16:00Z">
              <w:rPr/>
            </w:rPrChange>
          </w:rPr>
          <w:t>Points</w:t>
        </w:r>
      </w:ins>
      <w:del w:id="1110"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111" w:name="_Toc172098949"/>
      <w:r>
        <w:t xml:space="preserve">Counter </w:t>
      </w:r>
      <w:r w:rsidR="006B0494">
        <w:t>points</w:t>
      </w:r>
      <w:bookmarkEnd w:id="1111"/>
    </w:p>
    <w:p w14:paraId="7A85E138" w14:textId="42938C5D"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112" w:author="Gavin Rawson" w:date="2024-07-17T10:16:00Z" w16du:dateUtc="2024-07-17T09:16:00Z">
        <w:r w:rsidR="00B048D0" w:rsidRPr="00B048D0">
          <w:rPr>
            <w:rStyle w:val="Crossreference"/>
            <w:rPrChange w:id="1113" w:author="Gavin Rawson" w:date="2024-07-17T10:16:00Z" w16du:dateUtc="2024-07-17T09:16:00Z">
              <w:rPr/>
            </w:rPrChange>
          </w:rPr>
          <w:t xml:space="preserve">Table </w:t>
        </w:r>
        <w:r w:rsidR="00B048D0" w:rsidRPr="00B048D0">
          <w:rPr>
            <w:rStyle w:val="Crossreference"/>
            <w:rPrChange w:id="1114" w:author="Gavin Rawson" w:date="2024-07-17T10:16:00Z" w16du:dateUtc="2024-07-17T09:16:00Z">
              <w:rPr>
                <w:noProof/>
              </w:rPr>
            </w:rPrChange>
          </w:rPr>
          <w:t>14</w:t>
        </w:r>
      </w:ins>
      <w:del w:id="1115"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3CC4396" w:rsidR="007D46B2" w:rsidRDefault="007D46B2" w:rsidP="007D46B2">
      <w:pPr>
        <w:pStyle w:val="Caption"/>
      </w:pPr>
      <w:bookmarkStart w:id="1116" w:name="_Ref161829255"/>
      <w:bookmarkStart w:id="1117" w:name="_Toc170288653"/>
      <w:r>
        <w:t xml:space="preserve">Table </w:t>
      </w:r>
      <w:r>
        <w:fldChar w:fldCharType="begin"/>
      </w:r>
      <w:r>
        <w:instrText xml:space="preserve"> SEQ Table \* ARABIC </w:instrText>
      </w:r>
      <w:r>
        <w:fldChar w:fldCharType="separate"/>
      </w:r>
      <w:r w:rsidR="00B048D0">
        <w:rPr>
          <w:noProof/>
        </w:rPr>
        <w:t>14</w:t>
      </w:r>
      <w:r>
        <w:rPr>
          <w:noProof/>
        </w:rPr>
        <w:fldChar w:fldCharType="end"/>
      </w:r>
      <w:bookmarkEnd w:id="1116"/>
      <w:r>
        <w:tab/>
      </w:r>
      <w:r w:rsidRPr="007D46B2">
        <w:t xml:space="preserve">Information used in counter </w:t>
      </w:r>
      <w:r w:rsidR="00676F46">
        <w:t>p</w:t>
      </w:r>
      <w:r w:rsidRPr="007D46B2">
        <w:t>oints</w:t>
      </w:r>
      <w:bookmarkEnd w:id="111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6D2EC32"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77777777" w:rsidR="007D46B2" w:rsidRPr="00B50947" w:rsidRDefault="007D46B2" w:rsidP="003D1407">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24BC0804"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077B32B"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118" w:author="Gavin Rawson" w:date="2024-07-17T10:16:00Z" w16du:dateUtc="2024-07-17T09:16:00Z">
        <w:r w:rsidR="00B048D0" w:rsidRPr="00B048D0">
          <w:rPr>
            <w:rStyle w:val="Crossreference"/>
            <w:rPrChange w:id="1119" w:author="Gavin Rawson" w:date="2024-07-17T10:16:00Z" w16du:dateUtc="2024-07-17T09:16:00Z">
              <w:rPr/>
            </w:rPrChange>
          </w:rPr>
          <w:t xml:space="preserve">Table </w:t>
        </w:r>
        <w:r w:rsidR="00B048D0" w:rsidRPr="00B048D0">
          <w:rPr>
            <w:rStyle w:val="Crossreference"/>
            <w:rPrChange w:id="1120" w:author="Gavin Rawson" w:date="2024-07-17T10:16:00Z" w16du:dateUtc="2024-07-17T09:16:00Z">
              <w:rPr>
                <w:noProof/>
              </w:rPr>
            </w:rPrChange>
          </w:rPr>
          <w:t>15</w:t>
        </w:r>
      </w:ins>
      <w:del w:id="1121"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F31AFD9" w:rsidR="005F2CCD" w:rsidRPr="005F2CCD" w:rsidRDefault="005F2CCD" w:rsidP="00251DC9">
      <w:pPr>
        <w:pStyle w:val="Caption"/>
        <w:keepNext/>
      </w:pPr>
      <w:bookmarkStart w:id="1122" w:name="_Ref161305322"/>
      <w:bookmarkStart w:id="1123" w:name="_Toc170288654"/>
      <w:r w:rsidRPr="005F2CCD">
        <w:t xml:space="preserve">Table </w:t>
      </w:r>
      <w:r>
        <w:fldChar w:fldCharType="begin"/>
      </w:r>
      <w:r>
        <w:instrText xml:space="preserve"> SEQ Table \* ARABIC </w:instrText>
      </w:r>
      <w:r>
        <w:fldChar w:fldCharType="separate"/>
      </w:r>
      <w:r w:rsidR="00B048D0">
        <w:rPr>
          <w:noProof/>
        </w:rPr>
        <w:t>15</w:t>
      </w:r>
      <w:r>
        <w:rPr>
          <w:noProof/>
        </w:rPr>
        <w:fldChar w:fldCharType="end"/>
      </w:r>
      <w:bookmarkEnd w:id="1122"/>
      <w:r w:rsidRPr="005F2CCD">
        <w:tab/>
        <w:t xml:space="preserve">Information used in defining significant change for </w:t>
      </w:r>
      <w:r>
        <w:t>counter</w:t>
      </w:r>
      <w:r w:rsidRPr="005F2CCD">
        <w:t xml:space="preserve"> </w:t>
      </w:r>
      <w:r w:rsidR="00C4094A">
        <w:t>p</w:t>
      </w:r>
      <w:r w:rsidRPr="005F2CCD">
        <w:t>oints</w:t>
      </w:r>
      <w:bookmarkEnd w:id="112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D84D569"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048D0">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124" w:author="Gavin Rawson" w:date="2024-07-17T10:16:00Z" w16du:dateUtc="2024-07-17T09:16:00Z">
        <w:r w:rsidR="00B048D0" w:rsidRPr="00B048D0">
          <w:rPr>
            <w:color w:val="0000FF"/>
            <w:u w:val="single"/>
            <w:rPrChange w:id="1125" w:author="Gavin Rawson" w:date="2024-07-17T10:16:00Z" w16du:dateUtc="2024-07-17T09:16:00Z">
              <w:rPr/>
            </w:rPrChange>
          </w:rPr>
          <w:t>Points</w:t>
        </w:r>
      </w:ins>
      <w:del w:id="1126"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127" w:name="_Toc172098950"/>
      <w:r w:rsidRPr="005F2CCD">
        <w:rPr>
          <w:rFonts w:eastAsia="DengXian"/>
          <w:lang w:eastAsia="en-US"/>
        </w:rPr>
        <w:t xml:space="preserve">Analogue </w:t>
      </w:r>
      <w:r w:rsidR="006B0494" w:rsidRPr="005F2CCD">
        <w:rPr>
          <w:rFonts w:eastAsia="DengXian"/>
          <w:lang w:eastAsia="en-US"/>
        </w:rPr>
        <w:t>limits</w:t>
      </w:r>
      <w:bookmarkEnd w:id="112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4574B40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128" w:author="Gavin Rawson" w:date="2024-07-17T10:16:00Z" w16du:dateUtc="2024-07-17T09:16:00Z">
        <w:r w:rsidR="00B048D0" w:rsidRPr="00B048D0">
          <w:rPr>
            <w:rStyle w:val="Crossreference"/>
            <w:rPrChange w:id="1129" w:author="Gavin Rawson" w:date="2024-07-17T10:16:00Z" w16du:dateUtc="2024-07-17T09:16:00Z">
              <w:rPr/>
            </w:rPrChange>
          </w:rPr>
          <w:t xml:space="preserve">Table </w:t>
        </w:r>
        <w:r w:rsidR="00B048D0" w:rsidRPr="00B048D0">
          <w:rPr>
            <w:rStyle w:val="Crossreference"/>
            <w:rPrChange w:id="1130" w:author="Gavin Rawson" w:date="2024-07-17T10:16:00Z" w16du:dateUtc="2024-07-17T09:16:00Z">
              <w:rPr>
                <w:noProof/>
              </w:rPr>
            </w:rPrChange>
          </w:rPr>
          <w:t>16</w:t>
        </w:r>
      </w:ins>
      <w:del w:id="1131"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0BC253B4" w:rsidR="005F2CCD" w:rsidRDefault="005F2CCD" w:rsidP="005F2CCD">
      <w:pPr>
        <w:pStyle w:val="Caption"/>
      </w:pPr>
      <w:bookmarkStart w:id="1132" w:name="_Ref161306485"/>
      <w:bookmarkStart w:id="1133" w:name="_Toc170288655"/>
      <w:r>
        <w:t xml:space="preserve">Table </w:t>
      </w:r>
      <w:r>
        <w:fldChar w:fldCharType="begin"/>
      </w:r>
      <w:r>
        <w:instrText xml:space="preserve"> SEQ Table \* ARABIC </w:instrText>
      </w:r>
      <w:r>
        <w:fldChar w:fldCharType="separate"/>
      </w:r>
      <w:r w:rsidR="00B048D0">
        <w:rPr>
          <w:noProof/>
        </w:rPr>
        <w:t>16</w:t>
      </w:r>
      <w:r>
        <w:rPr>
          <w:noProof/>
        </w:rPr>
        <w:fldChar w:fldCharType="end"/>
      </w:r>
      <w:bookmarkEnd w:id="1132"/>
      <w:r>
        <w:tab/>
      </w:r>
      <w:r w:rsidRPr="005F2CCD">
        <w:t>Information used in defining an analogue limit</w:t>
      </w:r>
      <w:bookmarkEnd w:id="1133"/>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proofErr w:type="spellStart"/>
            <w:r w:rsidRPr="00B50947">
              <w:t>parentType</w:t>
            </w:r>
            <w:proofErr w:type="spellEnd"/>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20BB7EFA" w:rsidR="005F2CCD" w:rsidRPr="00B50947" w:rsidRDefault="005F2CCD" w:rsidP="003D1407">
            <w:pPr>
              <w:pStyle w:val="TableText"/>
            </w:pPr>
            <w:del w:id="1134" w:author="Gavin Rawson" w:date="2024-07-15T08:22:00Z" w16du:dateUtc="2024-07-15T07:22:00Z">
              <w:r w:rsidRPr="00B50947" w:rsidDel="000D4A69">
                <w:delText>Number</w:delText>
              </w:r>
            </w:del>
            <w:ins w:id="1135" w:author="Gavin Rawson" w:date="2024-07-15T08:22:00Z" w16du:dateUtc="2024-07-15T07:22:00Z">
              <w:r w:rsidR="000D4A69">
                <w:t>Integer</w:t>
              </w:r>
            </w:ins>
          </w:p>
        </w:tc>
        <w:tc>
          <w:tcPr>
            <w:tcW w:w="869" w:type="dxa"/>
          </w:tcPr>
          <w:p w14:paraId="11580CA1" w14:textId="77777777" w:rsidR="005F2CCD" w:rsidRPr="00B50947" w:rsidRDefault="005F2CCD" w:rsidP="003D1407">
            <w:pPr>
              <w:pStyle w:val="TableText"/>
            </w:pPr>
            <w:proofErr w:type="spellStart"/>
            <w:r w:rsidRPr="00B50947">
              <w:t>num</w:t>
            </w:r>
            <w:proofErr w:type="spellEnd"/>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32A228C7" w:rsidR="005F2CCD" w:rsidRPr="00B50947" w:rsidRDefault="005F2CCD" w:rsidP="003D1407">
            <w:pPr>
              <w:pStyle w:val="TableText"/>
            </w:pPr>
            <w:del w:id="1136" w:author="Gavin Rawson" w:date="2024-07-15T08:22:00Z" w16du:dateUtc="2024-07-15T07:22:00Z">
              <w:r w:rsidRPr="00B50947" w:rsidDel="000D4A69">
                <w:delText>Number</w:delText>
              </w:r>
            </w:del>
            <w:ins w:id="1137" w:author="Gavin Rawson" w:date="2024-07-15T08:22:00Z" w16du:dateUtc="2024-07-15T07:22:00Z">
              <w:r w:rsidR="000D4A69">
                <w:t>Integer</w:t>
              </w:r>
            </w:ins>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A2E314F" w:rsidR="005F2CCD" w:rsidRPr="00B50947" w:rsidRDefault="005F2CCD" w:rsidP="003D1407">
            <w:pPr>
              <w:pStyle w:val="TableText"/>
            </w:pPr>
            <w:del w:id="1138" w:author="Gavin Rawson" w:date="2024-07-15T08:22:00Z" w16du:dateUtc="2024-07-15T07:22:00Z">
              <w:r w:rsidRPr="00B50947" w:rsidDel="000D4A69">
                <w:delText>Number</w:delText>
              </w:r>
            </w:del>
            <w:ins w:id="1139" w:author="Gavin Rawson" w:date="2024-07-15T08:22:00Z" w16du:dateUtc="2024-07-15T07:22:00Z">
              <w:r w:rsidR="000D4A69">
                <w:t>Integer</w:t>
              </w:r>
            </w:ins>
          </w:p>
        </w:tc>
        <w:tc>
          <w:tcPr>
            <w:tcW w:w="869" w:type="dxa"/>
          </w:tcPr>
          <w:p w14:paraId="7CB37156" w14:textId="77777777" w:rsidR="005F2CCD" w:rsidRPr="00B50947" w:rsidRDefault="005F2CCD" w:rsidP="003D1407">
            <w:pPr>
              <w:pStyle w:val="TableText"/>
            </w:pPr>
            <w:proofErr w:type="spellStart"/>
            <w:r w:rsidRPr="00B50947">
              <w:t>dirctn</w:t>
            </w:r>
            <w:proofErr w:type="spellEnd"/>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proofErr w:type="spellStart"/>
            <w:r w:rsidRPr="00B50947">
              <w:t>hyst</w:t>
            </w:r>
            <w:proofErr w:type="spellEnd"/>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3D1407">
            <w:pPr>
              <w:pStyle w:val="TableText"/>
            </w:pPr>
            <w:del w:id="1140" w:author="Gavin Rawson" w:date="2024-07-15T08:23:00Z" w16du:dateUtc="2024-07-15T07:23:00Z">
              <w:r w:rsidRPr="00B50947" w:rsidDel="000D4A69">
                <w:delText>Number</w:delText>
              </w:r>
            </w:del>
            <w:ins w:id="1141" w:author="Gavin Rawson" w:date="2024-07-15T08:23:00Z" w16du:dateUtc="2024-07-15T07:23:00Z">
              <w:r w:rsidR="000D4A69">
                <w:t>Integer</w:t>
              </w:r>
            </w:ins>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3D1407">
            <w:pPr>
              <w:pStyle w:val="TableText"/>
            </w:pPr>
            <w:del w:id="1142" w:author="Gavin Rawson" w:date="2024-07-15T08:23:00Z" w16du:dateUtc="2024-07-15T07:23:00Z">
              <w:r w:rsidRPr="00B50947" w:rsidDel="000D4A69">
                <w:delText>Number</w:delText>
              </w:r>
            </w:del>
            <w:ins w:id="1143" w:author="Gavin Rawson" w:date="2024-07-15T08:23:00Z" w16du:dateUtc="2024-07-15T07:23:00Z">
              <w:r w:rsidR="000D4A69">
                <w:t>Integer</w:t>
              </w:r>
            </w:ins>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3D1407">
            <w:pPr>
              <w:pStyle w:val="TableText"/>
            </w:pPr>
            <w:del w:id="1144" w:author="Gavin Rawson" w:date="2024-07-15T08:23:00Z" w16du:dateUtc="2024-07-15T07:23:00Z">
              <w:r w:rsidRPr="00B50947" w:rsidDel="000D4A69">
                <w:delText>Number</w:delText>
              </w:r>
            </w:del>
            <w:ins w:id="1145" w:author="Gavin Rawson" w:date="2024-07-15T08:23:00Z" w16du:dateUtc="2024-07-15T07:23:00Z">
              <w:r w:rsidR="000D4A69">
                <w:t>Integer</w:t>
              </w:r>
            </w:ins>
          </w:p>
        </w:tc>
        <w:tc>
          <w:tcPr>
            <w:tcW w:w="869" w:type="dxa"/>
          </w:tcPr>
          <w:p w14:paraId="337F2E4B" w14:textId="77777777" w:rsidR="005F2CCD" w:rsidRPr="00B50947" w:rsidRDefault="005F2CCD" w:rsidP="003D1407">
            <w:pPr>
              <w:pStyle w:val="TableText"/>
            </w:pPr>
            <w:proofErr w:type="spellStart"/>
            <w:r w:rsidRPr="00B50947">
              <w:t>mon</w:t>
            </w:r>
            <w:proofErr w:type="spellEnd"/>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3D1407">
            <w:pPr>
              <w:pStyle w:val="TableText"/>
            </w:pPr>
            <w:del w:id="1146" w:author="Gavin Rawson" w:date="2024-07-15T08:23:00Z" w16du:dateUtc="2024-07-15T07:23:00Z">
              <w:r w:rsidRPr="00B50947" w:rsidDel="000D4A69">
                <w:delText>Number</w:delText>
              </w:r>
            </w:del>
            <w:ins w:id="1147" w:author="Gavin Rawson" w:date="2024-07-15T08:23:00Z" w16du:dateUtc="2024-07-15T07:23:00Z">
              <w:r w:rsidR="000D4A69">
                <w:t>Integer</w:t>
              </w:r>
            </w:ins>
          </w:p>
        </w:tc>
        <w:tc>
          <w:tcPr>
            <w:tcW w:w="869" w:type="dxa"/>
          </w:tcPr>
          <w:p w14:paraId="25F526F6" w14:textId="77777777" w:rsidR="005F2CCD" w:rsidRPr="00B50947" w:rsidRDefault="005F2CCD" w:rsidP="003D1407">
            <w:pPr>
              <w:pStyle w:val="TableText"/>
            </w:pPr>
            <w:proofErr w:type="spellStart"/>
            <w:r w:rsidRPr="00B50947">
              <w:t>tue</w:t>
            </w:r>
            <w:proofErr w:type="spellEnd"/>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3D1407">
            <w:pPr>
              <w:pStyle w:val="TableText"/>
            </w:pPr>
            <w:ins w:id="1148" w:author="Gavin Rawson" w:date="2024-07-15T08:23:00Z" w16du:dateUtc="2024-07-15T07:23:00Z">
              <w:r>
                <w:t>Integer</w:t>
              </w:r>
            </w:ins>
            <w:del w:id="1149"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3D1407">
            <w:pPr>
              <w:pStyle w:val="TableText"/>
            </w:pPr>
            <w:ins w:id="1150" w:author="Gavin Rawson" w:date="2024-07-15T08:23:00Z" w16du:dateUtc="2024-07-15T07:23:00Z">
              <w:r>
                <w:t>Integer</w:t>
              </w:r>
            </w:ins>
            <w:del w:id="1151"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3D1407">
            <w:pPr>
              <w:pStyle w:val="TableText"/>
            </w:pPr>
            <w:proofErr w:type="spellStart"/>
            <w:r w:rsidRPr="00B50947">
              <w:t>thu</w:t>
            </w:r>
            <w:proofErr w:type="spellEnd"/>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3D1407">
            <w:pPr>
              <w:pStyle w:val="TableText"/>
            </w:pPr>
            <w:ins w:id="1152" w:author="Gavin Rawson" w:date="2024-07-15T08:23:00Z" w16du:dateUtc="2024-07-15T07:23:00Z">
              <w:r>
                <w:t>Integer</w:t>
              </w:r>
            </w:ins>
            <w:del w:id="1153"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3D1407">
            <w:pPr>
              <w:pStyle w:val="TableText"/>
            </w:pPr>
            <w:proofErr w:type="spellStart"/>
            <w:r w:rsidRPr="00B50947">
              <w:t>fri</w:t>
            </w:r>
            <w:proofErr w:type="spellEnd"/>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3D1407">
            <w:pPr>
              <w:pStyle w:val="TableText"/>
            </w:pPr>
            <w:ins w:id="1154" w:author="Gavin Rawson" w:date="2024-07-15T08:23:00Z" w16du:dateUtc="2024-07-15T07:23:00Z">
              <w:r>
                <w:t>Integer</w:t>
              </w:r>
            </w:ins>
            <w:del w:id="1155"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3D1407">
            <w:pPr>
              <w:pStyle w:val="TableText"/>
            </w:pPr>
            <w:ins w:id="1156" w:author="Gavin Rawson" w:date="2024-07-15T08:23:00Z" w16du:dateUtc="2024-07-15T07:23:00Z">
              <w:r>
                <w:t>Integer</w:t>
              </w:r>
            </w:ins>
            <w:del w:id="1157"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748F6F4" w:rsidR="00C03E5E" w:rsidRDefault="00C03E5E" w:rsidP="00C03E5E">
      <w:pPr>
        <w:pStyle w:val="BodyText"/>
        <w:rPr>
          <w:rFonts w:eastAsia="DengXian"/>
          <w:lang w:eastAsia="en-US"/>
        </w:rPr>
      </w:pPr>
      <w:r w:rsidRPr="00C03E5E">
        <w:rPr>
          <w:rFonts w:eastAsia="DengXian"/>
          <w:lang w:eastAsia="en-US"/>
        </w:rPr>
        <w:t xml:space="preserve">To configure multiple limits on the </w:t>
      </w:r>
      <w:proofErr w:type="gramStart"/>
      <w:r w:rsidRPr="00C03E5E">
        <w:rPr>
          <w:rFonts w:eastAsia="DengXian"/>
          <w:lang w:eastAsia="en-US"/>
        </w:rPr>
        <w:t>same</w:t>
      </w:r>
      <w:proofErr w:type="gramEnd"/>
      <w:r w:rsidRPr="00C03E5E">
        <w:rPr>
          <w:rFonts w:eastAsia="DengXian"/>
          <w:lang w:eastAsia="en-US"/>
        </w:rPr>
        <w:t xml:space="preserv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158" w:author="Gavin Rawson" w:date="2024-07-17T10:16:00Z" w16du:dateUtc="2024-07-17T09:16:00Z">
        <w:r w:rsidR="00B048D0" w:rsidRPr="00B048D0">
          <w:rPr>
            <w:rStyle w:val="Crossreference"/>
            <w:rPrChange w:id="1159" w:author="Gavin Rawson" w:date="2024-07-17T10:16:00Z" w16du:dateUtc="2024-07-17T09:16:00Z">
              <w:rPr/>
            </w:rPrChange>
          </w:rPr>
          <w:t xml:space="preserve">Figure </w:t>
        </w:r>
        <w:r w:rsidR="00B048D0" w:rsidRPr="00B048D0">
          <w:rPr>
            <w:rStyle w:val="Crossreference"/>
            <w:rPrChange w:id="1160" w:author="Gavin Rawson" w:date="2024-07-17T10:16:00Z" w16du:dateUtc="2024-07-17T09:16:00Z">
              <w:rPr>
                <w:noProof/>
              </w:rPr>
            </w:rPrChange>
          </w:rPr>
          <w:t>6</w:t>
        </w:r>
      </w:ins>
      <w:del w:id="1161"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BD8745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162" w:author="Gavin Rawson" w:date="2024-07-17T10:16:00Z" w16du:dateUtc="2024-07-17T09:16:00Z">
        <w:r w:rsidR="00B048D0" w:rsidRPr="00B048D0">
          <w:rPr>
            <w:rStyle w:val="Crossreference"/>
            <w:rPrChange w:id="1163" w:author="Gavin Rawson" w:date="2024-07-17T10:16:00Z" w16du:dateUtc="2024-07-17T09:16:00Z">
              <w:rPr/>
            </w:rPrChange>
          </w:rPr>
          <w:t xml:space="preserve">Figure </w:t>
        </w:r>
        <w:r w:rsidR="00B048D0" w:rsidRPr="00B048D0">
          <w:rPr>
            <w:rStyle w:val="Crossreference"/>
            <w:rPrChange w:id="1164" w:author="Gavin Rawson" w:date="2024-07-17T10:16:00Z" w16du:dateUtc="2024-07-17T09:16:00Z">
              <w:rPr>
                <w:noProof/>
              </w:rPr>
            </w:rPrChange>
          </w:rPr>
          <w:t>6</w:t>
        </w:r>
      </w:ins>
      <w:del w:id="1165"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14F4029" w:rsidR="00D51AF5" w:rsidRDefault="00D51AF5" w:rsidP="00D51AF5">
      <w:pPr>
        <w:pStyle w:val="Caption"/>
      </w:pPr>
      <w:bookmarkStart w:id="1166" w:name="_Ref161306703"/>
      <w:bookmarkStart w:id="1167" w:name="_Toc170288633"/>
      <w:r>
        <w:t xml:space="preserve">Figure </w:t>
      </w:r>
      <w:r>
        <w:fldChar w:fldCharType="begin"/>
      </w:r>
      <w:r>
        <w:instrText xml:space="preserve"> SEQ Figure \* ARABIC </w:instrText>
      </w:r>
      <w:r>
        <w:fldChar w:fldCharType="separate"/>
      </w:r>
      <w:r w:rsidR="00B048D0">
        <w:rPr>
          <w:noProof/>
        </w:rPr>
        <w:t>6</w:t>
      </w:r>
      <w:r>
        <w:rPr>
          <w:noProof/>
        </w:rPr>
        <w:fldChar w:fldCharType="end"/>
      </w:r>
      <w:bookmarkEnd w:id="1166"/>
      <w:r>
        <w:tab/>
      </w:r>
      <w:r w:rsidRPr="00D51AF5">
        <w:t>State change mechanism</w:t>
      </w:r>
      <w:bookmarkEnd w:id="116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0EF061E" w:rsidR="00D51AF5" w:rsidRDefault="00D51AF5" w:rsidP="00D51AF5">
      <w:pPr>
        <w:pStyle w:val="Caption"/>
      </w:pPr>
      <w:bookmarkStart w:id="1168" w:name="_Toc170288634"/>
      <w:r>
        <w:t xml:space="preserve">Figure </w:t>
      </w:r>
      <w:r>
        <w:fldChar w:fldCharType="begin"/>
      </w:r>
      <w:r>
        <w:instrText xml:space="preserve"> SEQ Figure \* ARABIC </w:instrText>
      </w:r>
      <w:r>
        <w:fldChar w:fldCharType="separate"/>
      </w:r>
      <w:r w:rsidR="00B048D0">
        <w:rPr>
          <w:noProof/>
        </w:rPr>
        <w:t>7</w:t>
      </w:r>
      <w:r>
        <w:rPr>
          <w:noProof/>
        </w:rPr>
        <w:fldChar w:fldCharType="end"/>
      </w:r>
      <w:r>
        <w:tab/>
      </w:r>
      <w:r w:rsidRPr="00D51AF5">
        <w:t>Analogue normal state</w:t>
      </w:r>
      <w:bookmarkEnd w:id="116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ED2FA8C"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169" w:author="Gavin Rawson" w:date="2024-07-17T10:16:00Z" w16du:dateUtc="2024-07-17T09:16:00Z">
        <w:r w:rsidR="00B048D0" w:rsidRPr="00B048D0">
          <w:rPr>
            <w:rStyle w:val="Crossreference"/>
            <w:rPrChange w:id="1170" w:author="Gavin Rawson" w:date="2024-07-17T10:16:00Z" w16du:dateUtc="2024-07-17T09:16:00Z">
              <w:rPr/>
            </w:rPrChange>
          </w:rPr>
          <w:t xml:space="preserve">Figure </w:t>
        </w:r>
        <w:r w:rsidR="00B048D0" w:rsidRPr="00B048D0">
          <w:rPr>
            <w:rStyle w:val="Crossreference"/>
            <w:rPrChange w:id="1171" w:author="Gavin Rawson" w:date="2024-07-17T10:16:00Z" w16du:dateUtc="2024-07-17T09:16:00Z">
              <w:rPr>
                <w:noProof/>
              </w:rPr>
            </w:rPrChange>
          </w:rPr>
          <w:t>8</w:t>
        </w:r>
      </w:ins>
      <w:del w:id="1172"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173" w:author="Gavin Rawson" w:date="2024-07-17T10:16:00Z" w16du:dateUtc="2024-07-17T09:16:00Z">
        <w:r w:rsidR="00B048D0" w:rsidRPr="00B048D0">
          <w:rPr>
            <w:rStyle w:val="Crossreference"/>
            <w:rPrChange w:id="1174" w:author="Gavin Rawson" w:date="2024-07-17T10:16:00Z" w16du:dateUtc="2024-07-17T09:16:00Z">
              <w:rPr/>
            </w:rPrChange>
          </w:rPr>
          <w:t xml:space="preserve">Figure </w:t>
        </w:r>
        <w:r w:rsidR="00B048D0" w:rsidRPr="00B048D0">
          <w:rPr>
            <w:rStyle w:val="Crossreference"/>
            <w:rPrChange w:id="1175" w:author="Gavin Rawson" w:date="2024-07-17T10:16:00Z" w16du:dateUtc="2024-07-17T09:16:00Z">
              <w:rPr>
                <w:noProof/>
              </w:rPr>
            </w:rPrChange>
          </w:rPr>
          <w:t>9</w:t>
        </w:r>
      </w:ins>
      <w:del w:id="1176"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A04FD2D"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177" w:author="Gavin Rawson" w:date="2024-07-17T10:16:00Z" w16du:dateUtc="2024-07-17T09:16:00Z">
        <w:r w:rsidR="00B048D0" w:rsidRPr="00B048D0">
          <w:rPr>
            <w:rStyle w:val="Crossreference"/>
            <w:rPrChange w:id="1178" w:author="Gavin Rawson" w:date="2024-07-17T10:16:00Z" w16du:dateUtc="2024-07-17T09:16:00Z">
              <w:rPr/>
            </w:rPrChange>
          </w:rPr>
          <w:t xml:space="preserve">Figure </w:t>
        </w:r>
        <w:r w:rsidR="00B048D0" w:rsidRPr="00B048D0">
          <w:rPr>
            <w:rStyle w:val="Crossreference"/>
            <w:rPrChange w:id="1179" w:author="Gavin Rawson" w:date="2024-07-17T10:16:00Z" w16du:dateUtc="2024-07-17T09:16:00Z">
              <w:rPr>
                <w:noProof/>
              </w:rPr>
            </w:rPrChange>
          </w:rPr>
          <w:t>8</w:t>
        </w:r>
      </w:ins>
      <w:del w:id="1180"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A614BF7" w:rsidR="00E43FE2" w:rsidRDefault="00E43FE2" w:rsidP="00E43FE2">
      <w:pPr>
        <w:pStyle w:val="Caption"/>
      </w:pPr>
      <w:bookmarkStart w:id="1181" w:name="_Ref161308030"/>
      <w:bookmarkStart w:id="1182" w:name="_Toc170288635"/>
      <w:r>
        <w:t xml:space="preserve">Figure </w:t>
      </w:r>
      <w:r>
        <w:fldChar w:fldCharType="begin"/>
      </w:r>
      <w:r>
        <w:instrText xml:space="preserve"> SEQ Figure \* ARABIC </w:instrText>
      </w:r>
      <w:r>
        <w:fldChar w:fldCharType="separate"/>
      </w:r>
      <w:r w:rsidR="00B048D0">
        <w:rPr>
          <w:noProof/>
        </w:rPr>
        <w:t>8</w:t>
      </w:r>
      <w:r>
        <w:rPr>
          <w:noProof/>
        </w:rPr>
        <w:fldChar w:fldCharType="end"/>
      </w:r>
      <w:bookmarkEnd w:id="1181"/>
      <w:r>
        <w:tab/>
      </w:r>
      <w:r w:rsidRPr="00E43FE2">
        <w:t>Ramping analogue value with 4 limits</w:t>
      </w:r>
      <w:bookmarkEnd w:id="1182"/>
    </w:p>
    <w:p w14:paraId="7DA37B18" w14:textId="0506B9E2"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183" w:author="Gavin Rawson" w:date="2024-07-17T10:16:00Z" w16du:dateUtc="2024-07-17T09:16:00Z">
        <w:r w:rsidR="00B048D0" w:rsidRPr="00B048D0">
          <w:rPr>
            <w:rStyle w:val="Crossreference"/>
            <w:rPrChange w:id="1184" w:author="Gavin Rawson" w:date="2024-07-17T10:16:00Z" w16du:dateUtc="2024-07-17T09:16:00Z">
              <w:rPr/>
            </w:rPrChange>
          </w:rPr>
          <w:t xml:space="preserve">Figure </w:t>
        </w:r>
        <w:r w:rsidR="00B048D0" w:rsidRPr="00B048D0">
          <w:rPr>
            <w:rStyle w:val="Crossreference"/>
            <w:rPrChange w:id="1185" w:author="Gavin Rawson" w:date="2024-07-17T10:16:00Z" w16du:dateUtc="2024-07-17T09:16:00Z">
              <w:rPr>
                <w:noProof/>
              </w:rPr>
            </w:rPrChange>
          </w:rPr>
          <w:t>9</w:t>
        </w:r>
      </w:ins>
      <w:del w:id="1186"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DBD81C3" w:rsidR="00E43FE2" w:rsidRDefault="00E43FE2" w:rsidP="00E43FE2">
      <w:pPr>
        <w:pStyle w:val="Caption"/>
      </w:pPr>
      <w:bookmarkStart w:id="1187" w:name="_Ref161308250"/>
      <w:bookmarkStart w:id="1188" w:name="_Toc170288636"/>
      <w:r>
        <w:t xml:space="preserve">Figure </w:t>
      </w:r>
      <w:r>
        <w:fldChar w:fldCharType="begin"/>
      </w:r>
      <w:r>
        <w:instrText xml:space="preserve"> SEQ Figure \* ARABIC </w:instrText>
      </w:r>
      <w:r>
        <w:fldChar w:fldCharType="separate"/>
      </w:r>
      <w:r w:rsidR="00B048D0">
        <w:rPr>
          <w:noProof/>
        </w:rPr>
        <w:t>9</w:t>
      </w:r>
      <w:r>
        <w:rPr>
          <w:noProof/>
        </w:rPr>
        <w:fldChar w:fldCharType="end"/>
      </w:r>
      <w:bookmarkEnd w:id="1187"/>
      <w:r>
        <w:tab/>
      </w:r>
      <w:r w:rsidRPr="00E43FE2">
        <w:t xml:space="preserve">Step-change analogue value with </w:t>
      </w:r>
      <w:r w:rsidR="00D01088">
        <w:t>4</w:t>
      </w:r>
      <w:r w:rsidRPr="00E43FE2">
        <w:t xml:space="preserve"> limits</w:t>
      </w:r>
      <w:bookmarkEnd w:id="118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37035E3E" w:rsidR="00AB3C53" w:rsidRPr="00AB3C53" w:rsidRDefault="00AB3C53" w:rsidP="00AB3C53">
      <w:pPr>
        <w:pStyle w:val="BodyText"/>
        <w:rPr>
          <w:rFonts w:eastAsia="DengXian"/>
        </w:rPr>
      </w:pPr>
      <w:bookmarkStart w:id="118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048D0">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190" w:author="Gavin Rawson" w:date="2024-07-17T10:16:00Z" w16du:dateUtc="2024-07-17T09:16:00Z">
        <w:r w:rsidR="00B048D0" w:rsidRPr="00B048D0">
          <w:rPr>
            <w:rStyle w:val="Crossreference"/>
            <w:rPrChange w:id="1191" w:author="Gavin Rawson" w:date="2024-07-17T10:16:00Z" w16du:dateUtc="2024-07-17T09:16:00Z">
              <w:rPr/>
            </w:rPrChange>
          </w:rPr>
          <w:t>Limit and control profiles</w:t>
        </w:r>
      </w:ins>
      <w:del w:id="1192"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18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193" w:name="_Toc172098951"/>
      <w:r w:rsidRPr="0023515A">
        <w:rPr>
          <w:rFonts w:eastAsia="DengXian"/>
        </w:rPr>
        <w:t xml:space="preserve">Counter </w:t>
      </w:r>
      <w:r w:rsidR="006B0494" w:rsidRPr="0023515A">
        <w:rPr>
          <w:rFonts w:eastAsia="DengXian"/>
        </w:rPr>
        <w:t>limits</w:t>
      </w:r>
      <w:bookmarkEnd w:id="119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0D113A6A"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194" w:author="Gavin Rawson" w:date="2024-07-17T10:16:00Z" w16du:dateUtc="2024-07-17T09:16:00Z">
        <w:r w:rsidR="00B048D0" w:rsidRPr="00B048D0">
          <w:rPr>
            <w:rStyle w:val="Crossreference"/>
            <w:rPrChange w:id="1195" w:author="Gavin Rawson" w:date="2024-07-17T10:16:00Z" w16du:dateUtc="2024-07-17T09:16:00Z">
              <w:rPr/>
            </w:rPrChange>
          </w:rPr>
          <w:t xml:space="preserve">Figure </w:t>
        </w:r>
        <w:r w:rsidR="00B048D0" w:rsidRPr="00B048D0">
          <w:rPr>
            <w:rStyle w:val="Crossreference"/>
            <w:rPrChange w:id="1196" w:author="Gavin Rawson" w:date="2024-07-17T10:16:00Z" w16du:dateUtc="2024-07-17T09:16:00Z">
              <w:rPr>
                <w:noProof/>
              </w:rPr>
            </w:rPrChange>
          </w:rPr>
          <w:t>10</w:t>
        </w:r>
      </w:ins>
      <w:del w:id="1197"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24AE76B" w:rsidR="00B1706D" w:rsidRDefault="00B1706D" w:rsidP="00B1706D">
      <w:pPr>
        <w:pStyle w:val="Caption"/>
      </w:pPr>
      <w:bookmarkStart w:id="1198" w:name="_Ref161765726"/>
      <w:bookmarkStart w:id="1199" w:name="_Toc170288637"/>
      <w:r>
        <w:t xml:space="preserve">Figure </w:t>
      </w:r>
      <w:r>
        <w:fldChar w:fldCharType="begin"/>
      </w:r>
      <w:r>
        <w:instrText xml:space="preserve"> SEQ Figure \* ARABIC </w:instrText>
      </w:r>
      <w:r>
        <w:fldChar w:fldCharType="separate"/>
      </w:r>
      <w:r w:rsidR="00B048D0">
        <w:rPr>
          <w:noProof/>
        </w:rPr>
        <w:t>10</w:t>
      </w:r>
      <w:r>
        <w:rPr>
          <w:noProof/>
        </w:rPr>
        <w:fldChar w:fldCharType="end"/>
      </w:r>
      <w:bookmarkEnd w:id="1198"/>
      <w:r>
        <w:tab/>
      </w:r>
      <w:r w:rsidRPr="00B1706D">
        <w:t>Counter normal state</w:t>
      </w:r>
      <w:bookmarkEnd w:id="119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49592BC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200" w:author="Gavin Rawson" w:date="2024-07-17T10:16:00Z" w16du:dateUtc="2024-07-17T09:16:00Z">
        <w:r w:rsidR="00B048D0" w:rsidRPr="00B048D0">
          <w:rPr>
            <w:rStyle w:val="Crossreference"/>
            <w:rPrChange w:id="1201" w:author="Gavin Rawson" w:date="2024-07-17T10:16:00Z" w16du:dateUtc="2024-07-17T09:16:00Z">
              <w:rPr/>
            </w:rPrChange>
          </w:rPr>
          <w:t xml:space="preserve">Table </w:t>
        </w:r>
        <w:r w:rsidR="00B048D0" w:rsidRPr="00B048D0">
          <w:rPr>
            <w:rStyle w:val="Crossreference"/>
            <w:rPrChange w:id="1202" w:author="Gavin Rawson" w:date="2024-07-17T10:16:00Z" w16du:dateUtc="2024-07-17T09:16:00Z">
              <w:rPr>
                <w:noProof/>
              </w:rPr>
            </w:rPrChange>
          </w:rPr>
          <w:t>17</w:t>
        </w:r>
      </w:ins>
      <w:del w:id="1203"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4ED78B26" w:rsidR="00B1706D" w:rsidRDefault="00B1706D" w:rsidP="00B1706D">
      <w:pPr>
        <w:pStyle w:val="Caption"/>
      </w:pPr>
      <w:bookmarkStart w:id="1204" w:name="_Ref161312936"/>
      <w:bookmarkStart w:id="1205" w:name="_Toc170288656"/>
      <w:r>
        <w:t xml:space="preserve">Table </w:t>
      </w:r>
      <w:r>
        <w:fldChar w:fldCharType="begin"/>
      </w:r>
      <w:r>
        <w:instrText xml:space="preserve"> SEQ Table \* ARABIC </w:instrText>
      </w:r>
      <w:r>
        <w:fldChar w:fldCharType="separate"/>
      </w:r>
      <w:r w:rsidR="00B048D0">
        <w:rPr>
          <w:noProof/>
        </w:rPr>
        <w:t>17</w:t>
      </w:r>
      <w:r>
        <w:rPr>
          <w:noProof/>
        </w:rPr>
        <w:fldChar w:fldCharType="end"/>
      </w:r>
      <w:bookmarkEnd w:id="1204"/>
      <w:r>
        <w:tab/>
      </w:r>
      <w:r w:rsidR="003557AA" w:rsidRPr="003557AA">
        <w:t>Information used in defining a counter limit</w:t>
      </w:r>
      <w:bookmarkEnd w:id="1205"/>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0C1AB7C0" w:rsidR="003557AA" w:rsidRPr="00163DC5" w:rsidRDefault="003557AA" w:rsidP="003D1407">
            <w:pPr>
              <w:pStyle w:val="TableText"/>
            </w:pPr>
            <w:del w:id="1206" w:author="Gavin Rawson" w:date="2024-07-15T08:24:00Z" w16du:dateUtc="2024-07-15T07:24:00Z">
              <w:r w:rsidRPr="00163DC5" w:rsidDel="00547BB0">
                <w:delText>Number</w:delText>
              </w:r>
            </w:del>
            <w:ins w:id="1207" w:author="Gavin Rawson" w:date="2024-07-15T08:24:00Z" w16du:dateUtc="2024-07-15T07:24:00Z">
              <w:r w:rsidR="00547BB0">
                <w:t>Integer</w:t>
              </w:r>
            </w:ins>
          </w:p>
        </w:tc>
        <w:tc>
          <w:tcPr>
            <w:tcW w:w="932" w:type="dxa"/>
          </w:tcPr>
          <w:p w14:paraId="4FC1D8DB" w14:textId="77777777" w:rsidR="003557AA" w:rsidRPr="00163DC5" w:rsidRDefault="003557AA" w:rsidP="003D1407">
            <w:pPr>
              <w:pStyle w:val="TableText"/>
            </w:pPr>
            <w:proofErr w:type="spellStart"/>
            <w:r w:rsidRPr="00163DC5">
              <w:t>num</w:t>
            </w:r>
            <w:proofErr w:type="spellEnd"/>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43240B45" w:rsidR="003557AA" w:rsidRPr="00163DC5" w:rsidRDefault="003557AA" w:rsidP="003D1407">
            <w:pPr>
              <w:pStyle w:val="TableText"/>
            </w:pPr>
            <w:del w:id="1208" w:author="Gavin Rawson" w:date="2024-07-15T08:24:00Z" w16du:dateUtc="2024-07-15T07:24:00Z">
              <w:r w:rsidRPr="00163DC5" w:rsidDel="00396303">
                <w:delText>Number</w:delText>
              </w:r>
            </w:del>
            <w:ins w:id="1209" w:author="Gavin Rawson" w:date="2024-07-15T08:24:00Z" w16du:dateUtc="2024-07-15T07:24:00Z">
              <w:r w:rsidR="00396303">
                <w:t>I</w:t>
              </w:r>
            </w:ins>
            <w:ins w:id="1210" w:author="Gavin Rawson" w:date="2024-07-15T08:25:00Z" w16du:dateUtc="2024-07-15T07:25:00Z">
              <w:r w:rsidR="00396303">
                <w:t>nteger</w:t>
              </w:r>
            </w:ins>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3D1407">
            <w:pPr>
              <w:pStyle w:val="TableText"/>
            </w:pPr>
            <w:ins w:id="1211" w:author="Gavin Rawson" w:date="2024-07-15T08:25:00Z" w16du:dateUtc="2024-07-15T07:25:00Z">
              <w:r>
                <w:t>Integer</w:t>
              </w:r>
            </w:ins>
            <w:del w:id="1212"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3D1407">
            <w:pPr>
              <w:pStyle w:val="TableText"/>
            </w:pPr>
            <w:proofErr w:type="spellStart"/>
            <w:r w:rsidRPr="00163DC5">
              <w:t>mon</w:t>
            </w:r>
            <w:proofErr w:type="spellEnd"/>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3D1407">
            <w:pPr>
              <w:pStyle w:val="TableText"/>
            </w:pPr>
            <w:ins w:id="1213" w:author="Gavin Rawson" w:date="2024-07-15T08:25:00Z" w16du:dateUtc="2024-07-15T07:25:00Z">
              <w:r>
                <w:t>Integer</w:t>
              </w:r>
            </w:ins>
            <w:del w:id="1214"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3D1407">
            <w:pPr>
              <w:pStyle w:val="TableText"/>
            </w:pPr>
            <w:proofErr w:type="spellStart"/>
            <w:r w:rsidRPr="00163DC5">
              <w:t>tue</w:t>
            </w:r>
            <w:proofErr w:type="spellEnd"/>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77777777" w:rsidR="003557AA" w:rsidRPr="00163DC5" w:rsidRDefault="003557AA" w:rsidP="003D1407">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3D1407">
            <w:pPr>
              <w:pStyle w:val="TableText"/>
            </w:pPr>
            <w:ins w:id="1215" w:author="Gavin Rawson" w:date="2024-07-15T08:25:00Z" w16du:dateUtc="2024-07-15T07:25:00Z">
              <w:r>
                <w:t>Integer</w:t>
              </w:r>
            </w:ins>
            <w:del w:id="1216"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77777777" w:rsidR="003557AA" w:rsidRPr="00163DC5" w:rsidRDefault="003557AA" w:rsidP="003D1407">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3D1407">
            <w:pPr>
              <w:pStyle w:val="TableText"/>
            </w:pPr>
            <w:ins w:id="1217" w:author="Gavin Rawson" w:date="2024-07-15T08:25:00Z" w16du:dateUtc="2024-07-15T07:25:00Z">
              <w:r>
                <w:t>Integer</w:t>
              </w:r>
            </w:ins>
            <w:del w:id="1218"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3D1407">
            <w:pPr>
              <w:pStyle w:val="TableText"/>
            </w:pPr>
            <w:proofErr w:type="spellStart"/>
            <w:r w:rsidRPr="00163DC5">
              <w:t>thu</w:t>
            </w:r>
            <w:proofErr w:type="spellEnd"/>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77777777" w:rsidR="003557AA" w:rsidRPr="00163DC5" w:rsidRDefault="003557AA" w:rsidP="003D1407">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3D1407">
            <w:pPr>
              <w:pStyle w:val="TableText"/>
            </w:pPr>
            <w:ins w:id="1219" w:author="Gavin Rawson" w:date="2024-07-15T08:25:00Z" w16du:dateUtc="2024-07-15T07:25:00Z">
              <w:r>
                <w:t>Integer</w:t>
              </w:r>
            </w:ins>
            <w:del w:id="1220"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3D1407">
            <w:pPr>
              <w:pStyle w:val="TableText"/>
            </w:pPr>
            <w:proofErr w:type="spellStart"/>
            <w:r w:rsidRPr="00163DC5">
              <w:t>fri</w:t>
            </w:r>
            <w:proofErr w:type="spellEnd"/>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77777777" w:rsidR="003557AA" w:rsidRPr="00163DC5" w:rsidRDefault="003557AA" w:rsidP="003D1407">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3D1407">
            <w:pPr>
              <w:pStyle w:val="TableText"/>
            </w:pPr>
            <w:ins w:id="1221" w:author="Gavin Rawson" w:date="2024-07-15T08:25:00Z" w16du:dateUtc="2024-07-15T07:25:00Z">
              <w:r>
                <w:t>Integer</w:t>
              </w:r>
            </w:ins>
            <w:del w:id="1222"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7777777" w:rsidR="003557AA" w:rsidRPr="00163DC5" w:rsidRDefault="003557AA" w:rsidP="003D1407">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3D1407">
            <w:pPr>
              <w:pStyle w:val="TableText"/>
            </w:pPr>
            <w:ins w:id="1223" w:author="Gavin Rawson" w:date="2024-07-15T08:25:00Z" w16du:dateUtc="2024-07-15T07:25:00Z">
              <w:r>
                <w:t>Integer</w:t>
              </w:r>
            </w:ins>
            <w:del w:id="1224"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77777777" w:rsidR="003557AA" w:rsidRPr="00163DC5" w:rsidRDefault="003557AA" w:rsidP="003D1407">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151B88F5"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225" w:author="Gavin Rawson" w:date="2024-07-17T10:16:00Z" w16du:dateUtc="2024-07-17T09:16:00Z">
        <w:r w:rsidR="00B048D0" w:rsidRPr="00B048D0">
          <w:rPr>
            <w:rStyle w:val="Crossreference"/>
            <w:rPrChange w:id="1226" w:author="Gavin Rawson" w:date="2024-07-17T10:16:00Z" w16du:dateUtc="2024-07-17T09:16:00Z">
              <w:rPr/>
            </w:rPrChange>
          </w:rPr>
          <w:t>Limit and control profiles</w:t>
        </w:r>
      </w:ins>
      <w:del w:id="122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228" w:name="_Toc172098952"/>
      <w:r w:rsidRPr="00384B6A">
        <w:rPr>
          <w:rFonts w:eastAsia="DengXian"/>
        </w:rPr>
        <w:t xml:space="preserve">No </w:t>
      </w:r>
      <w:r w:rsidR="006B0494" w:rsidRPr="00384B6A">
        <w:rPr>
          <w:rFonts w:eastAsia="DengXian"/>
        </w:rPr>
        <w:t>change</w:t>
      </w:r>
      <w:bookmarkEnd w:id="1228"/>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BCA46A6"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229" w:author="Gavin Rawson" w:date="2024-07-17T10:16:00Z" w16du:dateUtc="2024-07-17T09:16:00Z">
        <w:r w:rsidR="00B048D0" w:rsidRPr="00B048D0">
          <w:rPr>
            <w:rStyle w:val="Crossreference"/>
            <w:rPrChange w:id="1230" w:author="Gavin Rawson" w:date="2024-07-17T10:16:00Z" w16du:dateUtc="2024-07-17T09:16:00Z">
              <w:rPr/>
            </w:rPrChange>
          </w:rPr>
          <w:t xml:space="preserve">Table </w:t>
        </w:r>
        <w:r w:rsidR="00B048D0" w:rsidRPr="00B048D0">
          <w:rPr>
            <w:rStyle w:val="Crossreference"/>
            <w:rPrChange w:id="1231" w:author="Gavin Rawson" w:date="2024-07-17T10:16:00Z" w16du:dateUtc="2024-07-17T09:16:00Z">
              <w:rPr>
                <w:noProof/>
              </w:rPr>
            </w:rPrChange>
          </w:rPr>
          <w:t>18</w:t>
        </w:r>
      </w:ins>
      <w:del w:id="1232"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267305D9" w:rsidR="003557AA" w:rsidRDefault="00384B6A" w:rsidP="000A491B">
      <w:pPr>
        <w:pStyle w:val="Caption"/>
        <w:keepNext/>
      </w:pPr>
      <w:bookmarkStart w:id="1233" w:name="_Ref161314992"/>
      <w:bookmarkStart w:id="1234" w:name="_Toc170288657"/>
      <w:r>
        <w:lastRenderedPageBreak/>
        <w:t xml:space="preserve">Table </w:t>
      </w:r>
      <w:r>
        <w:fldChar w:fldCharType="begin"/>
      </w:r>
      <w:r>
        <w:instrText xml:space="preserve"> SEQ Table \* ARABIC </w:instrText>
      </w:r>
      <w:r>
        <w:fldChar w:fldCharType="separate"/>
      </w:r>
      <w:r w:rsidR="00B048D0">
        <w:rPr>
          <w:noProof/>
        </w:rPr>
        <w:t>18</w:t>
      </w:r>
      <w:r>
        <w:rPr>
          <w:noProof/>
        </w:rPr>
        <w:fldChar w:fldCharType="end"/>
      </w:r>
      <w:bookmarkEnd w:id="1233"/>
      <w:r>
        <w:tab/>
      </w:r>
      <w:r w:rsidRPr="00384B6A">
        <w:t xml:space="preserve">Information used in defining no change for analogue and counter </w:t>
      </w:r>
      <w:r w:rsidR="009A0F57">
        <w:t>p</w:t>
      </w:r>
      <w:r w:rsidRPr="00384B6A">
        <w:t>oints</w:t>
      </w:r>
      <w:bookmarkEnd w:id="1234"/>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proofErr w:type="spellStart"/>
            <w:r w:rsidRPr="00163DC5">
              <w:t>parentType</w:t>
            </w:r>
            <w:proofErr w:type="spellEnd"/>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5273B94B" w:rsidR="000A491B" w:rsidRPr="00163DC5" w:rsidRDefault="00396303" w:rsidP="003D1407">
            <w:pPr>
              <w:pStyle w:val="TableText"/>
            </w:pPr>
            <w:ins w:id="1235" w:author="Gavin Rawson" w:date="2024-07-15T08:25:00Z" w16du:dateUtc="2024-07-15T07:25:00Z">
              <w:r>
                <w:t>Integer</w:t>
              </w:r>
            </w:ins>
            <w:del w:id="1236"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3D1407">
            <w:pPr>
              <w:pStyle w:val="TableText"/>
            </w:pPr>
            <w:proofErr w:type="spellStart"/>
            <w:r w:rsidRPr="00163DC5">
              <w:t>num</w:t>
            </w:r>
            <w:proofErr w:type="spellEnd"/>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3D1407">
            <w:pPr>
              <w:pStyle w:val="TableText"/>
            </w:pPr>
            <w:ins w:id="1237" w:author="Gavin Rawson" w:date="2024-07-15T08:25:00Z" w16du:dateUtc="2024-07-15T07:25:00Z">
              <w:r>
                <w:t>Integer</w:t>
              </w:r>
            </w:ins>
            <w:del w:id="1238"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3D1407">
            <w:pPr>
              <w:pStyle w:val="TableText"/>
            </w:pPr>
            <w:ins w:id="1239" w:author="Gavin Rawson" w:date="2024-07-15T08:26:00Z" w16du:dateUtc="2024-07-15T07:26:00Z">
              <w:r>
                <w:t>Integer</w:t>
              </w:r>
            </w:ins>
            <w:del w:id="1240"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BC3BD4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241" w:author="Gavin Rawson" w:date="2024-07-17T10:16:00Z" w16du:dateUtc="2024-07-17T09:16:00Z">
        <w:r w:rsidR="00B048D0" w:rsidRPr="00B048D0">
          <w:rPr>
            <w:rStyle w:val="Crossreference"/>
            <w:rPrChange w:id="1242" w:author="Gavin Rawson" w:date="2024-07-17T10:16:00Z" w16du:dateUtc="2024-07-17T09:16:00Z">
              <w:rPr/>
            </w:rPrChange>
          </w:rPr>
          <w:t>Limit and control profiles</w:t>
        </w:r>
      </w:ins>
      <w:del w:id="1243"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244" w:name="_Toc172098953"/>
      <w:r w:rsidRPr="000A491B">
        <w:lastRenderedPageBreak/>
        <w:t xml:space="preserve">Extended </w:t>
      </w:r>
      <w:r w:rsidR="006B0494" w:rsidRPr="000A491B">
        <w:t>points</w:t>
      </w:r>
      <w:bookmarkEnd w:id="1244"/>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0C089DA"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245" w:author="Gavin Rawson" w:date="2024-07-17T10:16:00Z" w16du:dateUtc="2024-07-17T09:16:00Z">
        <w:r w:rsidR="00B048D0" w:rsidRPr="00B048D0">
          <w:rPr>
            <w:rStyle w:val="Crossreference"/>
            <w:rPrChange w:id="1246" w:author="Gavin Rawson" w:date="2024-07-17T10:16:00Z" w16du:dateUtc="2024-07-17T09:16:00Z">
              <w:rPr/>
            </w:rPrChange>
          </w:rPr>
          <w:t xml:space="preserve">Table </w:t>
        </w:r>
        <w:r w:rsidR="00B048D0" w:rsidRPr="00B048D0">
          <w:rPr>
            <w:rStyle w:val="Crossreference"/>
            <w:rPrChange w:id="1247" w:author="Gavin Rawson" w:date="2024-07-17T10:16:00Z" w16du:dateUtc="2024-07-17T09:16:00Z">
              <w:rPr>
                <w:noProof/>
              </w:rPr>
            </w:rPrChange>
          </w:rPr>
          <w:t>19</w:t>
        </w:r>
      </w:ins>
      <w:del w:id="1248"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3EE1B49D" w:rsidR="00122B46" w:rsidRDefault="00122B46" w:rsidP="00122B46">
      <w:pPr>
        <w:pStyle w:val="Caption"/>
      </w:pPr>
      <w:bookmarkStart w:id="1249" w:name="_Ref161315144"/>
      <w:bookmarkStart w:id="1250" w:name="_Toc170288658"/>
      <w:r>
        <w:t xml:space="preserve">Table </w:t>
      </w:r>
      <w:r>
        <w:fldChar w:fldCharType="begin"/>
      </w:r>
      <w:r>
        <w:instrText xml:space="preserve"> SEQ Table \* ARABIC </w:instrText>
      </w:r>
      <w:r>
        <w:fldChar w:fldCharType="separate"/>
      </w:r>
      <w:r w:rsidR="00B048D0">
        <w:rPr>
          <w:noProof/>
        </w:rPr>
        <w:t>19</w:t>
      </w:r>
      <w:r>
        <w:rPr>
          <w:noProof/>
        </w:rPr>
        <w:fldChar w:fldCharType="end"/>
      </w:r>
      <w:bookmarkEnd w:id="1249"/>
      <w:r>
        <w:tab/>
      </w:r>
      <w:r w:rsidRPr="00122B46">
        <w:t>Information used in defining exten</w:t>
      </w:r>
      <w:r>
        <w:t>ded</w:t>
      </w:r>
      <w:r w:rsidRPr="00122B46">
        <w:t xml:space="preserve"> </w:t>
      </w:r>
      <w:r w:rsidR="009A0F57">
        <w:t>p</w:t>
      </w:r>
      <w:r w:rsidRPr="00122B46">
        <w:t>oints</w:t>
      </w:r>
      <w:bookmarkEnd w:id="125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proofErr w:type="spellStart"/>
            <w:r w:rsidRPr="00163DC5">
              <w:t>parentType</w:t>
            </w:r>
            <w:proofErr w:type="spellEnd"/>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9D50CFD" w:rsidR="00122B46" w:rsidRPr="00163DC5" w:rsidRDefault="007949E9" w:rsidP="003D1407">
            <w:pPr>
              <w:pStyle w:val="TableText"/>
            </w:pPr>
            <w:ins w:id="1251" w:author="Gavin Rawson" w:date="2024-07-15T08:26:00Z" w16du:dateUtc="2024-07-15T07:26:00Z">
              <w:r>
                <w:t>Integer</w:t>
              </w:r>
            </w:ins>
            <w:del w:id="1252"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3D1407">
            <w:pPr>
              <w:pStyle w:val="TableText"/>
            </w:pPr>
            <w:proofErr w:type="spellStart"/>
            <w:r w:rsidRPr="00163DC5">
              <w:t>num</w:t>
            </w:r>
            <w:proofErr w:type="spellEnd"/>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proofErr w:type="spellStart"/>
            <w:r w:rsidRPr="00163DC5">
              <w:t>className</w:t>
            </w:r>
            <w:proofErr w:type="spellEnd"/>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039C657C"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253" w:name="_Toc172098954"/>
      <w:r>
        <w:t>Minimum</w:t>
      </w:r>
      <w:bookmarkEnd w:id="1253"/>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254" w:name="_Toc172098955"/>
      <w:r>
        <w:t>Maximum</w:t>
      </w:r>
      <w:bookmarkEnd w:id="1254"/>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255" w:name="_Toc172098956"/>
      <w:r>
        <w:t>Mean</w:t>
      </w:r>
      <w:bookmarkEnd w:id="1255"/>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256" w:name="_Toc172098957"/>
      <w:r>
        <w:t xml:space="preserve">Standard </w:t>
      </w:r>
      <w:r w:rsidR="006B0494">
        <w:t>deviation</w:t>
      </w:r>
      <w:bookmarkEnd w:id="1256"/>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257" w:name="_Toc172098958"/>
      <w:r>
        <w:lastRenderedPageBreak/>
        <w:t>Integral</w:t>
      </w:r>
      <w:bookmarkEnd w:id="1257"/>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98DAD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258" w:author="Gavin Rawson" w:date="2024-07-17T10:16:00Z" w16du:dateUtc="2024-07-17T09:16:00Z">
        <w:r w:rsidR="00B048D0" w:rsidRPr="00B048D0">
          <w:rPr>
            <w:rStyle w:val="Crossreference"/>
            <w:rPrChange w:id="1259" w:author="Gavin Rawson" w:date="2024-07-17T10:16:00Z" w16du:dateUtc="2024-07-17T09:16:00Z">
              <w:rPr/>
            </w:rPrChange>
          </w:rPr>
          <w:t xml:space="preserve">Figure </w:t>
        </w:r>
        <w:r w:rsidR="00B048D0" w:rsidRPr="00B048D0">
          <w:rPr>
            <w:rStyle w:val="Crossreference"/>
            <w:rPrChange w:id="1260" w:author="Gavin Rawson" w:date="2024-07-17T10:16:00Z" w16du:dateUtc="2024-07-17T09:16:00Z">
              <w:rPr>
                <w:noProof/>
              </w:rPr>
            </w:rPrChange>
          </w:rPr>
          <w:t>11</w:t>
        </w:r>
      </w:ins>
      <w:del w:id="1261"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70DF6C1E" w:rsidR="008D5866" w:rsidRDefault="008D5866" w:rsidP="008D5866">
      <w:pPr>
        <w:pStyle w:val="Caption"/>
      </w:pPr>
      <w:bookmarkStart w:id="1262" w:name="_Ref161316465"/>
      <w:bookmarkStart w:id="1263" w:name="_Toc170288638"/>
      <w:r>
        <w:t xml:space="preserve">Figure </w:t>
      </w:r>
      <w:r>
        <w:fldChar w:fldCharType="begin"/>
      </w:r>
      <w:r>
        <w:instrText xml:space="preserve"> SEQ Figure \* ARABIC </w:instrText>
      </w:r>
      <w:r>
        <w:fldChar w:fldCharType="separate"/>
      </w:r>
      <w:r w:rsidR="00B048D0">
        <w:rPr>
          <w:noProof/>
        </w:rPr>
        <w:t>11</w:t>
      </w:r>
      <w:r>
        <w:rPr>
          <w:noProof/>
        </w:rPr>
        <w:fldChar w:fldCharType="end"/>
      </w:r>
      <w:bookmarkEnd w:id="1262"/>
      <w:r>
        <w:tab/>
      </w:r>
      <w:r w:rsidRPr="008D5866">
        <w:t xml:space="preserve">Example of calculation of integral extended </w:t>
      </w:r>
      <w:r w:rsidR="00801C39">
        <w:t>p</w:t>
      </w:r>
      <w:r w:rsidRPr="008D5866">
        <w:t>oint value</w:t>
      </w:r>
      <w:bookmarkEnd w:id="1263"/>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264" w:name="_Toc172098959"/>
      <w:r>
        <w:t>Rate of change</w:t>
      </w:r>
      <w:bookmarkEnd w:id="1264"/>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7DF2F1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265" w:author="Gavin Rawson" w:date="2024-07-17T10:16:00Z" w16du:dateUtc="2024-07-17T09:16:00Z">
        <w:r w:rsidR="00B048D0" w:rsidRPr="00B048D0">
          <w:rPr>
            <w:rStyle w:val="Crossreference"/>
            <w:rPrChange w:id="1266" w:author="Gavin Rawson" w:date="2024-07-17T10:16:00Z" w16du:dateUtc="2024-07-17T09:16:00Z">
              <w:rPr/>
            </w:rPrChange>
          </w:rPr>
          <w:t>Limit and control profiles</w:t>
        </w:r>
      </w:ins>
      <w:del w:id="126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268" w:name="_Toc172098960"/>
      <w:r>
        <w:lastRenderedPageBreak/>
        <w:t xml:space="preserve">State </w:t>
      </w:r>
      <w:r w:rsidR="006B0494">
        <w:t>counter</w:t>
      </w:r>
      <w:bookmarkEnd w:id="1268"/>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69" w:name="_Toc172098961"/>
      <w:r>
        <w:t xml:space="preserve">State </w:t>
      </w:r>
      <w:r w:rsidR="006B0494">
        <w:t>runtime</w:t>
      </w:r>
      <w:bookmarkEnd w:id="1269"/>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70" w:name="_Ref161319455"/>
      <w:bookmarkStart w:id="1271" w:name="_Toc172098962"/>
      <w:r w:rsidRPr="00E622A5">
        <w:t>Limit and control profiles</w:t>
      </w:r>
      <w:bookmarkEnd w:id="1270"/>
      <w:bookmarkEnd w:id="1271"/>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72" w:name="_Toc172098963"/>
      <w:r>
        <w:t xml:space="preserve">Limit </w:t>
      </w:r>
      <w:r w:rsidR="006B0494">
        <w:t>profiles</w:t>
      </w:r>
      <w:bookmarkEnd w:id="1272"/>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C47649F"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273" w:author="Gavin Rawson" w:date="2024-07-17T10:16:00Z" w16du:dateUtc="2024-07-17T09:16:00Z">
        <w:r w:rsidR="00B048D0" w:rsidRPr="00B048D0">
          <w:rPr>
            <w:rStyle w:val="Crossreference"/>
            <w:rPrChange w:id="1274" w:author="Gavin Rawson" w:date="2024-07-17T10:16:00Z" w16du:dateUtc="2024-07-17T09:16:00Z">
              <w:rPr/>
            </w:rPrChange>
          </w:rPr>
          <w:t xml:space="preserve">Table </w:t>
        </w:r>
        <w:r w:rsidR="00B048D0" w:rsidRPr="00B048D0">
          <w:rPr>
            <w:rStyle w:val="Crossreference"/>
            <w:rPrChange w:id="1275" w:author="Gavin Rawson" w:date="2024-07-17T10:16:00Z" w16du:dateUtc="2024-07-17T09:16:00Z">
              <w:rPr>
                <w:noProof/>
              </w:rPr>
            </w:rPrChange>
          </w:rPr>
          <w:t>20</w:t>
        </w:r>
      </w:ins>
      <w:del w:id="1276"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4909FE65" w:rsidR="00E622A5" w:rsidRDefault="003D567B" w:rsidP="00163DC5">
      <w:pPr>
        <w:pStyle w:val="Caption"/>
        <w:keepNext/>
      </w:pPr>
      <w:bookmarkStart w:id="1277" w:name="_Ref161319951"/>
      <w:bookmarkStart w:id="1278" w:name="_Toc170288659"/>
      <w:r>
        <w:t xml:space="preserve">Table </w:t>
      </w:r>
      <w:r>
        <w:fldChar w:fldCharType="begin"/>
      </w:r>
      <w:r>
        <w:instrText xml:space="preserve"> SEQ Table \* ARABIC </w:instrText>
      </w:r>
      <w:r>
        <w:fldChar w:fldCharType="separate"/>
      </w:r>
      <w:r w:rsidR="00B048D0">
        <w:rPr>
          <w:noProof/>
        </w:rPr>
        <w:t>20</w:t>
      </w:r>
      <w:r>
        <w:rPr>
          <w:noProof/>
        </w:rPr>
        <w:fldChar w:fldCharType="end"/>
      </w:r>
      <w:bookmarkEnd w:id="1277"/>
      <w:r>
        <w:tab/>
      </w:r>
      <w:r w:rsidRPr="003D567B">
        <w:t xml:space="preserve">Information used in defining limit profiles for analogue and counter </w:t>
      </w:r>
      <w:r w:rsidR="00115B0F">
        <w:t>p</w:t>
      </w:r>
      <w:r w:rsidRPr="003D567B">
        <w:t>oints</w:t>
      </w:r>
      <w:bookmarkEnd w:id="1278"/>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Change w:id="1279">
          <w:tblGrid>
            <w:gridCol w:w="1565"/>
            <w:gridCol w:w="1265"/>
            <w:gridCol w:w="993"/>
            <w:gridCol w:w="1417"/>
            <w:gridCol w:w="3832"/>
          </w:tblGrid>
        </w:tblGridChange>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620BD5">
        <w:tblPrEx>
          <w:tblW w:w="9072" w:type="dxa"/>
          <w:jc w:val="center"/>
          <w:tblLayout w:type="fixed"/>
          <w:tblPrExChange w:id="1280" w:author="Mark Davison" w:date="2024-07-20T08:01:00Z" w16du:dateUtc="2024-07-20T07:01:00Z">
            <w:tblPrEx>
              <w:tblW w:w="9072" w:type="dxa"/>
              <w:jc w:val="center"/>
              <w:tblLayout w:type="fixed"/>
            </w:tblPrEx>
          </w:tblPrExChange>
        </w:tblPrEx>
        <w:trPr>
          <w:jc w:val="center"/>
          <w:trPrChange w:id="1281" w:author="Mark Davison" w:date="2024-07-20T08:01:00Z" w16du:dateUtc="2024-07-20T07:01:00Z">
            <w:trPr>
              <w:tblHeader/>
              <w:jc w:val="center"/>
            </w:trPr>
          </w:trPrChange>
        </w:trPr>
        <w:tc>
          <w:tcPr>
            <w:tcW w:w="0" w:type="dxa"/>
            <w:shd w:val="clear" w:color="auto" w:fill="auto"/>
            <w:tcPrChange w:id="1282" w:author="Mark Davison" w:date="2024-07-20T08:01:00Z" w16du:dateUtc="2024-07-20T07:01:00Z">
              <w:tcPr>
                <w:tcW w:w="1565" w:type="dxa"/>
                <w:shd w:val="clear" w:color="auto" w:fill="auto"/>
              </w:tcPr>
            </w:tcPrChange>
          </w:tcPr>
          <w:p w14:paraId="57895C26" w14:textId="77777777" w:rsidR="003D567B" w:rsidRPr="00620BD5" w:rsidRDefault="003D567B" w:rsidP="003D1407">
            <w:pPr>
              <w:pStyle w:val="TableText"/>
            </w:pPr>
            <w:r w:rsidRPr="00620BD5">
              <w:t>Limit Profile Index</w:t>
            </w:r>
          </w:p>
        </w:tc>
        <w:tc>
          <w:tcPr>
            <w:tcW w:w="0" w:type="dxa"/>
            <w:shd w:val="clear" w:color="auto" w:fill="auto"/>
            <w:tcPrChange w:id="1283" w:author="Mark Davison" w:date="2024-07-20T08:01:00Z" w16du:dateUtc="2024-07-20T07:01:00Z">
              <w:tcPr>
                <w:tcW w:w="1265" w:type="dxa"/>
                <w:shd w:val="clear" w:color="auto" w:fill="auto"/>
              </w:tcPr>
            </w:tcPrChange>
          </w:tcPr>
          <w:p w14:paraId="4BA0F85B" w14:textId="794EDE53" w:rsidR="003D567B" w:rsidRPr="00620BD5" w:rsidRDefault="003C1168" w:rsidP="003D1407">
            <w:pPr>
              <w:pStyle w:val="TableText"/>
            </w:pPr>
            <w:ins w:id="1284" w:author="Gavin Rawson" w:date="2024-07-15T08:26:00Z" w16du:dateUtc="2024-07-15T07:26:00Z">
              <w:r w:rsidRPr="00620BD5">
                <w:t>Integer</w:t>
              </w:r>
            </w:ins>
            <w:del w:id="1285" w:author="Gavin Rawson" w:date="2024-07-15T08:26:00Z" w16du:dateUtc="2024-07-15T07:26:00Z">
              <w:r w:rsidR="003D567B" w:rsidRPr="00620BD5" w:rsidDel="003C1168">
                <w:delText>Number</w:delText>
              </w:r>
            </w:del>
          </w:p>
        </w:tc>
        <w:tc>
          <w:tcPr>
            <w:tcW w:w="0" w:type="dxa"/>
            <w:shd w:val="clear" w:color="auto" w:fill="auto"/>
            <w:tcPrChange w:id="1286" w:author="Mark Davison" w:date="2024-07-20T08:01:00Z" w16du:dateUtc="2024-07-20T07:01:00Z">
              <w:tcPr>
                <w:tcW w:w="993" w:type="dxa"/>
                <w:shd w:val="clear" w:color="auto" w:fill="auto"/>
              </w:tcPr>
            </w:tcPrChange>
          </w:tcPr>
          <w:p w14:paraId="7964956B" w14:textId="77777777" w:rsidR="003D567B" w:rsidRPr="00620BD5" w:rsidRDefault="003D567B" w:rsidP="003D1407">
            <w:pPr>
              <w:pStyle w:val="TableText"/>
            </w:pPr>
            <w:proofErr w:type="spellStart"/>
            <w:r w:rsidRPr="00620BD5">
              <w:t>num</w:t>
            </w:r>
            <w:proofErr w:type="spellEnd"/>
          </w:p>
        </w:tc>
        <w:tc>
          <w:tcPr>
            <w:tcW w:w="0" w:type="dxa"/>
            <w:shd w:val="clear" w:color="auto" w:fill="auto"/>
            <w:tcPrChange w:id="1287" w:author="Mark Davison" w:date="2024-07-20T08:01:00Z" w16du:dateUtc="2024-07-20T07:01:00Z">
              <w:tcPr>
                <w:tcW w:w="1417" w:type="dxa"/>
                <w:shd w:val="clear" w:color="auto" w:fill="auto"/>
              </w:tcPr>
            </w:tcPrChange>
          </w:tcPr>
          <w:p w14:paraId="22C52C53" w14:textId="77777777" w:rsidR="003D567B" w:rsidRPr="00620BD5" w:rsidRDefault="003D567B" w:rsidP="003D1407">
            <w:pPr>
              <w:pStyle w:val="TableText"/>
            </w:pPr>
            <w:r w:rsidRPr="00F04530">
              <w:rPr>
                <w:rPrChange w:id="1288" w:author="Gavin Rawson" w:date="2024-07-17T10:15:00Z" w16du:dateUtc="2024-07-17T09:15:00Z">
                  <w:rPr>
                    <w:b/>
                  </w:rPr>
                </w:rPrChange>
              </w:rPr>
              <w:t>Yes</w:t>
            </w:r>
          </w:p>
        </w:tc>
        <w:tc>
          <w:tcPr>
            <w:tcW w:w="0" w:type="dxa"/>
            <w:shd w:val="clear" w:color="auto" w:fill="auto"/>
            <w:tcPrChange w:id="1289" w:author="Mark Davison" w:date="2024-07-20T08:01:00Z" w16du:dateUtc="2024-07-20T07:01:00Z">
              <w:tcPr>
                <w:tcW w:w="3832" w:type="dxa"/>
                <w:shd w:val="clear" w:color="auto" w:fill="auto"/>
              </w:tcPr>
            </w:tcPrChange>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620BD5">
        <w:tblPrEx>
          <w:tblW w:w="9072" w:type="dxa"/>
          <w:jc w:val="center"/>
          <w:tblLayout w:type="fixed"/>
          <w:tblPrExChange w:id="1290" w:author="Mark Davison" w:date="2024-07-20T08:01:00Z" w16du:dateUtc="2024-07-20T07:01:00Z">
            <w:tblPrEx>
              <w:tblW w:w="9072" w:type="dxa"/>
              <w:jc w:val="center"/>
              <w:tblLayout w:type="fixed"/>
            </w:tblPrEx>
          </w:tblPrExChange>
        </w:tblPrEx>
        <w:trPr>
          <w:jc w:val="center"/>
          <w:trPrChange w:id="1291" w:author="Mark Davison" w:date="2024-07-20T08:01:00Z" w16du:dateUtc="2024-07-20T07:01:00Z">
            <w:trPr>
              <w:tblHeader/>
              <w:jc w:val="center"/>
            </w:trPr>
          </w:trPrChange>
        </w:trPr>
        <w:tc>
          <w:tcPr>
            <w:tcW w:w="0" w:type="dxa"/>
            <w:shd w:val="clear" w:color="auto" w:fill="auto"/>
            <w:tcPrChange w:id="1292" w:author="Mark Davison" w:date="2024-07-20T08:01:00Z" w16du:dateUtc="2024-07-20T07:01:00Z">
              <w:tcPr>
                <w:tcW w:w="1565" w:type="dxa"/>
                <w:shd w:val="clear" w:color="auto" w:fill="auto"/>
              </w:tcPr>
            </w:tcPrChange>
          </w:tcPr>
          <w:p w14:paraId="6FC6B5F2" w14:textId="77777777" w:rsidR="003D567B" w:rsidRPr="00620BD5" w:rsidRDefault="003D567B" w:rsidP="003D1407">
            <w:pPr>
              <w:pStyle w:val="TableText"/>
            </w:pPr>
            <w:r w:rsidRPr="00620BD5">
              <w:t>Values</w:t>
            </w:r>
          </w:p>
        </w:tc>
        <w:tc>
          <w:tcPr>
            <w:tcW w:w="0" w:type="dxa"/>
            <w:shd w:val="clear" w:color="auto" w:fill="auto"/>
            <w:tcPrChange w:id="1293" w:author="Mark Davison" w:date="2024-07-20T08:01:00Z" w16du:dateUtc="2024-07-20T07:01:00Z">
              <w:tcPr>
                <w:tcW w:w="1265" w:type="dxa"/>
                <w:shd w:val="clear" w:color="auto" w:fill="auto"/>
              </w:tcPr>
            </w:tcPrChange>
          </w:tcPr>
          <w:p w14:paraId="353EE5F2" w14:textId="77777777" w:rsidR="003D567B" w:rsidRPr="00620BD5" w:rsidRDefault="003D567B" w:rsidP="003D1407">
            <w:pPr>
              <w:pStyle w:val="TableText"/>
            </w:pPr>
            <w:r w:rsidRPr="00620BD5">
              <w:t>Array of Numbers</w:t>
            </w:r>
          </w:p>
        </w:tc>
        <w:tc>
          <w:tcPr>
            <w:tcW w:w="0" w:type="dxa"/>
            <w:shd w:val="clear" w:color="auto" w:fill="auto"/>
            <w:tcPrChange w:id="1294" w:author="Mark Davison" w:date="2024-07-20T08:01:00Z" w16du:dateUtc="2024-07-20T07:01:00Z">
              <w:tcPr>
                <w:tcW w:w="993" w:type="dxa"/>
                <w:shd w:val="clear" w:color="auto" w:fill="auto"/>
              </w:tcPr>
            </w:tcPrChange>
          </w:tcPr>
          <w:p w14:paraId="49085772" w14:textId="77777777" w:rsidR="003D567B" w:rsidRPr="00620BD5" w:rsidRDefault="003D567B" w:rsidP="003D1407">
            <w:pPr>
              <w:pStyle w:val="TableText"/>
            </w:pPr>
            <w:r w:rsidRPr="00620BD5">
              <w:t>values</w:t>
            </w:r>
          </w:p>
        </w:tc>
        <w:tc>
          <w:tcPr>
            <w:tcW w:w="0" w:type="dxa"/>
            <w:shd w:val="clear" w:color="auto" w:fill="auto"/>
            <w:tcPrChange w:id="1295" w:author="Mark Davison" w:date="2024-07-20T08:01:00Z" w16du:dateUtc="2024-07-20T07:01:00Z">
              <w:tcPr>
                <w:tcW w:w="1417" w:type="dxa"/>
                <w:shd w:val="clear" w:color="auto" w:fill="auto"/>
              </w:tcPr>
            </w:tcPrChange>
          </w:tcPr>
          <w:p w14:paraId="600F84C8" w14:textId="77777777" w:rsidR="003D567B" w:rsidRPr="00620BD5" w:rsidRDefault="003D567B" w:rsidP="003D1407">
            <w:pPr>
              <w:pStyle w:val="TableText"/>
            </w:pPr>
            <w:r w:rsidRPr="00620BD5">
              <w:t>Yes</w:t>
            </w:r>
          </w:p>
        </w:tc>
        <w:tc>
          <w:tcPr>
            <w:tcW w:w="0" w:type="dxa"/>
            <w:shd w:val="clear" w:color="auto" w:fill="auto"/>
            <w:tcPrChange w:id="1296" w:author="Mark Davison" w:date="2024-07-20T08:01:00Z" w16du:dateUtc="2024-07-20T07:01:00Z">
              <w:tcPr>
                <w:tcW w:w="3832" w:type="dxa"/>
                <w:shd w:val="clear" w:color="auto" w:fill="auto"/>
              </w:tcPr>
            </w:tcPrChange>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620BD5">
        <w:tblPrEx>
          <w:tblW w:w="9072" w:type="dxa"/>
          <w:jc w:val="center"/>
          <w:tblLayout w:type="fixed"/>
          <w:tblPrExChange w:id="1297" w:author="Mark Davison" w:date="2024-07-20T08:01:00Z" w16du:dateUtc="2024-07-20T07:01:00Z">
            <w:tblPrEx>
              <w:tblW w:w="9072" w:type="dxa"/>
              <w:jc w:val="center"/>
              <w:tblLayout w:type="fixed"/>
            </w:tblPrEx>
          </w:tblPrExChange>
        </w:tblPrEx>
        <w:trPr>
          <w:jc w:val="center"/>
          <w:trPrChange w:id="1298" w:author="Mark Davison" w:date="2024-07-20T08:01:00Z" w16du:dateUtc="2024-07-20T07:01:00Z">
            <w:trPr>
              <w:tblHeader/>
              <w:jc w:val="center"/>
            </w:trPr>
          </w:trPrChange>
        </w:trPr>
        <w:tc>
          <w:tcPr>
            <w:tcW w:w="0" w:type="dxa"/>
            <w:shd w:val="clear" w:color="auto" w:fill="auto"/>
            <w:tcPrChange w:id="1299" w:author="Mark Davison" w:date="2024-07-20T08:01:00Z" w16du:dateUtc="2024-07-20T07:01:00Z">
              <w:tcPr>
                <w:tcW w:w="1565" w:type="dxa"/>
                <w:shd w:val="clear" w:color="auto" w:fill="auto"/>
              </w:tcPr>
            </w:tcPrChange>
          </w:tcPr>
          <w:p w14:paraId="694DD811" w14:textId="77777777" w:rsidR="003D567B" w:rsidRPr="00620BD5" w:rsidRDefault="003D567B" w:rsidP="003D1407">
            <w:pPr>
              <w:pStyle w:val="TableText"/>
            </w:pPr>
            <w:r w:rsidRPr="00620BD5">
              <w:t>Times</w:t>
            </w:r>
          </w:p>
        </w:tc>
        <w:tc>
          <w:tcPr>
            <w:tcW w:w="0" w:type="dxa"/>
            <w:shd w:val="clear" w:color="auto" w:fill="auto"/>
            <w:tcPrChange w:id="1300" w:author="Mark Davison" w:date="2024-07-20T08:01:00Z" w16du:dateUtc="2024-07-20T07:01:00Z">
              <w:tcPr>
                <w:tcW w:w="1265" w:type="dxa"/>
                <w:shd w:val="clear" w:color="auto" w:fill="auto"/>
              </w:tcPr>
            </w:tcPrChange>
          </w:tcPr>
          <w:p w14:paraId="6A66EAD3" w14:textId="77777777" w:rsidR="003D567B" w:rsidRPr="00620BD5" w:rsidRDefault="003D567B" w:rsidP="003D1407">
            <w:pPr>
              <w:pStyle w:val="TableText"/>
            </w:pPr>
            <w:r w:rsidRPr="00620BD5">
              <w:t>Array of Integer</w:t>
            </w:r>
          </w:p>
        </w:tc>
        <w:tc>
          <w:tcPr>
            <w:tcW w:w="0" w:type="dxa"/>
            <w:shd w:val="clear" w:color="auto" w:fill="auto"/>
            <w:tcPrChange w:id="1301" w:author="Mark Davison" w:date="2024-07-20T08:01:00Z" w16du:dateUtc="2024-07-20T07:01:00Z">
              <w:tcPr>
                <w:tcW w:w="993" w:type="dxa"/>
                <w:shd w:val="clear" w:color="auto" w:fill="auto"/>
              </w:tcPr>
            </w:tcPrChange>
          </w:tcPr>
          <w:p w14:paraId="094B9B04" w14:textId="77777777" w:rsidR="003D567B" w:rsidRPr="00620BD5" w:rsidRDefault="003D567B" w:rsidP="003D1407">
            <w:pPr>
              <w:pStyle w:val="TableText"/>
            </w:pPr>
            <w:r w:rsidRPr="00620BD5">
              <w:t>times</w:t>
            </w:r>
          </w:p>
        </w:tc>
        <w:tc>
          <w:tcPr>
            <w:tcW w:w="0" w:type="dxa"/>
            <w:shd w:val="clear" w:color="auto" w:fill="auto"/>
            <w:tcPrChange w:id="1302" w:author="Mark Davison" w:date="2024-07-20T08:01:00Z" w16du:dateUtc="2024-07-20T07:01:00Z">
              <w:tcPr>
                <w:tcW w:w="1417" w:type="dxa"/>
                <w:shd w:val="clear" w:color="auto" w:fill="auto"/>
              </w:tcPr>
            </w:tcPrChange>
          </w:tcPr>
          <w:p w14:paraId="34868D52" w14:textId="77777777" w:rsidR="003D567B" w:rsidRPr="00620BD5" w:rsidRDefault="003D567B" w:rsidP="003D1407">
            <w:pPr>
              <w:pStyle w:val="TableText"/>
            </w:pPr>
            <w:r w:rsidRPr="00620BD5">
              <w:t>Yes</w:t>
            </w:r>
          </w:p>
        </w:tc>
        <w:tc>
          <w:tcPr>
            <w:tcW w:w="0" w:type="dxa"/>
            <w:shd w:val="clear" w:color="auto" w:fill="auto"/>
            <w:tcPrChange w:id="1303" w:author="Mark Davison" w:date="2024-07-20T08:01:00Z" w16du:dateUtc="2024-07-20T07:01:00Z">
              <w:tcPr>
                <w:tcW w:w="3832" w:type="dxa"/>
                <w:shd w:val="clear" w:color="auto" w:fill="auto"/>
              </w:tcPr>
            </w:tcPrChange>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620BD5">
        <w:tblPrEx>
          <w:tblW w:w="9072" w:type="dxa"/>
          <w:jc w:val="center"/>
          <w:tblLayout w:type="fixed"/>
          <w:tblPrExChange w:id="1304" w:author="Mark Davison" w:date="2024-07-20T08:01:00Z" w16du:dateUtc="2024-07-20T07:01:00Z">
            <w:tblPrEx>
              <w:tblW w:w="9072" w:type="dxa"/>
              <w:jc w:val="center"/>
              <w:tblLayout w:type="fixed"/>
            </w:tblPrEx>
          </w:tblPrExChange>
        </w:tblPrEx>
        <w:trPr>
          <w:jc w:val="center"/>
          <w:trPrChange w:id="1305" w:author="Mark Davison" w:date="2024-07-20T08:01:00Z" w16du:dateUtc="2024-07-20T07:01:00Z">
            <w:trPr>
              <w:tblHeader/>
              <w:jc w:val="center"/>
            </w:trPr>
          </w:trPrChange>
        </w:trPr>
        <w:tc>
          <w:tcPr>
            <w:tcW w:w="0" w:type="dxa"/>
            <w:shd w:val="clear" w:color="auto" w:fill="auto"/>
            <w:tcPrChange w:id="1306" w:author="Mark Davison" w:date="2024-07-20T08:01:00Z" w16du:dateUtc="2024-07-20T07:01:00Z">
              <w:tcPr>
                <w:tcW w:w="1565" w:type="dxa"/>
                <w:shd w:val="clear" w:color="auto" w:fill="auto"/>
              </w:tcPr>
            </w:tcPrChange>
          </w:tcPr>
          <w:p w14:paraId="30A91FB6" w14:textId="77777777" w:rsidR="003D567B" w:rsidRPr="00620BD5" w:rsidRDefault="003D567B" w:rsidP="003D1407">
            <w:pPr>
              <w:pStyle w:val="TableText"/>
            </w:pPr>
            <w:r w:rsidRPr="00620BD5">
              <w:t>Type</w:t>
            </w:r>
          </w:p>
        </w:tc>
        <w:tc>
          <w:tcPr>
            <w:tcW w:w="0" w:type="dxa"/>
            <w:shd w:val="clear" w:color="auto" w:fill="auto"/>
            <w:tcPrChange w:id="1307" w:author="Mark Davison" w:date="2024-07-20T08:01:00Z" w16du:dateUtc="2024-07-20T07:01:00Z">
              <w:tcPr>
                <w:tcW w:w="1265" w:type="dxa"/>
                <w:shd w:val="clear" w:color="auto" w:fill="auto"/>
              </w:tcPr>
            </w:tcPrChange>
          </w:tcPr>
          <w:p w14:paraId="6332511F" w14:textId="77777777" w:rsidR="003D567B" w:rsidRPr="00620BD5" w:rsidRDefault="003D567B" w:rsidP="003D1407">
            <w:pPr>
              <w:pStyle w:val="TableText"/>
            </w:pPr>
            <w:r w:rsidRPr="00620BD5">
              <w:t>Integer</w:t>
            </w:r>
          </w:p>
        </w:tc>
        <w:tc>
          <w:tcPr>
            <w:tcW w:w="0" w:type="dxa"/>
            <w:shd w:val="clear" w:color="auto" w:fill="auto"/>
            <w:tcPrChange w:id="1308" w:author="Mark Davison" w:date="2024-07-20T08:01:00Z" w16du:dateUtc="2024-07-20T07:01:00Z">
              <w:tcPr>
                <w:tcW w:w="993" w:type="dxa"/>
                <w:shd w:val="clear" w:color="auto" w:fill="auto"/>
              </w:tcPr>
            </w:tcPrChange>
          </w:tcPr>
          <w:p w14:paraId="1C5F0175" w14:textId="77777777" w:rsidR="003D567B" w:rsidRPr="00620BD5" w:rsidRDefault="003D567B" w:rsidP="003D1407">
            <w:pPr>
              <w:pStyle w:val="TableText"/>
            </w:pPr>
            <w:r w:rsidRPr="00620BD5">
              <w:t>type</w:t>
            </w:r>
          </w:p>
        </w:tc>
        <w:tc>
          <w:tcPr>
            <w:tcW w:w="0" w:type="dxa"/>
            <w:shd w:val="clear" w:color="auto" w:fill="auto"/>
            <w:tcPrChange w:id="1309" w:author="Mark Davison" w:date="2024-07-20T08:01:00Z" w16du:dateUtc="2024-07-20T07:01:00Z">
              <w:tcPr>
                <w:tcW w:w="1417" w:type="dxa"/>
                <w:shd w:val="clear" w:color="auto" w:fill="auto"/>
              </w:tcPr>
            </w:tcPrChange>
          </w:tcPr>
          <w:p w14:paraId="03C7AE43" w14:textId="77777777" w:rsidR="003D567B" w:rsidRPr="00620BD5" w:rsidRDefault="003D567B" w:rsidP="003D1407">
            <w:pPr>
              <w:pStyle w:val="TableText"/>
            </w:pPr>
            <w:r w:rsidRPr="00620BD5">
              <w:t>No</w:t>
            </w:r>
          </w:p>
        </w:tc>
        <w:tc>
          <w:tcPr>
            <w:tcW w:w="0" w:type="dxa"/>
            <w:shd w:val="clear" w:color="auto" w:fill="auto"/>
            <w:tcPrChange w:id="1310" w:author="Mark Davison" w:date="2024-07-20T08:01:00Z" w16du:dateUtc="2024-07-20T07:01:00Z">
              <w:tcPr>
                <w:tcW w:w="3832" w:type="dxa"/>
                <w:shd w:val="clear" w:color="auto" w:fill="auto"/>
              </w:tcPr>
            </w:tcPrChange>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620BD5">
        <w:tblPrEx>
          <w:tblW w:w="9072" w:type="dxa"/>
          <w:jc w:val="center"/>
          <w:tblLayout w:type="fixed"/>
          <w:tblPrExChange w:id="1311" w:author="Mark Davison" w:date="2024-07-20T08:01:00Z" w16du:dateUtc="2024-07-20T07:01:00Z">
            <w:tblPrEx>
              <w:tblW w:w="9072" w:type="dxa"/>
              <w:jc w:val="center"/>
              <w:tblLayout w:type="fixed"/>
            </w:tblPrEx>
          </w:tblPrExChange>
        </w:tblPrEx>
        <w:trPr>
          <w:jc w:val="center"/>
          <w:trPrChange w:id="1312" w:author="Mark Davison" w:date="2024-07-20T08:01:00Z" w16du:dateUtc="2024-07-20T07:01:00Z">
            <w:trPr>
              <w:tblHeader/>
              <w:jc w:val="center"/>
            </w:trPr>
          </w:trPrChange>
        </w:trPr>
        <w:tc>
          <w:tcPr>
            <w:tcW w:w="0" w:type="dxa"/>
            <w:shd w:val="clear" w:color="auto" w:fill="auto"/>
            <w:tcPrChange w:id="1313" w:author="Mark Davison" w:date="2024-07-20T08:01:00Z" w16du:dateUtc="2024-07-20T07:01:00Z">
              <w:tcPr>
                <w:tcW w:w="1565" w:type="dxa"/>
                <w:shd w:val="clear" w:color="auto" w:fill="auto"/>
              </w:tcPr>
            </w:tcPrChange>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Change w:id="1314" w:author="Mark Davison" w:date="2024-07-20T08:01:00Z" w16du:dateUtc="2024-07-20T07:01:00Z">
              <w:tcPr>
                <w:tcW w:w="1265" w:type="dxa"/>
                <w:shd w:val="clear" w:color="auto" w:fill="auto"/>
              </w:tcPr>
            </w:tcPrChange>
          </w:tcPr>
          <w:p w14:paraId="04241D6A" w14:textId="77777777" w:rsidR="003D567B" w:rsidRPr="00620BD5" w:rsidRDefault="003D567B" w:rsidP="003D1407">
            <w:pPr>
              <w:pStyle w:val="TableText"/>
            </w:pPr>
            <w:r w:rsidRPr="00620BD5">
              <w:t>Integer</w:t>
            </w:r>
          </w:p>
        </w:tc>
        <w:tc>
          <w:tcPr>
            <w:tcW w:w="0" w:type="dxa"/>
            <w:shd w:val="clear" w:color="auto" w:fill="auto"/>
            <w:tcPrChange w:id="1315" w:author="Mark Davison" w:date="2024-07-20T08:01:00Z" w16du:dateUtc="2024-07-20T07:01:00Z">
              <w:tcPr>
                <w:tcW w:w="993" w:type="dxa"/>
                <w:shd w:val="clear" w:color="auto" w:fill="auto"/>
              </w:tcPr>
            </w:tcPrChange>
          </w:tcPr>
          <w:p w14:paraId="788922CD" w14:textId="77777777" w:rsidR="003D567B" w:rsidRPr="00620BD5" w:rsidRDefault="003D567B" w:rsidP="003D1407">
            <w:pPr>
              <w:pStyle w:val="TableText"/>
            </w:pPr>
            <w:r w:rsidRPr="00620BD5">
              <w:t>inter</w:t>
            </w:r>
          </w:p>
        </w:tc>
        <w:tc>
          <w:tcPr>
            <w:tcW w:w="0" w:type="dxa"/>
            <w:shd w:val="clear" w:color="auto" w:fill="auto"/>
            <w:tcPrChange w:id="1316" w:author="Mark Davison" w:date="2024-07-20T08:01:00Z" w16du:dateUtc="2024-07-20T07:01:00Z">
              <w:tcPr>
                <w:tcW w:w="1417" w:type="dxa"/>
                <w:shd w:val="clear" w:color="auto" w:fill="auto"/>
              </w:tcPr>
            </w:tcPrChange>
          </w:tcPr>
          <w:p w14:paraId="400914A0" w14:textId="77777777" w:rsidR="003D567B" w:rsidRPr="00620BD5" w:rsidRDefault="003D567B" w:rsidP="003D1407">
            <w:pPr>
              <w:pStyle w:val="TableText"/>
            </w:pPr>
            <w:r w:rsidRPr="00620BD5">
              <w:t>No</w:t>
            </w:r>
          </w:p>
        </w:tc>
        <w:tc>
          <w:tcPr>
            <w:tcW w:w="0" w:type="dxa"/>
            <w:shd w:val="clear" w:color="auto" w:fill="auto"/>
            <w:tcPrChange w:id="1317" w:author="Mark Davison" w:date="2024-07-20T08:01:00Z" w16du:dateUtc="2024-07-20T07:01:00Z">
              <w:tcPr>
                <w:tcW w:w="3832" w:type="dxa"/>
                <w:shd w:val="clear" w:color="auto" w:fill="auto"/>
              </w:tcPr>
            </w:tcPrChange>
          </w:tcPr>
          <w:p w14:paraId="3769053C" w14:textId="26B279D5" w:rsidR="003D567B" w:rsidRPr="00620BD5" w:rsidRDefault="003D567B" w:rsidP="003D1407">
            <w:pPr>
              <w:pStyle w:val="TableText"/>
            </w:pPr>
            <w:r w:rsidRPr="00620BD5">
              <w:t xml:space="preserve">The interpolation time (in milliseconds) is the </w:t>
            </w:r>
            <w:proofErr w:type="gramStart"/>
            <w:r w:rsidRPr="00620BD5">
              <w:t>time period</w:t>
            </w:r>
            <w:proofErr w:type="gramEnd"/>
            <w:r w:rsidRPr="00620BD5">
              <w:t xml:space="preserve">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rPr>
          <w:ins w:id="1318" w:author="Gavin Rawson" w:date="2024-07-17T10:12:00Z" w16du:dateUtc="2024-07-17T09:12:00Z"/>
        </w:rPr>
      </w:pPr>
    </w:p>
    <w:p w14:paraId="6448DC3F" w14:textId="77777777" w:rsidR="00382767" w:rsidRDefault="00382767" w:rsidP="003D567B">
      <w:pPr>
        <w:pStyle w:val="BodyText"/>
      </w:pPr>
    </w:p>
    <w:p w14:paraId="3A8CEB89" w14:textId="28C3E02A" w:rsidR="003D567B" w:rsidRDefault="003D567B" w:rsidP="001725CA">
      <w:pPr>
        <w:pStyle w:val="Heading3"/>
      </w:pPr>
      <w:bookmarkStart w:id="1319" w:name="_Toc172098964"/>
      <w:r>
        <w:t xml:space="preserve">Control </w:t>
      </w:r>
      <w:r w:rsidR="006B0494">
        <w:t>profiles</w:t>
      </w:r>
      <w:bookmarkEnd w:id="1319"/>
    </w:p>
    <w:p w14:paraId="0A4B768C" w14:textId="747EE8E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320" w:author="Gavin Rawson" w:date="2024-07-17T10:16:00Z" w16du:dateUtc="2024-07-17T09:16:00Z">
        <w:r w:rsidR="00B048D0" w:rsidRPr="00B048D0">
          <w:rPr>
            <w:rStyle w:val="Crossreference"/>
            <w:rPrChange w:id="1321" w:author="Gavin Rawson" w:date="2024-07-17T10:16:00Z" w16du:dateUtc="2024-07-17T09:16:00Z">
              <w:rPr/>
            </w:rPrChange>
          </w:rPr>
          <w:t xml:space="preserve">Table </w:t>
        </w:r>
        <w:r w:rsidR="00B048D0" w:rsidRPr="00B048D0">
          <w:rPr>
            <w:rStyle w:val="Crossreference"/>
            <w:rPrChange w:id="1322" w:author="Gavin Rawson" w:date="2024-07-17T10:16:00Z" w16du:dateUtc="2024-07-17T09:16:00Z">
              <w:rPr>
                <w:noProof/>
              </w:rPr>
            </w:rPrChange>
          </w:rPr>
          <w:t>21</w:t>
        </w:r>
      </w:ins>
      <w:del w:id="1323"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57A9CA9E" w:rsidR="003D567B" w:rsidRDefault="003D567B" w:rsidP="003D567B">
      <w:pPr>
        <w:pStyle w:val="Caption"/>
      </w:pPr>
      <w:bookmarkStart w:id="1324" w:name="_Ref161319984"/>
      <w:bookmarkStart w:id="1325" w:name="_Toc170288660"/>
      <w:r>
        <w:t xml:space="preserve">Table </w:t>
      </w:r>
      <w:r>
        <w:fldChar w:fldCharType="begin"/>
      </w:r>
      <w:r>
        <w:instrText xml:space="preserve"> SEQ Table \* ARABIC </w:instrText>
      </w:r>
      <w:r>
        <w:fldChar w:fldCharType="separate"/>
      </w:r>
      <w:r w:rsidR="00B048D0">
        <w:rPr>
          <w:noProof/>
        </w:rPr>
        <w:t>21</w:t>
      </w:r>
      <w:r>
        <w:rPr>
          <w:noProof/>
        </w:rPr>
        <w:fldChar w:fldCharType="end"/>
      </w:r>
      <w:bookmarkEnd w:id="1324"/>
      <w:r>
        <w:tab/>
      </w:r>
      <w:r w:rsidRPr="003D567B">
        <w:t xml:space="preserve"> Information used in defining a control profile</w:t>
      </w:r>
      <w:bookmarkEnd w:id="1325"/>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proofErr w:type="spellStart"/>
            <w:r w:rsidRPr="00163DC5">
              <w:t>parentType</w:t>
            </w:r>
            <w:proofErr w:type="spellEnd"/>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60157E31" w:rsidR="00270690" w:rsidRPr="00163DC5" w:rsidRDefault="003C1168" w:rsidP="003D1407">
            <w:pPr>
              <w:pStyle w:val="TableText"/>
            </w:pPr>
            <w:ins w:id="1326" w:author="Gavin Rawson" w:date="2024-07-15T08:27:00Z" w16du:dateUtc="2024-07-15T07:27:00Z">
              <w:r>
                <w:t>Integer</w:t>
              </w:r>
            </w:ins>
            <w:del w:id="1327"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3D1407">
            <w:pPr>
              <w:pStyle w:val="TableText"/>
            </w:pPr>
            <w:proofErr w:type="spellStart"/>
            <w:r w:rsidRPr="00163DC5">
              <w:t>num</w:t>
            </w:r>
            <w:proofErr w:type="spellEnd"/>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3D1407">
            <w:pPr>
              <w:pStyle w:val="TableText"/>
            </w:pPr>
            <w:ins w:id="1328" w:author="Gavin Rawson" w:date="2024-07-15T08:27:00Z" w16du:dateUtc="2024-07-15T07:27:00Z">
              <w:r>
                <w:t>Integer</w:t>
              </w:r>
            </w:ins>
            <w:del w:id="1329"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3D1407">
            <w:pPr>
              <w:pStyle w:val="TableText"/>
            </w:pPr>
            <w:proofErr w:type="spellStart"/>
            <w:r w:rsidRPr="00163DC5">
              <w:t>mon</w:t>
            </w:r>
            <w:proofErr w:type="spellEnd"/>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3D1407">
            <w:pPr>
              <w:pStyle w:val="TableText"/>
            </w:pPr>
            <w:ins w:id="1330" w:author="Gavin Rawson" w:date="2024-07-15T08:27:00Z" w16du:dateUtc="2024-07-15T07:27:00Z">
              <w:r>
                <w:t>Integer</w:t>
              </w:r>
            </w:ins>
            <w:del w:id="1331"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3D1407">
            <w:pPr>
              <w:pStyle w:val="TableText"/>
            </w:pPr>
            <w:proofErr w:type="spellStart"/>
            <w:r w:rsidRPr="00163DC5">
              <w:t>tue</w:t>
            </w:r>
            <w:proofErr w:type="spellEnd"/>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3D1407">
            <w:pPr>
              <w:pStyle w:val="TableText"/>
            </w:pPr>
            <w:ins w:id="1332" w:author="Gavin Rawson" w:date="2024-07-15T08:27:00Z" w16du:dateUtc="2024-07-15T07:27:00Z">
              <w:r>
                <w:t>Integer</w:t>
              </w:r>
            </w:ins>
            <w:del w:id="1333"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3D1407">
            <w:pPr>
              <w:pStyle w:val="TableText"/>
            </w:pPr>
            <w:ins w:id="1334" w:author="Gavin Rawson" w:date="2024-07-15T08:27:00Z" w16du:dateUtc="2024-07-15T07:27:00Z">
              <w:r>
                <w:t>Integer</w:t>
              </w:r>
            </w:ins>
            <w:del w:id="1335"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3D1407">
            <w:pPr>
              <w:pStyle w:val="TableText"/>
            </w:pPr>
            <w:proofErr w:type="spellStart"/>
            <w:r w:rsidRPr="00163DC5">
              <w:t>thu</w:t>
            </w:r>
            <w:proofErr w:type="spellEnd"/>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3D1407">
            <w:pPr>
              <w:pStyle w:val="TableText"/>
            </w:pPr>
            <w:ins w:id="1336" w:author="Gavin Rawson" w:date="2024-07-15T08:27:00Z" w16du:dateUtc="2024-07-15T07:27:00Z">
              <w:r>
                <w:t>Integer</w:t>
              </w:r>
            </w:ins>
            <w:del w:id="1337"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3D1407">
            <w:pPr>
              <w:pStyle w:val="TableText"/>
            </w:pPr>
            <w:proofErr w:type="spellStart"/>
            <w:r w:rsidRPr="00163DC5">
              <w:t>fri</w:t>
            </w:r>
            <w:proofErr w:type="spellEnd"/>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lastRenderedPageBreak/>
              <w:t xml:space="preserve">Saturday </w:t>
            </w:r>
            <w:r w:rsidR="00833682">
              <w:t>P</w:t>
            </w:r>
            <w:r w:rsidR="00833682" w:rsidRPr="00163DC5">
              <w:t>rofile</w:t>
            </w:r>
          </w:p>
        </w:tc>
        <w:tc>
          <w:tcPr>
            <w:tcW w:w="1032" w:type="dxa"/>
          </w:tcPr>
          <w:p w14:paraId="7C8FBD4B" w14:textId="2A19027E" w:rsidR="00270690" w:rsidRPr="00163DC5" w:rsidRDefault="003C1168" w:rsidP="003D1407">
            <w:pPr>
              <w:pStyle w:val="TableText"/>
            </w:pPr>
            <w:ins w:id="1338" w:author="Gavin Rawson" w:date="2024-07-15T08:27:00Z" w16du:dateUtc="2024-07-15T07:27:00Z">
              <w:r>
                <w:t>Integer</w:t>
              </w:r>
            </w:ins>
            <w:del w:id="1339"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3D1407">
            <w:pPr>
              <w:pStyle w:val="TableText"/>
            </w:pPr>
            <w:ins w:id="1340" w:author="Gavin Rawson" w:date="2024-07-15T08:27:00Z" w16du:dateUtc="2024-07-15T07:27:00Z">
              <w:r>
                <w:t>Integer</w:t>
              </w:r>
            </w:ins>
            <w:del w:id="1341"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342" w:name="_Ref162955578"/>
      <w:bookmarkStart w:id="1343" w:name="_Toc172098965"/>
      <w:r w:rsidRPr="00270690">
        <w:t xml:space="preserve">Calculated </w:t>
      </w:r>
      <w:r w:rsidR="006B0494" w:rsidRPr="00270690">
        <w:t>points</w:t>
      </w:r>
      <w:bookmarkEnd w:id="1342"/>
      <w:bookmarkEnd w:id="1343"/>
    </w:p>
    <w:p w14:paraId="1745A76B" w14:textId="65456F30"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344" w:author="Gavin Rawson" w:date="2024-07-17T10:16:00Z" w16du:dateUtc="2024-07-17T09:16:00Z">
        <w:r w:rsidR="00B048D0" w:rsidRPr="00B048D0">
          <w:rPr>
            <w:rStyle w:val="Crossreference"/>
            <w:rPrChange w:id="1345" w:author="Gavin Rawson" w:date="2024-07-17T10:16:00Z" w16du:dateUtc="2024-07-17T09:16:00Z">
              <w:rPr/>
            </w:rPrChange>
          </w:rPr>
          <w:t xml:space="preserve">Table </w:t>
        </w:r>
        <w:r w:rsidR="00B048D0" w:rsidRPr="00B048D0">
          <w:rPr>
            <w:rStyle w:val="Crossreference"/>
            <w:rPrChange w:id="1346" w:author="Gavin Rawson" w:date="2024-07-17T10:16:00Z" w16du:dateUtc="2024-07-17T09:16:00Z">
              <w:rPr>
                <w:noProof/>
              </w:rPr>
            </w:rPrChange>
          </w:rPr>
          <w:t>22</w:t>
        </w:r>
      </w:ins>
      <w:del w:id="1347"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F2D7805" w:rsidR="00270690" w:rsidRDefault="00270690" w:rsidP="00270690">
      <w:pPr>
        <w:pStyle w:val="Caption"/>
      </w:pPr>
      <w:bookmarkStart w:id="1348" w:name="_Ref161320438"/>
      <w:bookmarkStart w:id="1349" w:name="_Toc170288661"/>
      <w:r>
        <w:t xml:space="preserve">Table </w:t>
      </w:r>
      <w:r>
        <w:fldChar w:fldCharType="begin"/>
      </w:r>
      <w:r>
        <w:instrText xml:space="preserve"> SEQ Table \* ARABIC </w:instrText>
      </w:r>
      <w:r>
        <w:fldChar w:fldCharType="separate"/>
      </w:r>
      <w:r w:rsidR="00B048D0">
        <w:rPr>
          <w:noProof/>
        </w:rPr>
        <w:t>22</w:t>
      </w:r>
      <w:r>
        <w:rPr>
          <w:noProof/>
        </w:rPr>
        <w:fldChar w:fldCharType="end"/>
      </w:r>
      <w:bookmarkEnd w:id="1348"/>
      <w:r>
        <w:tab/>
      </w:r>
      <w:r w:rsidRPr="00270690">
        <w:t xml:space="preserve">Information used in defining a </w:t>
      </w:r>
      <w:r w:rsidR="00DA1A5D">
        <w:t>p</w:t>
      </w:r>
      <w:r w:rsidR="00C03691" w:rsidRPr="00270690">
        <w:t>oint</w:t>
      </w:r>
      <w:r w:rsidRPr="00270690">
        <w:t xml:space="preserve"> calculation</w:t>
      </w:r>
      <w:bookmarkEnd w:id="1349"/>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33A2F21A" w:rsidR="00270690" w:rsidRPr="00163DC5" w:rsidRDefault="00270690" w:rsidP="003D1407">
            <w:pPr>
              <w:pStyle w:val="TableText"/>
            </w:pPr>
            <w:r w:rsidRPr="00163DC5">
              <w:t xml:space="preserve">Array of </w:t>
            </w:r>
            <w:del w:id="1350" w:author="Gavin Rawson" w:date="2024-07-15T12:42:00Z" w16du:dateUtc="2024-07-15T11:42:00Z">
              <w:r w:rsidRPr="00163DC5" w:rsidDel="00923E6B">
                <w:delText>Numbers</w:delText>
              </w:r>
            </w:del>
            <w:ins w:id="1351" w:author="Gavin Rawson" w:date="2024-07-15T12:42:00Z" w16du:dateUtc="2024-07-15T11:42:00Z">
              <w:r w:rsidR="00923E6B">
                <w:t>Integers</w:t>
              </w:r>
            </w:ins>
          </w:p>
        </w:tc>
        <w:tc>
          <w:tcPr>
            <w:tcW w:w="1506" w:type="dxa"/>
          </w:tcPr>
          <w:p w14:paraId="0F565BB4" w14:textId="77777777" w:rsidR="00270690" w:rsidRPr="00163DC5" w:rsidRDefault="00270690" w:rsidP="003D1407">
            <w:pPr>
              <w:pStyle w:val="TableText"/>
            </w:pPr>
            <w:proofErr w:type="spellStart"/>
            <w:r w:rsidRPr="00163DC5">
              <w:t>calcCode</w:t>
            </w:r>
            <w:proofErr w:type="spellEnd"/>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proofErr w:type="spellStart"/>
            <w:r w:rsidRPr="00163DC5">
              <w:t>calcOnChange</w:t>
            </w:r>
            <w:proofErr w:type="spellEnd"/>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C6839D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048D0">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352" w:name="_Toc172098966"/>
      <w:r>
        <w:t xml:space="preserve">Incident </w:t>
      </w:r>
      <w:r w:rsidR="006B0494">
        <w:t>logging</w:t>
      </w:r>
      <w:bookmarkEnd w:id="1352"/>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91E44F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353" w:author="Gavin Rawson" w:date="2024-07-17T10:16:00Z" w16du:dateUtc="2024-07-17T09:16:00Z">
        <w:r w:rsidR="00B048D0" w:rsidRPr="00B048D0">
          <w:rPr>
            <w:rStyle w:val="Crossreference"/>
            <w:rPrChange w:id="1354" w:author="Gavin Rawson" w:date="2024-07-17T10:16:00Z" w16du:dateUtc="2024-07-17T09:16:00Z">
              <w:rPr/>
            </w:rPrChange>
          </w:rPr>
          <w:t xml:space="preserve">Table </w:t>
        </w:r>
        <w:r w:rsidR="00B048D0" w:rsidRPr="00B048D0">
          <w:rPr>
            <w:rStyle w:val="Crossreference"/>
            <w:rPrChange w:id="1355" w:author="Gavin Rawson" w:date="2024-07-17T10:16:00Z" w16du:dateUtc="2024-07-17T09:16:00Z">
              <w:rPr>
                <w:noProof/>
              </w:rPr>
            </w:rPrChange>
          </w:rPr>
          <w:t>23</w:t>
        </w:r>
      </w:ins>
      <w:del w:id="1356"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15FC00FC" w:rsidR="003B6C56" w:rsidRDefault="003B6C56" w:rsidP="003B6C56">
      <w:pPr>
        <w:pStyle w:val="Caption"/>
      </w:pPr>
      <w:bookmarkStart w:id="1357" w:name="_Ref161320994"/>
      <w:bookmarkStart w:id="1358" w:name="_Toc170288662"/>
      <w:r>
        <w:t xml:space="preserve">Table </w:t>
      </w:r>
      <w:r>
        <w:fldChar w:fldCharType="begin"/>
      </w:r>
      <w:r>
        <w:instrText xml:space="preserve"> SEQ Table \* ARABIC </w:instrText>
      </w:r>
      <w:r>
        <w:fldChar w:fldCharType="separate"/>
      </w:r>
      <w:r w:rsidR="00B048D0">
        <w:rPr>
          <w:noProof/>
        </w:rPr>
        <w:t>23</w:t>
      </w:r>
      <w:r>
        <w:rPr>
          <w:noProof/>
        </w:rPr>
        <w:fldChar w:fldCharType="end"/>
      </w:r>
      <w:bookmarkEnd w:id="1357"/>
      <w:r>
        <w:tab/>
      </w:r>
      <w:r w:rsidRPr="003B6C56">
        <w:t>Information used in defining an incident log</w:t>
      </w:r>
      <w:bookmarkEnd w:id="1358"/>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proofErr w:type="spellStart"/>
            <w:r w:rsidRPr="00163DC5">
              <w:t>parentType</w:t>
            </w:r>
            <w:proofErr w:type="spellEnd"/>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proofErr w:type="spellStart"/>
            <w:r w:rsidRPr="00163DC5">
              <w:t>num</w:t>
            </w:r>
            <w:proofErr w:type="spellEnd"/>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proofErr w:type="spellStart"/>
            <w:r w:rsidRPr="00163DC5">
              <w:t>triggerPoint</w:t>
            </w:r>
            <w:proofErr w:type="spellEnd"/>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proofErr w:type="spellStart"/>
            <w:r w:rsidRPr="00163DC5">
              <w:t>TriggerType</w:t>
            </w:r>
            <w:proofErr w:type="spellEnd"/>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proofErr w:type="spellStart"/>
            <w:r w:rsidRPr="00163DC5">
              <w:t>triggerType</w:t>
            </w:r>
            <w:proofErr w:type="spellEnd"/>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proofErr w:type="spellStart"/>
            <w:r w:rsidRPr="00163DC5">
              <w:t>triggerMask</w:t>
            </w:r>
            <w:proofErr w:type="spellEnd"/>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proofErr w:type="spellStart"/>
            <w:r w:rsidRPr="00163DC5">
              <w:t>triggerStart</w:t>
            </w:r>
            <w:proofErr w:type="spellEnd"/>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proofErr w:type="spellStart"/>
            <w:r w:rsidRPr="00163DC5">
              <w:t>triggerLength</w:t>
            </w:r>
            <w:proofErr w:type="spellEnd"/>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340EAAB4" w:rsidR="003B6C56" w:rsidRPr="00163DC5" w:rsidRDefault="00B35DA9" w:rsidP="003D1407">
            <w:pPr>
              <w:pStyle w:val="TableText"/>
            </w:pPr>
            <w:ins w:id="1359" w:author="Gavin Rawson" w:date="2024-07-15T08:27:00Z" w16du:dateUtc="2024-07-15T07:27:00Z">
              <w:r>
                <w:t>Integer</w:t>
              </w:r>
            </w:ins>
            <w:del w:id="1360"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proofErr w:type="spellStart"/>
            <w:r w:rsidRPr="00163DC5">
              <w:t>logRate</w:t>
            </w:r>
            <w:proofErr w:type="spellEnd"/>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proofErr w:type="spellStart"/>
            <w:r w:rsidRPr="00163DC5">
              <w:t>logOffset</w:t>
            </w:r>
            <w:proofErr w:type="spellEnd"/>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361" w:name="_Toc172098967"/>
      <w:r>
        <w:lastRenderedPageBreak/>
        <w:t>Controls and overrides</w:t>
      </w:r>
      <w:bookmarkEnd w:id="1361"/>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362" w:name="_Toc172098968"/>
      <w:r>
        <w:t>Controls</w:t>
      </w:r>
      <w:bookmarkEnd w:id="1362"/>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ins w:id="1363" w:author="Gavin Rawson" w:date="2024-07-17T07:25:00Z" w16du:dateUtc="2024-07-17T06:25:00Z">
        <w:r w:rsidR="00067CEA">
          <w:rPr>
            <w:rFonts w:eastAsia="MS Mincho"/>
            <w:color w:val="C45911" w:themeColor="accent2" w:themeShade="BF"/>
          </w:rPr>
          <w:t>ao</w:t>
        </w:r>
      </w:ins>
      <w:del w:id="1364"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365" w:author="Gavin Rawson" w:date="2024-07-17T07:25:00Z" w16du:dateUtc="2024-07-17T06:25:00Z">
        <w:r w:rsidRPr="00BA7567" w:rsidDel="00D53324">
          <w:rPr>
            <w:rFonts w:eastAsia="MS Mincho"/>
          </w:rPr>
          <w:delText>"ao:</w:delText>
        </w:r>
      </w:del>
      <w:r w:rsidRPr="00BA7567">
        <w:rPr>
          <w:rFonts w:eastAsia="MS Mincho"/>
        </w:rPr>
        <w:t>1</w:t>
      </w:r>
      <w:del w:id="1366"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367" w:author="Gavin Rawson" w:date="2024-07-17T08:01:00Z" w16du:dateUtc="2024-07-17T07:01:00Z">
        <w:r w:rsidR="005509D7">
          <w:rPr>
            <w:rFonts w:eastAsia="MS Mincho"/>
            <w:color w:val="C45911" w:themeColor="accent2" w:themeShade="BF"/>
          </w:rPr>
          <w:t>c</w:t>
        </w:r>
      </w:ins>
      <w:del w:id="1368" w:author="Gavin Rawson" w:date="2024-07-17T08:01:00Z" w16du:dateUtc="2024-07-17T07:01:00Z">
        <w:r w:rsidRPr="00BA7567" w:rsidDel="005509D7">
          <w:rPr>
            <w:rFonts w:eastAsia="MS Mincho"/>
            <w:color w:val="C45911" w:themeColor="accent2" w:themeShade="BF"/>
          </w:rPr>
          <w:delText>o</w:delText>
        </w:r>
      </w:del>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369" w:name="_Toc172098969"/>
      <w:r w:rsidRPr="005077D9">
        <w:t xml:space="preserve">Overriding a </w:t>
      </w:r>
      <w:r w:rsidR="006B0494" w:rsidRPr="005077D9">
        <w:t>point</w:t>
      </w:r>
      <w:bookmarkEnd w:id="1369"/>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del w:id="1370"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371" w:author="Gavin Rawson" w:date="2024-07-17T08:01:00Z" w16du:dateUtc="2024-07-17T07:01:00Z">
        <w:r w:rsidR="00EF500B" w:rsidRPr="00EF500B">
          <w:rPr>
            <w:rFonts w:eastAsia="MS Mincho"/>
          </w:rPr>
          <w:t>"</w:t>
        </w:r>
      </w:ins>
      <w:r w:rsidRPr="00BA7567">
        <w:rPr>
          <w:rFonts w:eastAsia="MS Mincho"/>
        </w:rPr>
        <w:t>:1</w:t>
      </w:r>
      <w:del w:id="1372"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del w:id="1373"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374" w:author="Gavin Rawson" w:date="2024-07-17T07:27:00Z" w16du:dateUtc="2024-07-17T06:27:00Z">
        <w:r w:rsidR="00913062">
          <w:rPr>
            <w:rFonts w:eastAsia="MS Mincho"/>
          </w:rPr>
          <w:t>”</w:t>
        </w:r>
      </w:ins>
      <w:r w:rsidRPr="00BA7567">
        <w:rPr>
          <w:rFonts w:eastAsia="MS Mincho"/>
        </w:rPr>
        <w:t>:1</w:t>
      </w:r>
      <w:del w:id="1375"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del w:id="1376"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377" w:author="Gavin Rawson" w:date="2024-07-17T07:27:00Z" w16du:dateUtc="2024-07-17T06:27:00Z">
        <w:r w:rsidR="00913062">
          <w:rPr>
            <w:rFonts w:eastAsia="MS Mincho"/>
          </w:rPr>
          <w:t>”</w:t>
        </w:r>
      </w:ins>
      <w:r w:rsidRPr="00BA7567">
        <w:rPr>
          <w:rFonts w:eastAsia="MS Mincho"/>
        </w:rPr>
        <w:t>:1</w:t>
      </w:r>
      <w:del w:id="1378"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379" w:name="_Toc172098970"/>
      <w:r>
        <w:lastRenderedPageBreak/>
        <w:t>Data reporting</w:t>
      </w:r>
      <w:bookmarkEnd w:id="1379"/>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380" w:name="_Toc163727621"/>
      <w:bookmarkStart w:id="1381" w:name="_Toc172098971"/>
      <w:bookmarkEnd w:id="1380"/>
      <w:r>
        <w:t xml:space="preserve">Data </w:t>
      </w:r>
      <w:r w:rsidR="006B0494">
        <w:t>formats</w:t>
      </w:r>
      <w:bookmarkEnd w:id="1381"/>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382" w:author="Gavin Rawson" w:date="2024-07-16T15:08:00Z" w16du:dateUtc="2024-07-16T14:08:00Z"/>
        </w:rPr>
      </w:pPr>
      <w:r w:rsidRPr="00996A34">
        <w:t>Points can be referred to by their name or by a</w:t>
      </w:r>
      <w:ins w:id="1383" w:author="Gavin Rawson" w:date="2024-07-16T15:06:00Z" w16du:dateUtc="2024-07-16T14:06:00Z">
        <w:r w:rsidR="00C85A99">
          <w:t xml:space="preserve"> specific point</w:t>
        </w:r>
      </w:ins>
      <w:r w:rsidRPr="00996A34">
        <w:t xml:space="preserve"> </w:t>
      </w:r>
      <w:r>
        <w:t xml:space="preserve">type </w:t>
      </w:r>
      <w:del w:id="1384" w:author="Gavin Rawson" w:date="2024-07-16T15:06:00Z" w16du:dateUtc="2024-07-16T14:06:00Z">
        <w:r w:rsidDel="00C85A99">
          <w:delText xml:space="preserve">description </w:delText>
        </w:r>
      </w:del>
      <w:r>
        <w:t xml:space="preserve">and </w:t>
      </w:r>
      <w:r w:rsidRPr="00996A34">
        <w:t xml:space="preserve">numeric </w:t>
      </w:r>
      <w:del w:id="1385" w:author="Gavin Rawson" w:date="2024-07-17T07:15:00Z" w16du:dateUtc="2024-07-17T06:15:00Z">
        <w:r w:rsidRPr="00996A34" w:rsidDel="00032717">
          <w:delText>reference</w:delText>
        </w:r>
      </w:del>
      <w:ins w:id="1386" w:author="Gavin Rawson" w:date="2024-07-17T07:15:00Z" w16du:dateUtc="2024-07-17T06:15:00Z">
        <w:r w:rsidR="00032717">
          <w:t>index</w:t>
        </w:r>
      </w:ins>
      <w:del w:id="1387" w:author="Gavin Rawson" w:date="2024-07-16T15:06:00Z" w16du:dateUtc="2024-07-16T14:06:00Z">
        <w:r w:rsidDel="00580C6B">
          <w:delText xml:space="preserve"> separated by a colon</w:delText>
        </w:r>
      </w:del>
      <w:r>
        <w:t xml:space="preserve"> ":"</w:t>
      </w:r>
      <w:r w:rsidRPr="00996A34">
        <w:t xml:space="preserve">. </w:t>
      </w:r>
    </w:p>
    <w:p w14:paraId="051D2AAD" w14:textId="1B16DD0A" w:rsidR="0073503C" w:rsidRDefault="0073503C" w:rsidP="00E84BC7">
      <w:pPr>
        <w:pStyle w:val="BodyText"/>
        <w:rPr>
          <w:ins w:id="1388" w:author="Gavin Rawson" w:date="2024-07-16T15:08:00Z" w16du:dateUtc="2024-07-16T14:08:00Z"/>
        </w:rPr>
      </w:pPr>
      <w:ins w:id="1389" w:author="Gavin Rawson" w:date="2024-07-16T15:08:00Z" w16du:dateUtc="2024-07-16T14:08:00Z">
        <w:r>
          <w:t xml:space="preserve">Valid point types </w:t>
        </w:r>
      </w:ins>
      <w:ins w:id="1390" w:author="Gavin Rawson" w:date="2024-07-17T10:06:00Z" w16du:dateUtc="2024-07-17T09:06:00Z">
        <w:r w:rsidR="004F5D45">
          <w:t xml:space="preserve">are </w:t>
        </w:r>
      </w:ins>
      <w:ins w:id="1391" w:author="Gavin Rawson" w:date="2024-07-17T10:07:00Z" w16du:dateUtc="2024-07-17T09:07:00Z">
        <w:r w:rsidR="000815B6">
          <w:t xml:space="preserve">defined </w:t>
        </w:r>
      </w:ins>
      <w:ins w:id="1392" w:author="Gavin Rawson" w:date="2024-07-17T10:06:00Z" w16du:dateUtc="2024-07-17T09:06:00Z">
        <w:r w:rsidR="004F5D45">
          <w:t>in</w:t>
        </w:r>
      </w:ins>
      <w:ins w:id="1393" w:author="Gavin Rawson" w:date="2024-07-17T10:07:00Z" w16du:dateUtc="2024-07-17T09:07:00Z">
        <w:r w:rsidR="004F5D45">
          <w:t xml:space="preserve"> table </w:t>
        </w:r>
        <w:r w:rsidR="000815B6">
          <w:t>9.</w:t>
        </w:r>
      </w:ins>
    </w:p>
    <w:p w14:paraId="039DB068" w14:textId="0E58F0DE" w:rsidR="00996A34" w:rsidRDefault="00996A34" w:rsidP="00E84BC7">
      <w:pPr>
        <w:pStyle w:val="BodyText"/>
        <w:rPr>
          <w:ins w:id="1394"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395" w:author="Gavin Rawson" w:date="2024-07-17T07:15:00Z" w16du:dateUtc="2024-07-17T06:15:00Z">
        <w:r>
          <w:t>Note that it is v</w:t>
        </w:r>
        <w:r w:rsidRPr="001740D4">
          <w:t>alid to include both</w:t>
        </w:r>
        <w:r>
          <w:t xml:space="preserve"> name and </w:t>
        </w:r>
        <w:r w:rsidR="00032717">
          <w:t>type / index</w:t>
        </w:r>
        <w:r w:rsidRPr="001740D4">
          <w:t xml:space="preserve">, but if </w:t>
        </w:r>
        <w:proofErr w:type="gramStart"/>
        <w:r w:rsidRPr="001740D4">
          <w:t>so</w:t>
        </w:r>
        <w:proofErr w:type="gramEnd"/>
        <w:r w:rsidRPr="001740D4">
          <w:t xml:space="preserve"> then only the </w:t>
        </w:r>
      </w:ins>
      <w:ins w:id="1396" w:author="Gavin Rawson" w:date="2024-07-17T07:16:00Z" w16du:dateUtc="2024-07-17T06:16:00Z">
        <w:r w:rsidR="00032717">
          <w:t>type / index</w:t>
        </w:r>
      </w:ins>
      <w:ins w:id="1397" w:author="Gavin Rawson" w:date="2024-07-17T07:15:00Z" w16du:dateUtc="2024-07-17T06:15:00Z">
        <w:r w:rsidRPr="001740D4">
          <w:t xml:space="preserve"> element is used, the 'name' is ignored</w:t>
        </w:r>
      </w:ins>
      <w:ins w:id="1398"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399" w:name="_Hlk163722805"/>
      <w:del w:id="1400" w:author="Gavin Rawson" w:date="2024-07-16T15:07:00Z" w16du:dateUtc="2024-07-16T14:07:00Z">
        <w:r w:rsidR="00B200D3" w:rsidRPr="004C3608" w:rsidDel="00CF17BA">
          <w:rPr>
            <w:color w:val="C45911" w:themeColor="accent2" w:themeShade="BF"/>
          </w:rPr>
          <w:delText>"</w:delText>
        </w:r>
        <w:bookmarkEnd w:id="1399"/>
        <w:r w:rsidR="00B200D3" w:rsidRPr="004C3608" w:rsidDel="00CF17BA">
          <w:rPr>
            <w:color w:val="C45911" w:themeColor="accent2" w:themeShade="BF"/>
          </w:rPr>
          <w:delText>n"</w:delText>
        </w:r>
        <w:r w:rsidR="00B200D3" w:rsidRPr="00163DC5" w:rsidDel="00CF17BA">
          <w:delText>:</w:delText>
        </w:r>
      </w:del>
      <w:r w:rsidR="00B200D3" w:rsidRPr="00163DC5">
        <w:t>"ai</w:t>
      </w:r>
      <w:ins w:id="1401" w:author="Gavin Rawson" w:date="2024-07-16T15:07:00Z" w16du:dateUtc="2024-07-16T14:07:00Z">
        <w:r w:rsidR="00C10BCA">
          <w:t>”</w:t>
        </w:r>
      </w:ins>
      <w:r w:rsidR="00B200D3" w:rsidRPr="00163DC5">
        <w:t>:1</w:t>
      </w:r>
      <w:del w:id="1402"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403" w:author="Gavin Rawson" w:date="2024-07-16T15:08:00Z" w16du:dateUtc="2024-07-16T14:08:00Z">
        <w:r w:rsidR="00131875" w:rsidDel="00C10BCA">
          <w:delText>W</w:delText>
        </w:r>
        <w:r w:rsidRPr="00163DC5" w:rsidDel="00C10BCA">
          <w:delText>here the</w:delText>
        </w:r>
      </w:del>
      <w:ins w:id="1404" w:author="Gavin Rawson" w:date="2024-07-16T15:08:00Z" w16du:dateUtc="2024-07-16T14:08:00Z">
        <w:r w:rsidR="00C10BCA">
          <w:t>By point</w:t>
        </w:r>
      </w:ins>
      <w:r w:rsidRPr="00163DC5">
        <w:t xml:space="preserve"> </w:t>
      </w:r>
      <w:proofErr w:type="spellStart"/>
      <w:r w:rsidRPr="00163DC5">
        <w:t>type</w:t>
      </w:r>
      <w:del w:id="1405" w:author="Gavin Rawson" w:date="2024-07-16T15:08:00Z" w16du:dateUtc="2024-07-16T14:08:00Z">
        <w:r w:rsidRPr="00163DC5" w:rsidDel="00C10BCA">
          <w:delText xml:space="preserve"> description </w:delText>
        </w:r>
      </w:del>
      <w:r w:rsidRPr="00163DC5">
        <w:t>and</w:t>
      </w:r>
      <w:proofErr w:type="spellEnd"/>
      <w:r w:rsidRPr="00163DC5">
        <w:t xml:space="preserve">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406"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407" w:name="_Toc172098972"/>
      <w:r w:rsidRPr="00620AA0">
        <w:t>Requesting data</w:t>
      </w:r>
      <w:bookmarkEnd w:id="140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w:t>
      </w:r>
      <w:ins w:id="1408" w:author="Gavin Rawson" w:date="2024-07-17T07:55:00Z" w16du:dateUtc="2024-07-17T06:55:00Z">
        <w:r w:rsidR="006A219A">
          <w:t>c</w:t>
        </w:r>
      </w:ins>
      <w:del w:id="1409" w:author="Gavin Rawson" w:date="2024-07-17T07:55:00Z" w16du:dateUtc="2024-07-17T06:55:00Z">
        <w:r w:rsidRPr="00163DC5" w:rsidDel="006A219A">
          <w:delText>C</w:delText>
        </w:r>
      </w:del>
      <w:r w:rsidRPr="00163DC5">
        <w:t>urrent</w:t>
      </w:r>
      <w:proofErr w:type="spellEnd"/>
      <w:r w:rsidRPr="00163DC5">
        <w: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w:t>
      </w:r>
      <w:del w:id="1410" w:author="Gavin Rawson" w:date="2024-07-17T07:17:00Z" w16du:dateUtc="2024-07-17T06:17:00Z">
        <w:r w:rsidR="00620AA0" w:rsidDel="00D55668">
          <w:delText>identifications</w:delText>
        </w:r>
      </w:del>
      <w:ins w:id="1411"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ins w:id="1412" w:author="Gavin Rawson" w:date="2024-07-17T07:55:00Z" w16du:dateUtc="2024-07-17T06:55:00Z">
        <w:r w:rsidR="006A219A">
          <w:rPr>
            <w:rFonts w:eastAsia="MS Mincho"/>
          </w:rPr>
          <w:t>c</w:t>
        </w:r>
      </w:ins>
      <w:del w:id="1413" w:author="Gavin Rawson" w:date="2024-07-17T07:55:00Z" w16du:dateUtc="2024-07-17T06:55:00Z">
        <w:r w:rsidRPr="00BA7567" w:rsidDel="006A219A">
          <w:rPr>
            <w:rFonts w:eastAsia="MS Mincho"/>
          </w:rPr>
          <w:delText>C</w:delText>
        </w:r>
      </w:del>
      <w:r w:rsidRPr="00BA7567">
        <w:rPr>
          <w:rFonts w:eastAsia="MS Mincho"/>
        </w:rPr>
        <w:t>urrent</w:t>
      </w:r>
      <w:proofErr w:type="spellEnd"/>
      <w:r w:rsidRPr="00BA7567">
        <w:rPr>
          <w:rFonts w:eastAsia="MS Mincho"/>
        </w:rPr>
        <w:t xml:space="preserve">", </w:t>
      </w:r>
    </w:p>
    <w:p w14:paraId="0C8EDF89" w14:textId="4470EA2D" w:rsidR="00FF1B61" w:rsidRPr="00BA7567" w:rsidRDefault="00FF1B61" w:rsidP="00FF1B61">
      <w:pPr>
        <w:pStyle w:val="Code"/>
        <w:rPr>
          <w:rFonts w:eastAsia="MS Mincho"/>
        </w:rPr>
      </w:pPr>
      <w:r w:rsidRPr="00BA7567">
        <w:rPr>
          <w:rFonts w:eastAsia="MS Mincho"/>
        </w:rPr>
        <w:t xml:space="preserve">    </w:t>
      </w:r>
      <w:ins w:id="1414" w:author="Gavin Rawson" w:date="2024-07-17T07:53:00Z" w16du:dateUtc="2024-07-17T06:53:00Z">
        <w:r w:rsidR="00123855" w:rsidRPr="00BA7567">
          <w:rPr>
            <w:rFonts w:eastAsia="MS Mincho"/>
          </w:rPr>
          <w:t>"</w:t>
        </w:r>
      </w:ins>
      <w:ins w:id="1415"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416"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417" w:author="Gavin Rawson" w:date="2024-07-16T15:10:00Z" w16du:dateUtc="2024-07-16T14:10:00Z">
        <w:r w:rsidR="00421330">
          <w:rPr>
            <w:rFonts w:eastAsia="MS Mincho"/>
          </w:rPr>
          <w:t>[</w:t>
        </w:r>
      </w:ins>
      <w:ins w:id="1418" w:author="Gavin Rawson" w:date="2024-07-17T07:54:00Z" w16du:dateUtc="2024-07-17T06:54:00Z">
        <w:r w:rsidR="00684730">
          <w:rPr>
            <w:rFonts w:eastAsia="MS Mincho"/>
          </w:rPr>
          <w:t>{</w:t>
        </w:r>
      </w:ins>
      <w:r w:rsidR="00620AA0" w:rsidRPr="00BA7567">
        <w:rPr>
          <w:rFonts w:eastAsia="MS Mincho"/>
        </w:rPr>
        <w:t>"ai</w:t>
      </w:r>
      <w:ins w:id="1419" w:author="Gavin Rawson" w:date="2024-07-17T07:53:00Z" w16du:dateUtc="2024-07-17T06:53:00Z">
        <w:r w:rsidR="00123855" w:rsidRPr="00BA7567">
          <w:rPr>
            <w:rFonts w:eastAsia="MS Mincho"/>
          </w:rPr>
          <w:t>"</w:t>
        </w:r>
      </w:ins>
      <w:r w:rsidR="00620AA0" w:rsidRPr="00BA7567">
        <w:rPr>
          <w:rFonts w:eastAsia="MS Mincho"/>
        </w:rPr>
        <w:t>:1</w:t>
      </w:r>
      <w:ins w:id="1420" w:author="Gavin Rawson" w:date="2024-07-17T07:54:00Z" w16du:dateUtc="2024-07-17T06:54:00Z">
        <w:r w:rsidR="00684730">
          <w:rPr>
            <w:rFonts w:eastAsia="MS Mincho"/>
          </w:rPr>
          <w:t>}</w:t>
        </w:r>
      </w:ins>
      <w:del w:id="1421" w:author="Gavin Rawson" w:date="2024-07-16T15:09:00Z" w16du:dateUtc="2024-07-16T14:09:00Z">
        <w:r w:rsidRPr="00BA7567" w:rsidDel="00BB2C9B">
          <w:rPr>
            <w:rFonts w:eastAsia="MS Mincho"/>
          </w:rPr>
          <w:delText>"</w:delText>
        </w:r>
      </w:del>
      <w:ins w:id="1422" w:author="Gavin Rawson" w:date="2024-07-16T15:10:00Z" w16du:dateUtc="2024-07-16T14:10:00Z">
        <w:r w:rsidR="00400A55">
          <w:rPr>
            <w:rFonts w:eastAsia="MS Mincho"/>
          </w:rPr>
          <w:t>,</w:t>
        </w:r>
      </w:ins>
      <w:ins w:id="1423" w:author="Gavin Rawson" w:date="2024-07-17T07:54:00Z" w16du:dateUtc="2024-07-17T06:54:00Z">
        <w:r w:rsidR="00684730">
          <w:rPr>
            <w:rFonts w:eastAsia="MS Mincho"/>
          </w:rPr>
          <w:t>{</w:t>
        </w:r>
      </w:ins>
      <w:ins w:id="1424" w:author="Gavin Rawson" w:date="2024-07-17T07:53:00Z" w16du:dateUtc="2024-07-17T06:53:00Z">
        <w:r w:rsidR="00123855" w:rsidRPr="00BA7567">
          <w:rPr>
            <w:rFonts w:eastAsia="MS Mincho"/>
          </w:rPr>
          <w:t>"</w:t>
        </w:r>
      </w:ins>
      <w:ins w:id="1425" w:author="Gavin Rawson" w:date="2024-07-16T15:10:00Z" w16du:dateUtc="2024-07-16T14:10:00Z">
        <w:r w:rsidR="00400A55">
          <w:rPr>
            <w:rFonts w:eastAsia="MS Mincho"/>
          </w:rPr>
          <w:t>a</w:t>
        </w:r>
      </w:ins>
      <w:ins w:id="1426" w:author="Gavin Rawson" w:date="2024-07-16T15:11:00Z" w16du:dateUtc="2024-07-16T14:11:00Z">
        <w:r w:rsidR="00400A55">
          <w:rPr>
            <w:rFonts w:eastAsia="MS Mincho"/>
          </w:rPr>
          <w:t>i</w:t>
        </w:r>
      </w:ins>
      <w:ins w:id="1427" w:author="Gavin Rawson" w:date="2024-07-17T07:53:00Z" w16du:dateUtc="2024-07-17T06:53:00Z">
        <w:r w:rsidR="00123855" w:rsidRPr="00BA7567">
          <w:rPr>
            <w:rFonts w:eastAsia="MS Mincho"/>
          </w:rPr>
          <w:t>"</w:t>
        </w:r>
      </w:ins>
      <w:ins w:id="1428" w:author="Gavin Rawson" w:date="2024-07-16T15:11:00Z" w16du:dateUtc="2024-07-16T14:11:00Z">
        <w:r w:rsidR="00400A55">
          <w:rPr>
            <w:rFonts w:eastAsia="MS Mincho"/>
          </w:rPr>
          <w:t>:2</w:t>
        </w:r>
      </w:ins>
      <w:ins w:id="1429"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ins w:id="1430" w:author="Gavin Rawson" w:date="2024-07-17T07:55:00Z" w16du:dateUtc="2024-07-17T06:55:00Z">
        <w:r w:rsidR="00B916B2">
          <w:rPr>
            <w:rFonts w:eastAsia="MS Mincho"/>
          </w:rPr>
          <w:t>c</w:t>
        </w:r>
      </w:ins>
      <w:del w:id="1431" w:author="Gavin Rawson" w:date="2024-07-17T07:55:00Z" w16du:dateUtc="2024-07-17T06:55:00Z">
        <w:r w:rsidRPr="00BA7567" w:rsidDel="00B916B2">
          <w:rPr>
            <w:rFonts w:eastAsia="MS Mincho"/>
          </w:rPr>
          <w:delText>C</w:delText>
        </w:r>
      </w:del>
      <w:r w:rsidRPr="00BA7567">
        <w:rPr>
          <w:rFonts w:eastAsia="MS Mincho"/>
        </w:rPr>
        <w:t>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ins w:id="1432" w:author="Gavin Rawson" w:date="2024-07-17T07:56:00Z" w16du:dateUtc="2024-07-17T06:56:00Z">
        <w:r w:rsidR="006A219A">
          <w:t>h</w:t>
        </w:r>
      </w:ins>
      <w:del w:id="1433" w:author="Gavin Rawson" w:date="2024-07-17T07:56:00Z" w16du:dateUtc="2024-07-17T06:56:00Z">
        <w:r w:rsidRPr="00BA7567" w:rsidDel="006A219A">
          <w:delText>H</w:delText>
        </w:r>
      </w:del>
      <w:r w:rsidRPr="00BA7567">
        <w:t>istory</w:t>
      </w:r>
      <w:proofErr w:type="spellEnd"/>
      <w:r w:rsidRPr="00BA7567">
        <w:t xml:space="preserve">", </w:t>
      </w:r>
    </w:p>
    <w:p w14:paraId="7F024E1C" w14:textId="18F73172" w:rsidR="000D6ED9" w:rsidRPr="00BA7567" w:rsidRDefault="000D6ED9" w:rsidP="000D6ED9">
      <w:pPr>
        <w:pStyle w:val="Code"/>
      </w:pPr>
      <w:r w:rsidRPr="00BA7567">
        <w:t xml:space="preserve">    </w:t>
      </w:r>
      <w:ins w:id="1434"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435"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436" w:author="Gavin Rawson" w:date="2024-07-17T07:54:00Z" w16du:dateUtc="2024-07-17T06:54:00Z">
        <w:r w:rsidR="00B916B2">
          <w:t>{</w:t>
        </w:r>
      </w:ins>
      <w:r w:rsidR="00620AA0" w:rsidRPr="00BA7567">
        <w:t>"a</w:t>
      </w:r>
      <w:ins w:id="1437" w:author="Gavin Rawson" w:date="2024-07-16T15:11:00Z" w16du:dateUtc="2024-07-16T14:11:00Z">
        <w:r w:rsidR="007142D7">
          <w:t>”</w:t>
        </w:r>
      </w:ins>
      <w:ins w:id="1438" w:author="Gavin Rawson" w:date="2024-07-17T07:54:00Z" w16du:dateUtc="2024-07-17T06:54:00Z">
        <w:r w:rsidR="00B916B2">
          <w:t>:</w:t>
        </w:r>
      </w:ins>
      <w:del w:id="1439" w:author="Gavin Rawson" w:date="2024-07-16T15:11:00Z" w16du:dateUtc="2024-07-16T14:11:00Z">
        <w:r w:rsidR="00620AA0" w:rsidRPr="00BA7567" w:rsidDel="007142D7">
          <w:delText>i:</w:delText>
        </w:r>
      </w:del>
      <w:r w:rsidR="00620AA0" w:rsidRPr="00BA7567">
        <w:t>1</w:t>
      </w:r>
      <w:ins w:id="1440" w:author="Gavin Rawson" w:date="2024-07-17T07:55:00Z" w16du:dateUtc="2024-07-17T06:55:00Z">
        <w:r w:rsidR="00B916B2">
          <w:t>}</w:t>
        </w:r>
      </w:ins>
      <w:del w:id="1441"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ins w:id="1442" w:author="Gavin Rawson" w:date="2024-07-17T07:55:00Z" w16du:dateUtc="2024-07-17T06:55:00Z">
        <w:r w:rsidR="006A219A">
          <w:t>h</w:t>
        </w:r>
      </w:ins>
      <w:del w:id="1443" w:author="Gavin Rawson" w:date="2024-07-17T07:55:00Z" w16du:dateUtc="2024-07-17T06:55:00Z">
        <w:r w:rsidRPr="00BA7567" w:rsidDel="006A219A">
          <w:delText>H</w:delText>
        </w:r>
      </w:del>
      <w:r w:rsidRPr="00BA7567">
        <w:t>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803C444" w:rsidR="00FA1683" w:rsidRDefault="00C50BE3" w:rsidP="00D46C42">
      <w:pPr>
        <w:pStyle w:val="Caption"/>
      </w:pPr>
      <w:bookmarkStart w:id="1444" w:name="_Toc170288663"/>
      <w:r w:rsidRPr="00BA7567">
        <w:t xml:space="preserve">Table </w:t>
      </w:r>
      <w:r>
        <w:fldChar w:fldCharType="begin"/>
      </w:r>
      <w:r>
        <w:instrText xml:space="preserve"> SEQ Table \* ARABIC </w:instrText>
      </w:r>
      <w:r>
        <w:fldChar w:fldCharType="separate"/>
      </w:r>
      <w:r w:rsidR="00B048D0">
        <w:rPr>
          <w:noProof/>
        </w:rPr>
        <w:t>24</w:t>
      </w:r>
      <w:r>
        <w:rPr>
          <w:noProof/>
        </w:rPr>
        <w:fldChar w:fldCharType="end"/>
      </w:r>
      <w:r w:rsidR="00D46C42" w:rsidRPr="00BA7567">
        <w:tab/>
        <w:t>Elements of the data request message</w:t>
      </w:r>
      <w:bookmarkEnd w:id="1444"/>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45" w:name="_Toc172098973"/>
      <w:r>
        <w:lastRenderedPageBreak/>
        <w:t xml:space="preserve">Field </w:t>
      </w:r>
      <w:r w:rsidR="006B0494">
        <w:t>devic</w:t>
      </w:r>
      <w:r>
        <w:t>e core blocks</w:t>
      </w:r>
      <w:bookmarkEnd w:id="1445"/>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6D1AB45"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048D0">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446" w:author="Gavin Rawson" w:date="2024-07-17T10:16:00Z" w16du:dateUtc="2024-07-17T09:16:00Z">
        <w:r w:rsidR="00B048D0" w:rsidRPr="00B048D0">
          <w:rPr>
            <w:rStyle w:val="Crossreference"/>
            <w:rPrChange w:id="1447" w:author="Gavin Rawson" w:date="2024-07-17T10:16:00Z" w16du:dateUtc="2024-07-17T09:16:00Z">
              <w:rPr/>
            </w:rPrChange>
          </w:rPr>
          <w:t>Payload compression</w:t>
        </w:r>
      </w:ins>
      <w:del w:id="1448"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449" w:name="_Ref160026567"/>
      <w:bookmarkStart w:id="1450" w:name="_Toc172098974"/>
      <w:r>
        <w:lastRenderedPageBreak/>
        <w:t>Use of MQTT</w:t>
      </w:r>
      <w:bookmarkEnd w:id="1449"/>
      <w:bookmarkEnd w:id="1450"/>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451" w:name="_Toc172098975"/>
      <w:r w:rsidRPr="00B176E4">
        <w:t>Retained messages and connection state</w:t>
      </w:r>
      <w:bookmarkEnd w:id="1451"/>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452" w:name="_Toc156487355"/>
      <w:bookmarkStart w:id="1453" w:name="_Toc172098976"/>
      <w:r>
        <w:t>Publish/</w:t>
      </w:r>
      <w:r w:rsidR="0012344C">
        <w:t>subscribe</w:t>
      </w:r>
      <w:r>
        <w:t xml:space="preserve"> transports</w:t>
      </w:r>
      <w:bookmarkEnd w:id="1452"/>
      <w:bookmarkEnd w:id="1453"/>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454" w:name="_Toc172098977"/>
      <w:r>
        <w:t>Payload</w:t>
      </w:r>
      <w:bookmarkEnd w:id="1454"/>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455" w:name="_Ref162949991"/>
      <w:bookmarkStart w:id="1456" w:name="_Toc172098978"/>
      <w:r>
        <w:lastRenderedPageBreak/>
        <w:t>Payload compression</w:t>
      </w:r>
      <w:bookmarkEnd w:id="1455"/>
      <w:bookmarkEnd w:id="1456"/>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457" w:name="_Toc172098979"/>
      <w:r>
        <w:t xml:space="preserve">Other </w:t>
      </w:r>
      <w:r w:rsidR="0012344C">
        <w:t>topics</w:t>
      </w:r>
      <w:bookmarkEnd w:id="1457"/>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458" w:name="_Toc156487360"/>
      <w:bookmarkStart w:id="1459" w:name="_Toc172098980"/>
      <w:proofErr w:type="spellStart"/>
      <w:r>
        <w:t>Getdeviceinfo</w:t>
      </w:r>
      <w:bookmarkEnd w:id="1458"/>
      <w:bookmarkEnd w:id="1459"/>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1460" w:name="_Toc156487361"/>
      <w:bookmarkStart w:id="1461" w:name="_Toc172098981"/>
      <w:r>
        <w:t xml:space="preserve">Maintaining </w:t>
      </w:r>
      <w:bookmarkEnd w:id="1460"/>
      <w:r w:rsidR="0012344C">
        <w:t>time</w:t>
      </w:r>
      <w:bookmarkEnd w:id="1461"/>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1462" w:name="_Toc156487362"/>
      <w:bookmarkStart w:id="1463" w:name="_Toc172098982"/>
      <w:r>
        <w:lastRenderedPageBreak/>
        <w:t xml:space="preserve">Communications, QoS, </w:t>
      </w:r>
      <w:bookmarkEnd w:id="1462"/>
      <w:r w:rsidR="0012344C">
        <w:t>retention</w:t>
      </w:r>
      <w:bookmarkEnd w:id="1463"/>
    </w:p>
    <w:p w14:paraId="48A88406" w14:textId="6F078409"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048D0">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464" w:name="_Toc172098983"/>
      <w:r>
        <w:lastRenderedPageBreak/>
        <w:t>Fi</w:t>
      </w:r>
      <w:r w:rsidR="00C9038A">
        <w:t>el</w:t>
      </w:r>
      <w:r>
        <w:t xml:space="preserve">d </w:t>
      </w:r>
      <w:r w:rsidR="0012344C">
        <w:t>device</w:t>
      </w:r>
      <w:r>
        <w:t xml:space="preserve"> lifecycle</w:t>
      </w:r>
      <w:bookmarkEnd w:id="1464"/>
    </w:p>
    <w:p w14:paraId="63CC4D64" w14:textId="19EA75C0"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465" w:author="Gavin Rawson" w:date="2024-07-17T10:16:00Z" w16du:dateUtc="2024-07-17T09:16:00Z">
        <w:r w:rsidR="00B048D0" w:rsidRPr="00B048D0">
          <w:rPr>
            <w:rStyle w:val="Crossreference"/>
            <w:rPrChange w:id="1466" w:author="Gavin Rawson" w:date="2024-07-17T10:16:00Z" w16du:dateUtc="2024-07-17T09:16:00Z">
              <w:rPr/>
            </w:rPrChange>
          </w:rPr>
          <w:t xml:space="preserve">Figure </w:t>
        </w:r>
        <w:r w:rsidR="00B048D0" w:rsidRPr="00B048D0">
          <w:rPr>
            <w:rStyle w:val="Crossreference"/>
            <w:rPrChange w:id="1467" w:author="Gavin Rawson" w:date="2024-07-17T10:16:00Z" w16du:dateUtc="2024-07-17T09:16:00Z">
              <w:rPr>
                <w:noProof/>
              </w:rPr>
            </w:rPrChange>
          </w:rPr>
          <w:t>12</w:t>
        </w:r>
      </w:ins>
      <w:del w:id="1468"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94CA71E" w:rsidR="00272391" w:rsidRDefault="00272391" w:rsidP="00272391">
      <w:pPr>
        <w:pStyle w:val="Caption"/>
      </w:pPr>
      <w:bookmarkStart w:id="1469" w:name="_Ref161393121"/>
      <w:bookmarkStart w:id="1470" w:name="_Toc170288639"/>
      <w:r>
        <w:t xml:space="preserve">Figure </w:t>
      </w:r>
      <w:r>
        <w:fldChar w:fldCharType="begin"/>
      </w:r>
      <w:r>
        <w:instrText xml:space="preserve"> SEQ Figure \* ARABIC </w:instrText>
      </w:r>
      <w:r>
        <w:fldChar w:fldCharType="separate"/>
      </w:r>
      <w:r w:rsidR="00B048D0">
        <w:rPr>
          <w:noProof/>
        </w:rPr>
        <w:t>12</w:t>
      </w:r>
      <w:r>
        <w:rPr>
          <w:noProof/>
        </w:rPr>
        <w:fldChar w:fldCharType="end"/>
      </w:r>
      <w:bookmarkEnd w:id="1469"/>
      <w:r>
        <w:tab/>
        <w:t>Connection state model</w:t>
      </w:r>
      <w:bookmarkEnd w:id="1470"/>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471" w:name="_Toc172098984"/>
      <w:r>
        <w:t>Status message</w:t>
      </w:r>
      <w:bookmarkEnd w:id="1471"/>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472" w:name="_Last_Will_and"/>
      <w:bookmarkStart w:id="1473" w:name="_Toc156487366"/>
      <w:bookmarkStart w:id="1474" w:name="_Toc172098985"/>
      <w:bookmarkEnd w:id="1472"/>
      <w:r>
        <w:t xml:space="preserve">Last </w:t>
      </w:r>
      <w:r w:rsidR="00DB0F88">
        <w:t>Will</w:t>
      </w:r>
      <w:r w:rsidR="0012344C">
        <w:t xml:space="preserve"> and </w:t>
      </w:r>
      <w:bookmarkEnd w:id="1473"/>
      <w:r w:rsidR="00DB0F88">
        <w:t>Testament</w:t>
      </w:r>
      <w:bookmarkEnd w:id="1474"/>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475" w:name="_Toc156487367"/>
      <w:bookmarkStart w:id="1476" w:name="_Toc172098986"/>
      <w:r>
        <w:t xml:space="preserve">Field </w:t>
      </w:r>
      <w:r w:rsidR="0012344C">
        <w:t>device replacement</w:t>
      </w:r>
      <w:bookmarkEnd w:id="1475"/>
      <w:bookmarkEnd w:id="1476"/>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477" w:name="_Toc172098987"/>
      <w:r>
        <w:lastRenderedPageBreak/>
        <w:t>Security</w:t>
      </w:r>
      <w:bookmarkEnd w:id="1477"/>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478" w:name="_Toc162423095"/>
      <w:bookmarkStart w:id="1479" w:name="_Toc162423686"/>
      <w:bookmarkStart w:id="1480" w:name="_Toc172098988"/>
      <w:r>
        <w:lastRenderedPageBreak/>
        <w:t>Class names and ontology</w:t>
      </w:r>
      <w:bookmarkEnd w:id="1478"/>
      <w:bookmarkEnd w:id="1479"/>
      <w:bookmarkEnd w:id="1480"/>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481" w:name="_Toc162423096"/>
      <w:bookmarkStart w:id="1482" w:name="_Toc162423687"/>
      <w:bookmarkStart w:id="1483" w:name="_Toc172098989"/>
      <w:r>
        <w:t>Fixed class names</w:t>
      </w:r>
      <w:bookmarkEnd w:id="1481"/>
      <w:bookmarkEnd w:id="1482"/>
      <w:bookmarkEnd w:id="1483"/>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6AD4787" w:rsidR="00DB49C5" w:rsidRDefault="00DB49C5" w:rsidP="00DB49C5">
      <w:pPr>
        <w:pStyle w:val="Caption"/>
      </w:pPr>
      <w:bookmarkStart w:id="1484" w:name="_Toc162423151"/>
      <w:bookmarkStart w:id="1485" w:name="_Toc162423742"/>
      <w:bookmarkStart w:id="1486" w:name="_Toc170288664"/>
      <w:r>
        <w:t xml:space="preserve">Table </w:t>
      </w:r>
      <w:r>
        <w:fldChar w:fldCharType="begin"/>
      </w:r>
      <w:r>
        <w:instrText xml:space="preserve"> SEQ Table \* ARABIC </w:instrText>
      </w:r>
      <w:r>
        <w:fldChar w:fldCharType="separate"/>
      </w:r>
      <w:r w:rsidR="00B048D0">
        <w:rPr>
          <w:noProof/>
        </w:rPr>
        <w:t>25</w:t>
      </w:r>
      <w:r>
        <w:rPr>
          <w:noProof/>
        </w:rPr>
        <w:fldChar w:fldCharType="end"/>
      </w:r>
      <w:r>
        <w:tab/>
        <w:t>Fixed class names</w:t>
      </w:r>
      <w:bookmarkEnd w:id="1484"/>
      <w:bookmarkEnd w:id="1485"/>
      <w:bookmarkEnd w:id="1486"/>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1487"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proofErr w:type="spellStart"/>
            <w:r w:rsidRPr="004B3F83">
              <w:t>deg.C</w:t>
            </w:r>
            <w:proofErr w:type="spellEnd"/>
          </w:p>
        </w:tc>
        <w:bookmarkEnd w:id="1487"/>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488" w:name="_Toc172098990"/>
      <w:bookmarkStart w:id="1489" w:name="_Toc162423097"/>
      <w:bookmarkStart w:id="1490" w:name="_Toc162423688"/>
      <w:r w:rsidRPr="00670623">
        <w:lastRenderedPageBreak/>
        <w:t>F</w:t>
      </w:r>
      <w:r w:rsidR="00686D0D" w:rsidRPr="00670623">
        <w:t>ield device profile extensions and layout</w:t>
      </w:r>
      <w:bookmarkEnd w:id="1488"/>
    </w:p>
    <w:p w14:paraId="3B7A4F4E" w14:textId="6560B810" w:rsidR="00DB49C5" w:rsidRDefault="00DB49C5" w:rsidP="005600C9">
      <w:pPr>
        <w:pStyle w:val="Heading2"/>
      </w:pPr>
      <w:bookmarkStart w:id="1491" w:name="_Toc172098991"/>
      <w:r>
        <w:t>Vendor extensions</w:t>
      </w:r>
      <w:bookmarkEnd w:id="1489"/>
      <w:bookmarkEnd w:id="1490"/>
      <w:bookmarkEnd w:id="1491"/>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492" w:name="_Toc162423098"/>
      <w:bookmarkStart w:id="1493" w:name="_Toc162423689"/>
      <w:bookmarkStart w:id="1494" w:name="_Toc172098992"/>
      <w:r>
        <w:t>New properties</w:t>
      </w:r>
      <w:bookmarkEnd w:id="1492"/>
      <w:bookmarkEnd w:id="1493"/>
      <w:bookmarkEnd w:id="1494"/>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495" w:name="_Toc162423099"/>
      <w:bookmarkStart w:id="1496" w:name="_Toc162423690"/>
      <w:bookmarkStart w:id="1497" w:name="_Toc172098993"/>
      <w:r>
        <w:t>New objects</w:t>
      </w:r>
      <w:bookmarkEnd w:id="1495"/>
      <w:bookmarkEnd w:id="1496"/>
      <w:bookmarkEnd w:id="1497"/>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1498" w:name="_Toc162423100"/>
      <w:bookmarkStart w:id="1499" w:name="_Toc162423691"/>
      <w:bookmarkStart w:id="1500" w:name="_Toc172098994"/>
      <w:r>
        <w:t>Translation</w:t>
      </w:r>
      <w:bookmarkEnd w:id="1498"/>
      <w:bookmarkEnd w:id="1499"/>
      <w:bookmarkEnd w:id="1500"/>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501" w:name="_Toc162423101"/>
      <w:bookmarkStart w:id="1502" w:name="_Toc162423692"/>
      <w:bookmarkStart w:id="1503" w:name="_Toc172098995"/>
      <w:r>
        <w:t>Suggesting SA UI layout</w:t>
      </w:r>
      <w:bookmarkEnd w:id="1501"/>
      <w:bookmarkEnd w:id="1502"/>
      <w:bookmarkEnd w:id="1503"/>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504" w:name="_Toc162423102"/>
      <w:bookmarkStart w:id="1505" w:name="_Toc162423693"/>
      <w:bookmarkStart w:id="1506" w:name="_Toc172098996"/>
      <w:proofErr w:type="spellStart"/>
      <w:r>
        <w:t>configFields</w:t>
      </w:r>
      <w:bookmarkEnd w:id="1504"/>
      <w:bookmarkEnd w:id="1505"/>
      <w:bookmarkEnd w:id="1506"/>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507" w:name="_Toc162423103"/>
      <w:bookmarkStart w:id="1508" w:name="_Toc162423694"/>
      <w:bookmarkStart w:id="1509" w:name="_Toc172098997"/>
      <w:r>
        <w:t>Group</w:t>
      </w:r>
      <w:bookmarkEnd w:id="1507"/>
      <w:bookmarkEnd w:id="1508"/>
      <w:bookmarkEnd w:id="1509"/>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510" w:name="_Ref160025839"/>
      <w:bookmarkStart w:id="1511" w:name="_Toc162423104"/>
      <w:bookmarkStart w:id="1512" w:name="_Toc162423695"/>
      <w:bookmarkStart w:id="1513" w:name="_Toc172098998"/>
      <w:r>
        <w:lastRenderedPageBreak/>
        <w:t>Example use cases</w:t>
      </w:r>
      <w:bookmarkEnd w:id="1510"/>
      <w:bookmarkEnd w:id="1511"/>
      <w:bookmarkEnd w:id="1512"/>
      <w:bookmarkEnd w:id="1513"/>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514" w:name="_Toc156487379"/>
    </w:p>
    <w:p w14:paraId="4EC08F38" w14:textId="77777777" w:rsidR="00DB49C5" w:rsidRPr="00D86809" w:rsidRDefault="00DB49C5" w:rsidP="00DB49C5">
      <w:pPr>
        <w:pStyle w:val="Heading2"/>
        <w:ind w:left="578" w:hanging="578"/>
        <w:rPr>
          <w:rFonts w:eastAsia="DengXian Light"/>
          <w:lang w:eastAsia="en-US"/>
        </w:rPr>
      </w:pPr>
      <w:bookmarkStart w:id="1515" w:name="_Toc162423105"/>
      <w:bookmarkStart w:id="1516" w:name="_Toc162423696"/>
      <w:bookmarkStart w:id="1517" w:name="_Toc172098999"/>
      <w:r w:rsidRPr="00D86809">
        <w:rPr>
          <w:rFonts w:eastAsia="DengXian Light"/>
          <w:lang w:eastAsia="en-US"/>
        </w:rPr>
        <w:t>Simplest case</w:t>
      </w:r>
      <w:bookmarkEnd w:id="1514"/>
      <w:bookmarkEnd w:id="1515"/>
      <w:bookmarkEnd w:id="1516"/>
      <w:bookmarkEnd w:id="1517"/>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518" w:name="_Toc156487380"/>
      <w:bookmarkStart w:id="1519" w:name="_Toc162423106"/>
      <w:bookmarkStart w:id="1520" w:name="_Toc162423697"/>
      <w:bookmarkStart w:id="1521" w:name="_Toc172099000"/>
      <w:r w:rsidRPr="00D86809">
        <w:rPr>
          <w:rFonts w:eastAsia="DengXian Light"/>
          <w:lang w:eastAsia="en-US"/>
        </w:rPr>
        <w:t>A configurable field device</w:t>
      </w:r>
      <w:bookmarkEnd w:id="1518"/>
      <w:bookmarkEnd w:id="1519"/>
      <w:bookmarkEnd w:id="1520"/>
      <w:bookmarkEnd w:id="1521"/>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522" w:name="_Toc162423107"/>
      <w:bookmarkStart w:id="1523" w:name="_Toc162423698"/>
      <w:bookmarkStart w:id="1524" w:name="_Toc172099001"/>
      <w:r w:rsidRPr="007A017D">
        <w:lastRenderedPageBreak/>
        <w:t xml:space="preserve">Supervisory application </w:t>
      </w:r>
      <w:r>
        <w:t>p</w:t>
      </w:r>
      <w:r w:rsidRPr="007A017D">
        <w:t>rofile document</w:t>
      </w:r>
      <w:bookmarkEnd w:id="1522"/>
      <w:bookmarkEnd w:id="1523"/>
      <w:bookmarkEnd w:id="1524"/>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525" w:name="_Toc162423108"/>
      <w:bookmarkStart w:id="1526" w:name="_Toc162423699"/>
      <w:bookmarkStart w:id="1527" w:name="_Toc172099002"/>
      <w:r>
        <w:lastRenderedPageBreak/>
        <w:t xml:space="preserve">Appendix: </w:t>
      </w:r>
      <w:r w:rsidR="00DB49C5">
        <w:t>JSON files</w:t>
      </w:r>
      <w:bookmarkEnd w:id="1525"/>
      <w:bookmarkEnd w:id="1526"/>
      <w:bookmarkEnd w:id="1527"/>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41"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1528" w:name="_Ref161392844"/>
      <w:bookmarkStart w:id="1529" w:name="_Ref161827497"/>
      <w:bookmarkStart w:id="1530" w:name="_Toc162423109"/>
      <w:bookmarkStart w:id="1531" w:name="_Toc162423700"/>
      <w:bookmarkStart w:id="1532" w:name="_Toc172099003"/>
      <w:r>
        <w:lastRenderedPageBreak/>
        <w:t xml:space="preserve">Appendix: </w:t>
      </w:r>
      <w:r w:rsidR="00DB49C5" w:rsidRPr="00466D9D">
        <w:t>Topic summary</w:t>
      </w:r>
      <w:bookmarkEnd w:id="1528"/>
      <w:bookmarkEnd w:id="1529"/>
      <w:bookmarkEnd w:id="1530"/>
      <w:bookmarkEnd w:id="1531"/>
      <w:bookmarkEnd w:id="1532"/>
    </w:p>
    <w:p w14:paraId="2DB155DE" w14:textId="77777777" w:rsidR="00DB49C5" w:rsidRDefault="00DB49C5" w:rsidP="00DB49C5">
      <w:pPr>
        <w:pStyle w:val="BodyText"/>
      </w:pPr>
      <w:r>
        <w:t>This section lists the topics used by the protocol.</w:t>
      </w:r>
    </w:p>
    <w:p w14:paraId="0737ED35" w14:textId="7F29196B" w:rsidR="00DB49C5" w:rsidRDefault="00DB49C5" w:rsidP="00DB49C5">
      <w:pPr>
        <w:pStyle w:val="Caption"/>
      </w:pPr>
      <w:bookmarkStart w:id="1533" w:name="_Toc162423152"/>
      <w:bookmarkStart w:id="1534" w:name="_Toc162423743"/>
      <w:bookmarkStart w:id="1535" w:name="_Toc170288665"/>
      <w:r>
        <w:t xml:space="preserve">Table </w:t>
      </w:r>
      <w:r>
        <w:fldChar w:fldCharType="begin"/>
      </w:r>
      <w:r>
        <w:instrText xml:space="preserve"> SEQ Table \* ARABIC </w:instrText>
      </w:r>
      <w:r>
        <w:fldChar w:fldCharType="separate"/>
      </w:r>
      <w:r w:rsidR="00B048D0">
        <w:rPr>
          <w:noProof/>
        </w:rPr>
        <w:t>26</w:t>
      </w:r>
      <w:r>
        <w:rPr>
          <w:noProof/>
        </w:rPr>
        <w:fldChar w:fldCharType="end"/>
      </w:r>
      <w:r>
        <w:tab/>
        <w:t>Topics used by the protocol</w:t>
      </w:r>
      <w:bookmarkEnd w:id="1533"/>
      <w:bookmarkEnd w:id="1534"/>
      <w:bookmarkEnd w:id="1535"/>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536" w:name="_Ref161043520"/>
      <w:bookmarkStart w:id="1537" w:name="_Toc162423110"/>
      <w:bookmarkStart w:id="1538" w:name="_Toc162423701"/>
      <w:bookmarkStart w:id="1539" w:name="_Toc172099004"/>
      <w:r>
        <w:lastRenderedPageBreak/>
        <w:t xml:space="preserve">Appendix: </w:t>
      </w:r>
      <w:r w:rsidR="00DB49C5" w:rsidRPr="00360437">
        <w:t>Calculated point code</w:t>
      </w:r>
      <w:bookmarkEnd w:id="1536"/>
      <w:bookmarkEnd w:id="1537"/>
      <w:bookmarkEnd w:id="1538"/>
      <w:bookmarkEnd w:id="1539"/>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36A272BC"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40" w:author="Gavin Rawson" w:date="2024-07-17T10:16:00Z" w16du:dateUtc="2024-07-17T09:16:00Z">
        <w:r w:rsidR="00B048D0" w:rsidRPr="00B048D0">
          <w:rPr>
            <w:rStyle w:val="Crossreference"/>
            <w:rPrChange w:id="1541" w:author="Gavin Rawson" w:date="2024-07-17T10:16:00Z" w16du:dateUtc="2024-07-17T09:16:00Z">
              <w:rPr/>
            </w:rPrChange>
          </w:rPr>
          <w:t xml:space="preserve">Table </w:t>
        </w:r>
        <w:r w:rsidR="00B048D0" w:rsidRPr="00B048D0">
          <w:rPr>
            <w:rStyle w:val="Crossreference"/>
            <w:rPrChange w:id="1542" w:author="Gavin Rawson" w:date="2024-07-17T10:16:00Z" w16du:dateUtc="2024-07-17T09:16:00Z">
              <w:rPr>
                <w:noProof/>
              </w:rPr>
            </w:rPrChange>
          </w:rPr>
          <w:t>28</w:t>
        </w:r>
      </w:ins>
      <w:del w:id="1543"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55398B3E" w:rsidR="00DB49C5" w:rsidRDefault="00DB49C5" w:rsidP="00DB49C5">
      <w:pPr>
        <w:pStyle w:val="BodyText"/>
      </w:pPr>
      <w:bookmarkStart w:id="1544"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545" w:author="Gavin Rawson" w:date="2024-07-17T10:16:00Z" w16du:dateUtc="2024-07-17T09:16:00Z">
        <w:r w:rsidR="00B048D0" w:rsidRPr="00B048D0">
          <w:rPr>
            <w:rStyle w:val="Crossreference"/>
            <w:rPrChange w:id="1546" w:author="Gavin Rawson" w:date="2024-07-17T10:16:00Z" w16du:dateUtc="2024-07-17T09:16:00Z">
              <w:rPr/>
            </w:rPrChange>
          </w:rPr>
          <w:t xml:space="preserve">Table </w:t>
        </w:r>
        <w:r w:rsidR="00B048D0" w:rsidRPr="00B048D0">
          <w:rPr>
            <w:rStyle w:val="Crossreference"/>
            <w:rPrChange w:id="1547" w:author="Gavin Rawson" w:date="2024-07-17T10:16:00Z" w16du:dateUtc="2024-07-17T09:16:00Z">
              <w:rPr>
                <w:noProof/>
              </w:rPr>
            </w:rPrChange>
          </w:rPr>
          <w:t>27</w:t>
        </w:r>
      </w:ins>
      <w:del w:id="1548"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544"/>
      <w:r w:rsidRPr="004D5666">
        <w:t>.</w:t>
      </w:r>
    </w:p>
    <w:p w14:paraId="19F69BBA" w14:textId="77777777" w:rsidR="00DB49C5" w:rsidRPr="0002479E" w:rsidRDefault="00DB49C5" w:rsidP="00DB49C5">
      <w:pPr>
        <w:pStyle w:val="AppendixH2"/>
        <w:rPr>
          <w:vanish/>
        </w:rPr>
      </w:pPr>
      <w:bookmarkStart w:id="1549" w:name="_Toc162423111"/>
      <w:bookmarkStart w:id="1550" w:name="_Toc162423702"/>
      <w:bookmarkStart w:id="1551" w:name="_Toc172099005"/>
      <w:bookmarkStart w:id="1552" w:name="_Toc156487387"/>
      <w:r>
        <w:t>Evaluation of a calculated point value</w:t>
      </w:r>
      <w:bookmarkEnd w:id="1549"/>
      <w:bookmarkEnd w:id="1550"/>
      <w:bookmarkEnd w:id="1551"/>
    </w:p>
    <w:bookmarkEnd w:id="1552"/>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553"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553"/>
    </w:p>
    <w:p w14:paraId="5CD45450" w14:textId="7C4AC52A"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554" w:author="Gavin Rawson" w:date="2024-07-17T10:16:00Z" w16du:dateUtc="2024-07-17T09:16:00Z">
        <w:r w:rsidR="00B048D0" w:rsidRPr="00B048D0">
          <w:rPr>
            <w:rStyle w:val="Crossreference"/>
            <w:rPrChange w:id="1555" w:author="Gavin Rawson" w:date="2024-07-17T10:16:00Z" w16du:dateUtc="2024-07-17T09:16:00Z">
              <w:rPr/>
            </w:rPrChange>
          </w:rPr>
          <w:t xml:space="preserve">Table </w:t>
        </w:r>
        <w:r w:rsidR="00B048D0" w:rsidRPr="00B048D0">
          <w:rPr>
            <w:rStyle w:val="Crossreference"/>
            <w:rPrChange w:id="1556" w:author="Gavin Rawson" w:date="2024-07-17T10:16:00Z" w16du:dateUtc="2024-07-17T09:16:00Z">
              <w:rPr>
                <w:noProof/>
              </w:rPr>
            </w:rPrChange>
          </w:rPr>
          <w:t>27</w:t>
        </w:r>
      </w:ins>
      <w:del w:id="1557"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42"/>
          <w:footerReference w:type="first" r:id="rId43"/>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558" w:name="_Toc156487388"/>
      <w:bookmarkStart w:id="1559" w:name="_Toc162423112"/>
      <w:bookmarkStart w:id="1560" w:name="_Toc162423703"/>
      <w:bookmarkStart w:id="1561" w:name="_Toc172099006"/>
      <w:r>
        <w:lastRenderedPageBreak/>
        <w:t>Operation codes</w:t>
      </w:r>
      <w:bookmarkEnd w:id="1558"/>
      <w:bookmarkEnd w:id="1559"/>
      <w:bookmarkEnd w:id="1560"/>
      <w:bookmarkEnd w:id="1561"/>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46EA838C" w:rsidR="00DB49C5" w:rsidRPr="004D5666" w:rsidRDefault="00DB49C5" w:rsidP="00DB49C5">
      <w:pPr>
        <w:pStyle w:val="Caption"/>
      </w:pPr>
      <w:bookmarkStart w:id="1562" w:name="_Ref161653695"/>
      <w:bookmarkStart w:id="1563" w:name="_Toc162423153"/>
      <w:bookmarkStart w:id="1564" w:name="_Toc162423744"/>
      <w:bookmarkStart w:id="1565" w:name="_Toc170288666"/>
      <w:r>
        <w:t xml:space="preserve">Table </w:t>
      </w:r>
      <w:r>
        <w:fldChar w:fldCharType="begin"/>
      </w:r>
      <w:r>
        <w:instrText xml:space="preserve"> SEQ Table \* ARABIC </w:instrText>
      </w:r>
      <w:r>
        <w:fldChar w:fldCharType="separate"/>
      </w:r>
      <w:r w:rsidR="00B048D0">
        <w:rPr>
          <w:noProof/>
        </w:rPr>
        <w:t>27</w:t>
      </w:r>
      <w:r>
        <w:rPr>
          <w:noProof/>
        </w:rPr>
        <w:fldChar w:fldCharType="end"/>
      </w:r>
      <w:bookmarkEnd w:id="1562"/>
      <w:r>
        <w:tab/>
        <w:t>Operation codes</w:t>
      </w:r>
      <w:bookmarkEnd w:id="1563"/>
      <w:bookmarkEnd w:id="1564"/>
      <w:bookmarkEnd w:id="1565"/>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44"/>
          <w:footerReference w:type="first" r:id="rId45"/>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566" w:name="_Toc156487389"/>
      <w:bookmarkStart w:id="1567" w:name="_Toc162423113"/>
      <w:bookmarkStart w:id="1568" w:name="_Toc162423704"/>
      <w:bookmarkStart w:id="1569" w:name="_Toc172099007"/>
      <w:r>
        <w:t>Example</w:t>
      </w:r>
      <w:bookmarkEnd w:id="1566"/>
      <w:bookmarkEnd w:id="1567"/>
      <w:bookmarkEnd w:id="1568"/>
      <w:bookmarkEnd w:id="1569"/>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704125C" w:rsidR="00DB49C5" w:rsidRPr="00A05FD1" w:rsidRDefault="00DB49C5" w:rsidP="00DB49C5">
      <w:pPr>
        <w:pStyle w:val="Caption"/>
      </w:pPr>
      <w:bookmarkStart w:id="1570" w:name="_Ref161653674"/>
      <w:bookmarkStart w:id="1571" w:name="_Toc162423154"/>
      <w:bookmarkStart w:id="1572" w:name="_Toc162423745"/>
      <w:bookmarkStart w:id="1573" w:name="_Toc170288667"/>
      <w:r>
        <w:t xml:space="preserve">Table </w:t>
      </w:r>
      <w:r>
        <w:fldChar w:fldCharType="begin"/>
      </w:r>
      <w:r>
        <w:instrText xml:space="preserve"> SEQ Table \* ARABIC </w:instrText>
      </w:r>
      <w:r>
        <w:fldChar w:fldCharType="separate"/>
      </w:r>
      <w:r w:rsidR="00B048D0">
        <w:rPr>
          <w:noProof/>
        </w:rPr>
        <w:t>28</w:t>
      </w:r>
      <w:r>
        <w:rPr>
          <w:noProof/>
        </w:rPr>
        <w:fldChar w:fldCharType="end"/>
      </w:r>
      <w:bookmarkEnd w:id="1570"/>
      <w:r>
        <w:tab/>
        <w:t>Example of a calculation</w:t>
      </w:r>
      <w:bookmarkEnd w:id="1571"/>
      <w:bookmarkEnd w:id="1572"/>
      <w:bookmarkEnd w:id="1573"/>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574" w:name="_Toc156487390"/>
      <w:bookmarkStart w:id="1575" w:name="_Toc162423114"/>
      <w:bookmarkStart w:id="1576" w:name="_Toc162423705"/>
      <w:bookmarkStart w:id="1577" w:name="_Toc172099008"/>
      <w:r>
        <w:t>Quality flags</w:t>
      </w:r>
      <w:bookmarkEnd w:id="1574"/>
      <w:bookmarkEnd w:id="1575"/>
      <w:bookmarkEnd w:id="1576"/>
      <w:bookmarkEnd w:id="1577"/>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578" w:name="_Toc162423115"/>
      <w:bookmarkStart w:id="1579" w:name="_Toc162423706"/>
      <w:bookmarkStart w:id="1580" w:name="_Toc172099009"/>
      <w:r>
        <w:lastRenderedPageBreak/>
        <w:t xml:space="preserve">Appendix: </w:t>
      </w:r>
      <w:r w:rsidR="00DB49C5">
        <w:t>Revision history</w:t>
      </w:r>
      <w:bookmarkEnd w:id="1578"/>
      <w:bookmarkEnd w:id="1579"/>
      <w:bookmarkEnd w:id="1580"/>
    </w:p>
    <w:p w14:paraId="2781522D" w14:textId="4BBD4E72" w:rsidR="00DB49C5" w:rsidRPr="00360437" w:rsidRDefault="002D43A9" w:rsidP="00DB49C5">
      <w:pPr>
        <w:pStyle w:val="BodyText"/>
      </w:pPr>
      <w:r>
        <w:t xml:space="preserve">Refer to history page at: </w:t>
      </w:r>
      <w:hyperlink r:id="rId46"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47"/>
      <w:footerReference w:type="first" r:id="rId48"/>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EDBB9" w14:textId="77777777" w:rsidR="00EA69E5" w:rsidRDefault="00EA69E5">
      <w:r>
        <w:separator/>
      </w:r>
    </w:p>
    <w:p w14:paraId="2B60032D" w14:textId="77777777" w:rsidR="00EA69E5" w:rsidRDefault="00EA69E5"/>
  </w:endnote>
  <w:endnote w:type="continuationSeparator" w:id="0">
    <w:p w14:paraId="0713B959" w14:textId="77777777" w:rsidR="00EA69E5" w:rsidRDefault="00EA69E5">
      <w:r>
        <w:continuationSeparator/>
      </w:r>
    </w:p>
    <w:p w14:paraId="1ABA324C" w14:textId="77777777" w:rsidR="00EA69E5" w:rsidRDefault="00EA69E5"/>
  </w:endnote>
  <w:endnote w:type="continuationNotice" w:id="1">
    <w:p w14:paraId="49F09CA9" w14:textId="77777777" w:rsidR="00EA69E5" w:rsidRDefault="00EA69E5"/>
    <w:p w14:paraId="2EB6DBEF" w14:textId="77777777" w:rsidR="00EA69E5" w:rsidRDefault="00EA6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E8257B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048D0">
        <w:t>2.1</w:t>
      </w:r>
    </w:fldSimple>
    <w:r w:rsidR="00617D3E">
      <w:t xml:space="preserve"> | </w:t>
    </w:r>
    <w:fldSimple w:instr=" DOCPROPERTY  &quot;Issue Date&quot;  \* MERGEFORMAT ">
      <w:r w:rsidR="00B048D0">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B307E26"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048D0">
        <w:t>2.1</w:t>
      </w:r>
    </w:fldSimple>
    <w:r>
      <w:t xml:space="preserve"> | </w:t>
    </w:r>
    <w:fldSimple w:instr=" DOCPROPERTY  &quot;Issue Date&quot;  \* MERGEFORMAT ">
      <w:r w:rsidR="00B048D0">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64B7B0FF"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048D0">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6F7E329"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048D0">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7CB23B3"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048D0">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D8F6EB0"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048D0">
        <w:t>26-Jun-24</w:t>
      </w:r>
    </w:fldSimple>
    <w:bookmarkStart w:id="1581" w:name="_Toc195946168"/>
    <w:bookmarkStart w:id="1582" w:name="_Toc195946220"/>
    <w:bookmarkEnd w:id="1581"/>
    <w:bookmarkEnd w:id="158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9B60D" w14:textId="77777777" w:rsidR="00EA69E5" w:rsidRDefault="00EA69E5">
      <w:r>
        <w:separator/>
      </w:r>
    </w:p>
    <w:p w14:paraId="60F9F08E" w14:textId="77777777" w:rsidR="00EA69E5" w:rsidRDefault="00EA69E5"/>
  </w:footnote>
  <w:footnote w:type="continuationSeparator" w:id="0">
    <w:p w14:paraId="43AB1F31" w14:textId="77777777" w:rsidR="00EA69E5" w:rsidRDefault="00EA69E5">
      <w:r>
        <w:continuationSeparator/>
      </w:r>
    </w:p>
    <w:p w14:paraId="16D860B6" w14:textId="77777777" w:rsidR="00EA69E5" w:rsidRDefault="00EA69E5"/>
  </w:footnote>
  <w:footnote w:type="continuationNotice" w:id="1">
    <w:p w14:paraId="39172EB9" w14:textId="77777777" w:rsidR="00EA69E5" w:rsidRDefault="00EA69E5"/>
    <w:p w14:paraId="49684CDE" w14:textId="77777777" w:rsidR="00EA69E5" w:rsidRDefault="00EA69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revisionView w:markup="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Change w:id="0" w:author="Mark Davison" w:date="2024-07-20T08:45:00Z">
        <w:pPr>
          <w:spacing w:before="60" w:after="60"/>
          <w:jc w:val="center"/>
        </w:pPr>
      </w:pPrChange>
    </w:pPr>
    <w:rPr>
      <w:rFonts w:cs="Arial"/>
      <w:sz w:val="18"/>
      <w:szCs w:val="22"/>
      <w:lang w:eastAsia="en-US"/>
      <w:rPrChange w:id="0" w:author="Mark Davison" w:date="2024-07-20T08:45: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svg"/><Relationship Id="rId21" Type="http://schemas.openxmlformats.org/officeDocument/2006/relationships/hyperlink" Target="http://schemaform.io" TargetMode="External"/><Relationship Id="rId34" Type="http://schemas.openxmlformats.org/officeDocument/2006/relationships/image" Target="media/image15.png"/><Relationship Id="rId42" Type="http://schemas.openxmlformats.org/officeDocument/2006/relationships/header" Target="header2.xml"/><Relationship Id="rId47" Type="http://schemas.openxmlformats.org/officeDocument/2006/relationships/footer" Target="footer7.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svg"/><Relationship Id="rId11" Type="http://schemas.openxmlformats.org/officeDocument/2006/relationships/endnotes" Target="endnotes.xml"/><Relationship Id="rId24" Type="http://schemas.openxmlformats.org/officeDocument/2006/relationships/hyperlink" Target="https://en.wikipedia.org/wiki/Unix_time" TargetMode="External"/><Relationship Id="rId32" Type="http://schemas.openxmlformats.org/officeDocument/2006/relationships/image" Target="media/image13.png"/><Relationship Id="rId37" Type="http://schemas.openxmlformats.org/officeDocument/2006/relationships/image" Target="media/image18.svg"/><Relationship Id="rId40" Type="http://schemas.openxmlformats.org/officeDocument/2006/relationships/image" Target="media/image21.jpeg"/><Relationship Id="rId45" Type="http://schemas.openxmlformats.org/officeDocument/2006/relationships/footer" Target="foot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2.sv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json-schema.org" TargetMode="External"/><Relationship Id="rId27" Type="http://schemas.openxmlformats.org/officeDocument/2006/relationships/image" Target="media/image8.svg"/><Relationship Id="rId30" Type="http://schemas.openxmlformats.org/officeDocument/2006/relationships/image" Target="media/image11.png"/><Relationship Id="rId35" Type="http://schemas.openxmlformats.org/officeDocument/2006/relationships/image" Target="media/image16.svg"/><Relationship Id="rId43" Type="http://schemas.openxmlformats.org/officeDocument/2006/relationships/footer" Target="footer4.xml"/><Relationship Id="rId48" Type="http://schemas.openxmlformats.org/officeDocument/2006/relationships/footer" Target="footer8.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svg"/><Relationship Id="rId38" Type="http://schemas.openxmlformats.org/officeDocument/2006/relationships/image" Target="media/image19.png"/><Relationship Id="rId46" Type="http://schemas.openxmlformats.org/officeDocument/2006/relationships/hyperlink" Target="https://github.com/LucidProtocol/Lucid-Specification/commits/master/Lucid%20protocol%20specification%20v2.0.pdf" TargetMode="External"/><Relationship Id="rId20" Type="http://schemas.openxmlformats.org/officeDocument/2006/relationships/image" Target="media/image4.png"/><Relationship Id="rId41" Type="http://schemas.openxmlformats.org/officeDocument/2006/relationships/hyperlink" Target="https://github.com/LucidProtocol/protocol-js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6788</TotalTime>
  <Pages>1</Pages>
  <Words>27318</Words>
  <Characters>155718</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182671</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807</cp:revision>
  <cp:lastPrinted>2024-07-17T09:16:00Z</cp:lastPrinted>
  <dcterms:created xsi:type="dcterms:W3CDTF">2024-02-28T10:16:00Z</dcterms:created>
  <dcterms:modified xsi:type="dcterms:W3CDTF">2024-07-20T07:55:00Z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