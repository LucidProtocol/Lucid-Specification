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41D9736D">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CB89A52" w:rsidR="00B0230C" w:rsidRDefault="00C16248" w:rsidP="00824B44">
      <w:pPr>
        <w:pStyle w:val="Documentdate"/>
        <w:spacing w:before="240"/>
        <w:ind w:right="504"/>
      </w:pPr>
      <w:r>
        <w:t xml:space="preserve">Date: </w:t>
      </w:r>
      <w:fldSimple w:instr=" DOCPROPERTY  &quot;Issue Date&quot;  \* MERGEFORMAT ">
        <w:ins w:id="1" w:author="Gavin Rawson" w:date="2024-07-17T08:54:00Z" w16du:dateUtc="2024-07-17T07:54:00Z">
          <w:r w:rsidR="003A2150">
            <w:t>17</w:t>
          </w:r>
        </w:ins>
        <w:del w:id="2" w:author="Gavin Rawson" w:date="2024-07-17T08:54:00Z" w16du:dateUtc="2024-07-17T07:54:00Z">
          <w:r w:rsidR="00B517EE" w:rsidDel="00BC55EE">
            <w:delText>25</w:delText>
          </w:r>
        </w:del>
        <w:r w:rsidR="00B517EE">
          <w:t>-Ju</w:t>
        </w:r>
        <w:ins w:id="3" w:author="Gavin Rawson" w:date="2024-07-17T08:54:00Z" w16du:dateUtc="2024-07-17T07:54:00Z">
          <w:r w:rsidR="003A2150">
            <w:t>j</w:t>
          </w:r>
        </w:ins>
        <w:del w:id="4" w:author="Gavin Rawson" w:date="2024-07-17T08:54:00Z" w16du:dateUtc="2024-07-17T07:54:00Z">
          <w:r w:rsidR="00B517EE" w:rsidDel="003A2150">
            <w:delText>n</w:delText>
          </w:r>
        </w:del>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5" w:name="_Toc172098921"/>
      <w:r w:rsidRPr="00B706D4">
        <w:lastRenderedPageBreak/>
        <w:t xml:space="preserve">Disclaimer and </w:t>
      </w:r>
      <w:r w:rsidR="000A3605" w:rsidRPr="00B706D4">
        <w:t>license</w:t>
      </w:r>
      <w:r w:rsidRPr="00B706D4">
        <w:t xml:space="preserve"> agreement</w:t>
      </w:r>
      <w:bookmarkEnd w:id="5"/>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6" w:name="_Toc172098922"/>
      <w:r>
        <w:t>Co</w:t>
      </w:r>
      <w:r w:rsidRPr="00B706D4">
        <w:t>p</w:t>
      </w:r>
      <w:r>
        <w:t>yright</w:t>
      </w:r>
      <w:bookmarkEnd w:id="6"/>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7" w:name="_Toc172098923"/>
      <w:r w:rsidRPr="00392D81">
        <w:lastRenderedPageBreak/>
        <w:t>Conta</w:t>
      </w:r>
      <w:r w:rsidR="00004108" w:rsidRPr="00392D81">
        <w:t xml:space="preserve">ct </w:t>
      </w:r>
      <w:r w:rsidR="00004108" w:rsidRPr="00AF4EAB">
        <w:t>address</w:t>
      </w:r>
      <w:bookmarkEnd w:id="7"/>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8" w:name="_Toc172098924"/>
      <w:r w:rsidRPr="00E15C9D">
        <w:t>Notices</w:t>
      </w:r>
      <w:bookmarkEnd w:id="8"/>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9" w:name="_Toc172098925"/>
      <w:r>
        <w:t>Conventions</w:t>
      </w:r>
      <w:bookmarkEnd w:id="9"/>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681676">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w:t>
      </w:r>
      <w:proofErr w:type="gramStart"/>
      <w:r>
        <w:t>",  "</w:t>
      </w:r>
      <w:proofErr w:type="gramEnd"/>
      <w:r>
        <w:t>MAY", and "OPTIONAL" in this document are to be interpreted as described in RFC 2119.</w:t>
      </w:r>
    </w:p>
    <w:p w14:paraId="3C497133" w14:textId="578A522E" w:rsidR="00B706D4" w:rsidRPr="00E20E84" w:rsidRDefault="00B706D4" w:rsidP="00A93F64">
      <w:pPr>
        <w:pStyle w:val="Headingpreface"/>
      </w:pPr>
      <w:bookmarkStart w:id="10" w:name="_Toc172098926"/>
      <w:r w:rsidRPr="00E20E84">
        <w:t>Glossary of terms</w:t>
      </w:r>
      <w:bookmarkEnd w:id="10"/>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681676">
            <w:pPr>
              <w:pStyle w:val="TableText"/>
            </w:pPr>
            <w:r>
              <w:t>BOM</w:t>
            </w:r>
          </w:p>
        </w:tc>
        <w:tc>
          <w:tcPr>
            <w:tcW w:w="5600" w:type="dxa"/>
            <w:shd w:val="clear" w:color="auto" w:fill="auto"/>
          </w:tcPr>
          <w:p w14:paraId="0D9F5CF8" w14:textId="38318580" w:rsidR="007D4BFF" w:rsidRPr="00BB4BBA" w:rsidRDefault="007D4BFF" w:rsidP="00681676">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681676">
            <w:pPr>
              <w:pStyle w:val="TableText"/>
            </w:pPr>
            <w:r w:rsidRPr="00A811D3">
              <w:t xml:space="preserve">Broker </w:t>
            </w:r>
          </w:p>
        </w:tc>
        <w:tc>
          <w:tcPr>
            <w:tcW w:w="5600" w:type="dxa"/>
            <w:shd w:val="clear" w:color="auto" w:fill="auto"/>
          </w:tcPr>
          <w:p w14:paraId="5990A8A3" w14:textId="10DE1DD3" w:rsidR="00B706D4" w:rsidRPr="008A325B" w:rsidRDefault="00BB4BBA" w:rsidP="00681676">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681676">
            <w:pPr>
              <w:pStyle w:val="TableText"/>
            </w:pPr>
            <w:r w:rsidRPr="00A811D3">
              <w:t>Device Configuration</w:t>
            </w:r>
          </w:p>
        </w:tc>
        <w:tc>
          <w:tcPr>
            <w:tcW w:w="5600" w:type="dxa"/>
            <w:shd w:val="clear" w:color="auto" w:fill="auto"/>
          </w:tcPr>
          <w:p w14:paraId="3BDAA492" w14:textId="4D6328A0" w:rsidR="00B706D4" w:rsidRPr="008A325B" w:rsidRDefault="00BB4BBA" w:rsidP="00681676">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681676">
            <w:pPr>
              <w:pStyle w:val="TableText"/>
            </w:pPr>
            <w:r w:rsidRPr="00A811D3">
              <w:t>Device Profile</w:t>
            </w:r>
          </w:p>
        </w:tc>
        <w:tc>
          <w:tcPr>
            <w:tcW w:w="5600" w:type="dxa"/>
            <w:shd w:val="clear" w:color="auto" w:fill="auto"/>
          </w:tcPr>
          <w:p w14:paraId="09A2EAF4" w14:textId="4CE85B31" w:rsidR="00BB4BBA" w:rsidRPr="00BB4BBA" w:rsidRDefault="00BB4BBA" w:rsidP="00681676">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681676">
            <w:pPr>
              <w:pStyle w:val="TableText"/>
            </w:pPr>
            <w:r w:rsidRPr="00BA7567">
              <w:t>FD</w:t>
            </w:r>
          </w:p>
        </w:tc>
        <w:tc>
          <w:tcPr>
            <w:tcW w:w="5600" w:type="dxa"/>
            <w:shd w:val="clear" w:color="auto" w:fill="auto"/>
          </w:tcPr>
          <w:p w14:paraId="2AF25EC1" w14:textId="549A3A59" w:rsidR="00BB4BBA" w:rsidRPr="00BA7567" w:rsidRDefault="00816354" w:rsidP="00681676">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681676">
            <w:pPr>
              <w:pStyle w:val="TableText"/>
            </w:pPr>
            <w:r w:rsidRPr="00BA7567">
              <w:t>Field Device Link</w:t>
            </w:r>
          </w:p>
        </w:tc>
        <w:tc>
          <w:tcPr>
            <w:tcW w:w="5600" w:type="dxa"/>
            <w:shd w:val="clear" w:color="auto" w:fill="auto"/>
          </w:tcPr>
          <w:p w14:paraId="65C6452C" w14:textId="4E7D717A" w:rsidR="0030026D" w:rsidRPr="00BA7567" w:rsidRDefault="0030026D" w:rsidP="00681676">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681676">
            <w:pPr>
              <w:pStyle w:val="TableText"/>
            </w:pPr>
            <w:r>
              <w:t>IIOT</w:t>
            </w:r>
          </w:p>
        </w:tc>
        <w:tc>
          <w:tcPr>
            <w:tcW w:w="5600" w:type="dxa"/>
            <w:shd w:val="clear" w:color="auto" w:fill="auto"/>
          </w:tcPr>
          <w:p w14:paraId="6E463C40" w14:textId="610A4A28" w:rsidR="00A811D3" w:rsidRPr="00BB4BBA" w:rsidRDefault="00A811D3" w:rsidP="00681676">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681676">
            <w:pPr>
              <w:pStyle w:val="TableText"/>
            </w:pPr>
            <w:r>
              <w:t>IOT</w:t>
            </w:r>
          </w:p>
        </w:tc>
        <w:tc>
          <w:tcPr>
            <w:tcW w:w="5600" w:type="dxa"/>
            <w:shd w:val="clear" w:color="auto" w:fill="auto"/>
          </w:tcPr>
          <w:p w14:paraId="7B848EBB" w14:textId="35C94245" w:rsidR="00A811D3" w:rsidRPr="00BB4BBA" w:rsidRDefault="00A811D3" w:rsidP="00681676">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681676">
            <w:pPr>
              <w:pStyle w:val="TableText"/>
            </w:pPr>
            <w:r w:rsidRPr="00BA7567">
              <w:t>JSON</w:t>
            </w:r>
          </w:p>
        </w:tc>
        <w:tc>
          <w:tcPr>
            <w:tcW w:w="5600" w:type="dxa"/>
            <w:shd w:val="clear" w:color="auto" w:fill="auto"/>
          </w:tcPr>
          <w:p w14:paraId="733E1C28" w14:textId="64698931" w:rsidR="00BB4BBA" w:rsidRPr="00BA7567" w:rsidRDefault="00D34840" w:rsidP="00681676">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681676">
            <w:pPr>
              <w:pStyle w:val="TableText"/>
            </w:pPr>
            <w:r>
              <w:lastRenderedPageBreak/>
              <w:t>LWT</w:t>
            </w:r>
          </w:p>
        </w:tc>
        <w:tc>
          <w:tcPr>
            <w:tcW w:w="5600" w:type="dxa"/>
            <w:shd w:val="clear" w:color="auto" w:fill="auto"/>
          </w:tcPr>
          <w:p w14:paraId="7AC6EC30" w14:textId="33D8725A" w:rsidR="00E05760" w:rsidRPr="009D3A7D" w:rsidRDefault="00E05760" w:rsidP="00681676">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681676">
            <w:pPr>
              <w:pStyle w:val="TableText"/>
            </w:pPr>
            <w:r w:rsidRPr="00A811D3">
              <w:t>MQTT</w:t>
            </w:r>
          </w:p>
        </w:tc>
        <w:tc>
          <w:tcPr>
            <w:tcW w:w="5600" w:type="dxa"/>
            <w:shd w:val="clear" w:color="auto" w:fill="auto"/>
          </w:tcPr>
          <w:p w14:paraId="1F7933A6" w14:textId="7F4172FF" w:rsidR="00BB4BBA" w:rsidRPr="00BB4BBA" w:rsidRDefault="009D3A7D" w:rsidP="00681676">
            <w:pPr>
              <w:pStyle w:val="TableText"/>
            </w:pPr>
            <w:proofErr w:type="gramStart"/>
            <w:r w:rsidRPr="009D3A7D">
              <w:t>Lightweight</w:t>
            </w:r>
            <w:proofErr w:type="gramEnd"/>
            <w:r w:rsidRPr="009D3A7D">
              <w:t xml:space="preserve">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681676">
            <w:pPr>
              <w:pStyle w:val="TableText"/>
            </w:pPr>
            <w:r>
              <w:t>OT</w:t>
            </w:r>
          </w:p>
        </w:tc>
        <w:tc>
          <w:tcPr>
            <w:tcW w:w="5600" w:type="dxa"/>
            <w:shd w:val="clear" w:color="auto" w:fill="auto"/>
          </w:tcPr>
          <w:p w14:paraId="756A96A9" w14:textId="08AB4CAB" w:rsidR="00A811D3" w:rsidRPr="009D3A7D" w:rsidRDefault="00A811D3" w:rsidP="00681676">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681676">
            <w:pPr>
              <w:pStyle w:val="TableText"/>
            </w:pPr>
            <w:r>
              <w:t>Payload</w:t>
            </w:r>
          </w:p>
        </w:tc>
        <w:tc>
          <w:tcPr>
            <w:tcW w:w="5600" w:type="dxa"/>
            <w:shd w:val="clear" w:color="auto" w:fill="auto"/>
          </w:tcPr>
          <w:p w14:paraId="09411C6E" w14:textId="23F8E4CB" w:rsidR="00405E4C" w:rsidRDefault="00405E4C" w:rsidP="00681676">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681676">
            <w:pPr>
              <w:pStyle w:val="TableText"/>
            </w:pPr>
            <w:r w:rsidRPr="00A811D3">
              <w:t>Point</w:t>
            </w:r>
          </w:p>
        </w:tc>
        <w:tc>
          <w:tcPr>
            <w:tcW w:w="5600" w:type="dxa"/>
            <w:shd w:val="clear" w:color="auto" w:fill="auto"/>
          </w:tcPr>
          <w:p w14:paraId="19804CDD" w14:textId="13DB969E" w:rsidR="00BB4BBA" w:rsidRPr="00BB4BBA" w:rsidRDefault="009D3A7D" w:rsidP="00681676">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681676">
            <w:pPr>
              <w:pStyle w:val="TableText"/>
            </w:pPr>
            <w:r w:rsidRPr="00BA7567">
              <w:t>QoS</w:t>
            </w:r>
          </w:p>
        </w:tc>
        <w:tc>
          <w:tcPr>
            <w:tcW w:w="5600" w:type="dxa"/>
            <w:shd w:val="clear" w:color="auto" w:fill="auto"/>
          </w:tcPr>
          <w:p w14:paraId="27E95950" w14:textId="6674BEB2" w:rsidR="000C3CED" w:rsidRPr="00BA7567" w:rsidRDefault="00403DE2" w:rsidP="00681676">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681676">
            <w:pPr>
              <w:pStyle w:val="TableText"/>
            </w:pPr>
            <w:r w:rsidRPr="00BA7567">
              <w:t>SA</w:t>
            </w:r>
          </w:p>
        </w:tc>
        <w:tc>
          <w:tcPr>
            <w:tcW w:w="5600" w:type="dxa"/>
            <w:shd w:val="clear" w:color="auto" w:fill="auto"/>
          </w:tcPr>
          <w:p w14:paraId="4BFC9EF9" w14:textId="39AC0F0D" w:rsidR="009D3A7D" w:rsidRPr="00BA7567" w:rsidRDefault="00A9514D" w:rsidP="00681676">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681676">
            <w:pPr>
              <w:pStyle w:val="TableText"/>
            </w:pPr>
            <w:r w:rsidRPr="00A811D3">
              <w:t>Topic</w:t>
            </w:r>
          </w:p>
        </w:tc>
        <w:tc>
          <w:tcPr>
            <w:tcW w:w="5600" w:type="dxa"/>
            <w:shd w:val="clear" w:color="auto" w:fill="auto"/>
          </w:tcPr>
          <w:p w14:paraId="69BE1500" w14:textId="157FFB34" w:rsidR="009D3A7D" w:rsidRPr="009D3A7D" w:rsidRDefault="009D3A7D" w:rsidP="00681676">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681676">
            <w:pPr>
              <w:pStyle w:val="TableText"/>
            </w:pPr>
            <w:r w:rsidRPr="00A811D3">
              <w:t xml:space="preserve">UUID </w:t>
            </w:r>
          </w:p>
        </w:tc>
        <w:tc>
          <w:tcPr>
            <w:tcW w:w="5600" w:type="dxa"/>
            <w:shd w:val="clear" w:color="auto" w:fill="auto"/>
          </w:tcPr>
          <w:p w14:paraId="37DB77FD" w14:textId="08854C4A" w:rsidR="009D3A7D" w:rsidRPr="009D3A7D" w:rsidRDefault="009D3A7D" w:rsidP="00681676">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1" w:name="_Toc172098927"/>
      <w:r>
        <w:t>References</w:t>
      </w:r>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12" w:name="JSON"/>
            <w:r w:rsidRPr="004172D7">
              <w:rPr>
                <w:rFonts w:eastAsia="DengXian" w:cs="Arial"/>
                <w:lang w:val="fr-FR" w:eastAsia="en-US"/>
              </w:rPr>
              <w:t>[JSON]</w:t>
            </w:r>
            <w:bookmarkEnd w:id="12"/>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13" w:name="MQTT"/>
            <w:r w:rsidRPr="004172D7">
              <w:rPr>
                <w:rFonts w:eastAsia="DengXian" w:cs="Arial"/>
                <w:lang w:eastAsia="en-US"/>
              </w:rPr>
              <w:t>[MQTT]</w:t>
            </w:r>
            <w:bookmarkEnd w:id="13"/>
            <w:r w:rsidR="00A05273" w:rsidRPr="004172D7">
              <w:rPr>
                <w:rFonts w:eastAsia="DengXian" w:cs="Arial"/>
                <w:lang w:eastAsia="en-US"/>
              </w:rPr>
              <w:t xml:space="preserve"> </w:t>
            </w:r>
          </w:p>
        </w:tc>
        <w:tc>
          <w:tcPr>
            <w:tcW w:w="7751" w:type="dxa"/>
          </w:tcPr>
          <w:p w14:paraId="5E3B3A93" w14:textId="1634E4BA" w:rsidR="0024040F" w:rsidRPr="004172D7" w:rsidRDefault="00A05273" w:rsidP="00681676">
            <w:pPr>
              <w:pStyle w:val="TableTex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681676">
            <w:pPr>
              <w:pStyle w:val="TableTex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4"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14"/>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5" w:name="Timestamps"/>
            <w:r w:rsidRPr="004172D7">
              <w:rPr>
                <w:rFonts w:eastAsia="DengXian" w:cs="Arial"/>
                <w:lang w:eastAsia="en-US"/>
              </w:rPr>
              <w:t>[Timestamps]</w:t>
            </w:r>
            <w:bookmarkEnd w:id="15"/>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6" w:name="BASE64"/>
            <w:r w:rsidRPr="004172D7">
              <w:rPr>
                <w:rFonts w:eastAsia="DengXian" w:cs="Arial"/>
                <w:lang w:eastAsia="en-US"/>
              </w:rPr>
              <w:t>[BASE64]</w:t>
            </w:r>
            <w:bookmarkEnd w:id="16"/>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7" w:name="MIME"/>
            <w:r w:rsidRPr="004172D7">
              <w:rPr>
                <w:rFonts w:eastAsia="DengXian" w:cs="Arial"/>
                <w:lang w:eastAsia="en-US"/>
              </w:rPr>
              <w:t>[MIME]</w:t>
            </w:r>
            <w:bookmarkEnd w:id="17"/>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681676">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681676">
            <w:pPr>
              <w:pStyle w:val="TableTex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681676">
            <w:pPr>
              <w:pStyle w:val="TableTex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681676">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681676">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681676">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8" w:name="_Toc195946169"/>
      <w:bookmarkStart w:id="19" w:name="_Toc195946221"/>
      <w:r w:rsidR="006952F5" w:rsidRPr="00BA7567">
        <w:lastRenderedPageBreak/>
        <w:t xml:space="preserve">Table of </w:t>
      </w:r>
      <w:r w:rsidR="009B7F37" w:rsidRPr="00BA7567">
        <w:t>c</w:t>
      </w:r>
      <w:r w:rsidR="006952F5" w:rsidRPr="00BA7567">
        <w:t>ontents</w:t>
      </w:r>
      <w:bookmarkStart w:id="20" w:name="_Toc195946170"/>
      <w:bookmarkStart w:id="21" w:name="_Toc195946222"/>
      <w:bookmarkEnd w:id="18"/>
      <w:bookmarkEnd w:id="19"/>
    </w:p>
    <w:p w14:paraId="535CF261" w14:textId="04FECAA0" w:rsidR="003A2150" w:rsidRDefault="00FF421A">
      <w:pPr>
        <w:pStyle w:val="TOC1"/>
        <w:rPr>
          <w:ins w:id="22"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23"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ins>
      <w:r w:rsidR="003A2150">
        <w:rPr>
          <w:webHidden/>
        </w:rPr>
      </w:r>
      <w:r w:rsidR="003A2150">
        <w:rPr>
          <w:webHidden/>
        </w:rPr>
        <w:fldChar w:fldCharType="separate"/>
      </w:r>
      <w:ins w:id="24" w:author="Gavin Rawson" w:date="2024-07-17T10:16:00Z" w16du:dateUtc="2024-07-17T09:16:00Z">
        <w:r w:rsidR="00B048D0">
          <w:rPr>
            <w:webHidden/>
          </w:rPr>
          <w:t>2</w:t>
        </w:r>
      </w:ins>
      <w:ins w:id="25" w:author="Gavin Rawson" w:date="2024-07-17T08:55:00Z" w16du:dateUtc="2024-07-17T07:55:00Z">
        <w:r w:rsidR="003A2150">
          <w:rPr>
            <w:webHidden/>
          </w:rPr>
          <w:fldChar w:fldCharType="end"/>
        </w:r>
        <w:r w:rsidR="003A2150" w:rsidRPr="008A1F7D">
          <w:rPr>
            <w:rStyle w:val="Hyperlink"/>
          </w:rPr>
          <w:fldChar w:fldCharType="end"/>
        </w:r>
      </w:ins>
    </w:p>
    <w:p w14:paraId="2FCB5F83" w14:textId="5AFE5B3B" w:rsidR="003A2150" w:rsidRDefault="003A2150">
      <w:pPr>
        <w:pStyle w:val="TOC1"/>
        <w:rPr>
          <w:ins w:id="26" w:author="Gavin Rawson" w:date="2024-07-17T08:55:00Z" w16du:dateUtc="2024-07-17T07:55:00Z"/>
          <w:rFonts w:asciiTheme="minorHAnsi" w:eastAsiaTheme="minorEastAsia" w:hAnsiTheme="minorHAnsi" w:cstheme="minorBidi"/>
          <w:bCs w:val="0"/>
          <w:kern w:val="2"/>
          <w:sz w:val="24"/>
          <w:szCs w:val="24"/>
          <w14:ligatures w14:val="standardContextual"/>
        </w:rPr>
      </w:pPr>
      <w:ins w:id="2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ins>
      <w:r>
        <w:rPr>
          <w:webHidden/>
        </w:rPr>
      </w:r>
      <w:r>
        <w:rPr>
          <w:webHidden/>
        </w:rPr>
        <w:fldChar w:fldCharType="separate"/>
      </w:r>
      <w:ins w:id="28" w:author="Gavin Rawson" w:date="2024-07-17T10:16:00Z" w16du:dateUtc="2024-07-17T09:16:00Z">
        <w:r w:rsidR="00B048D0">
          <w:rPr>
            <w:webHidden/>
          </w:rPr>
          <w:t>2</w:t>
        </w:r>
      </w:ins>
      <w:ins w:id="29" w:author="Gavin Rawson" w:date="2024-07-17T08:55:00Z" w16du:dateUtc="2024-07-17T07:55:00Z">
        <w:r>
          <w:rPr>
            <w:webHidden/>
          </w:rPr>
          <w:fldChar w:fldCharType="end"/>
        </w:r>
        <w:r w:rsidRPr="008A1F7D">
          <w:rPr>
            <w:rStyle w:val="Hyperlink"/>
          </w:rPr>
          <w:fldChar w:fldCharType="end"/>
        </w:r>
      </w:ins>
    </w:p>
    <w:p w14:paraId="281BEA20" w14:textId="4B3CC26D" w:rsidR="003A2150" w:rsidRDefault="003A2150">
      <w:pPr>
        <w:pStyle w:val="TOC1"/>
        <w:rPr>
          <w:ins w:id="30" w:author="Gavin Rawson" w:date="2024-07-17T08:55:00Z" w16du:dateUtc="2024-07-17T07:55:00Z"/>
          <w:rFonts w:asciiTheme="minorHAnsi" w:eastAsiaTheme="minorEastAsia" w:hAnsiTheme="minorHAnsi" w:cstheme="minorBidi"/>
          <w:bCs w:val="0"/>
          <w:kern w:val="2"/>
          <w:sz w:val="24"/>
          <w:szCs w:val="24"/>
          <w14:ligatures w14:val="standardContextual"/>
        </w:rPr>
      </w:pPr>
      <w:ins w:id="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ins>
      <w:r>
        <w:rPr>
          <w:webHidden/>
        </w:rPr>
      </w:r>
      <w:r>
        <w:rPr>
          <w:webHidden/>
        </w:rPr>
        <w:fldChar w:fldCharType="separate"/>
      </w:r>
      <w:ins w:id="32" w:author="Gavin Rawson" w:date="2024-07-17T10:16:00Z" w16du:dateUtc="2024-07-17T09:16:00Z">
        <w:r w:rsidR="00B048D0">
          <w:rPr>
            <w:webHidden/>
          </w:rPr>
          <w:t>3</w:t>
        </w:r>
      </w:ins>
      <w:ins w:id="33" w:author="Gavin Rawson" w:date="2024-07-17T08:55:00Z" w16du:dateUtc="2024-07-17T07:55:00Z">
        <w:r>
          <w:rPr>
            <w:webHidden/>
          </w:rPr>
          <w:fldChar w:fldCharType="end"/>
        </w:r>
        <w:r w:rsidRPr="008A1F7D">
          <w:rPr>
            <w:rStyle w:val="Hyperlink"/>
          </w:rPr>
          <w:fldChar w:fldCharType="end"/>
        </w:r>
      </w:ins>
    </w:p>
    <w:p w14:paraId="51F196AE" w14:textId="784660D6" w:rsidR="003A2150" w:rsidRDefault="003A2150">
      <w:pPr>
        <w:pStyle w:val="TOC1"/>
        <w:rPr>
          <w:ins w:id="34" w:author="Gavin Rawson" w:date="2024-07-17T08:55:00Z" w16du:dateUtc="2024-07-17T07:55:00Z"/>
          <w:rFonts w:asciiTheme="minorHAnsi" w:eastAsiaTheme="minorEastAsia" w:hAnsiTheme="minorHAnsi" w:cstheme="minorBidi"/>
          <w:bCs w:val="0"/>
          <w:kern w:val="2"/>
          <w:sz w:val="24"/>
          <w:szCs w:val="24"/>
          <w14:ligatures w14:val="standardContextual"/>
        </w:rPr>
      </w:pPr>
      <w:ins w:id="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ins>
      <w:r>
        <w:rPr>
          <w:webHidden/>
        </w:rPr>
      </w:r>
      <w:r>
        <w:rPr>
          <w:webHidden/>
        </w:rPr>
        <w:fldChar w:fldCharType="separate"/>
      </w:r>
      <w:ins w:id="36" w:author="Gavin Rawson" w:date="2024-07-17T10:16:00Z" w16du:dateUtc="2024-07-17T09:16:00Z">
        <w:r w:rsidR="00B048D0">
          <w:rPr>
            <w:webHidden/>
          </w:rPr>
          <w:t>3</w:t>
        </w:r>
      </w:ins>
      <w:ins w:id="37" w:author="Gavin Rawson" w:date="2024-07-17T08:55:00Z" w16du:dateUtc="2024-07-17T07:55:00Z">
        <w:r>
          <w:rPr>
            <w:webHidden/>
          </w:rPr>
          <w:fldChar w:fldCharType="end"/>
        </w:r>
        <w:r w:rsidRPr="008A1F7D">
          <w:rPr>
            <w:rStyle w:val="Hyperlink"/>
          </w:rPr>
          <w:fldChar w:fldCharType="end"/>
        </w:r>
      </w:ins>
    </w:p>
    <w:p w14:paraId="3C2E6EDF" w14:textId="2D26BA75" w:rsidR="003A2150" w:rsidRDefault="003A2150">
      <w:pPr>
        <w:pStyle w:val="TOC1"/>
        <w:rPr>
          <w:ins w:id="38" w:author="Gavin Rawson" w:date="2024-07-17T08:55:00Z" w16du:dateUtc="2024-07-17T07:55:00Z"/>
          <w:rFonts w:asciiTheme="minorHAnsi" w:eastAsiaTheme="minorEastAsia" w:hAnsiTheme="minorHAnsi" w:cstheme="minorBidi"/>
          <w:bCs w:val="0"/>
          <w:kern w:val="2"/>
          <w:sz w:val="24"/>
          <w:szCs w:val="24"/>
          <w14:ligatures w14:val="standardContextual"/>
        </w:rPr>
      </w:pPr>
      <w:ins w:id="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ins>
      <w:r>
        <w:rPr>
          <w:webHidden/>
        </w:rPr>
      </w:r>
      <w:r>
        <w:rPr>
          <w:webHidden/>
        </w:rPr>
        <w:fldChar w:fldCharType="separate"/>
      </w:r>
      <w:ins w:id="40" w:author="Gavin Rawson" w:date="2024-07-17T10:16:00Z" w16du:dateUtc="2024-07-17T09:16:00Z">
        <w:r w:rsidR="00B048D0">
          <w:rPr>
            <w:webHidden/>
          </w:rPr>
          <w:t>3</w:t>
        </w:r>
      </w:ins>
      <w:ins w:id="41" w:author="Gavin Rawson" w:date="2024-07-17T08:55:00Z" w16du:dateUtc="2024-07-17T07:55:00Z">
        <w:r>
          <w:rPr>
            <w:webHidden/>
          </w:rPr>
          <w:fldChar w:fldCharType="end"/>
        </w:r>
        <w:r w:rsidRPr="008A1F7D">
          <w:rPr>
            <w:rStyle w:val="Hyperlink"/>
          </w:rPr>
          <w:fldChar w:fldCharType="end"/>
        </w:r>
      </w:ins>
    </w:p>
    <w:p w14:paraId="5C603CCC" w14:textId="480AC9E8" w:rsidR="003A2150" w:rsidRDefault="003A2150">
      <w:pPr>
        <w:pStyle w:val="TOC1"/>
        <w:rPr>
          <w:ins w:id="42" w:author="Gavin Rawson" w:date="2024-07-17T08:55:00Z" w16du:dateUtc="2024-07-17T07:55:00Z"/>
          <w:rFonts w:asciiTheme="minorHAnsi" w:eastAsiaTheme="minorEastAsia" w:hAnsiTheme="minorHAnsi" w:cstheme="minorBidi"/>
          <w:bCs w:val="0"/>
          <w:kern w:val="2"/>
          <w:sz w:val="24"/>
          <w:szCs w:val="24"/>
          <w14:ligatures w14:val="standardContextual"/>
        </w:rPr>
      </w:pPr>
      <w:ins w:id="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ins>
      <w:r>
        <w:rPr>
          <w:webHidden/>
        </w:rPr>
      </w:r>
      <w:r>
        <w:rPr>
          <w:webHidden/>
        </w:rPr>
        <w:fldChar w:fldCharType="separate"/>
      </w:r>
      <w:ins w:id="44" w:author="Gavin Rawson" w:date="2024-07-17T10:16:00Z" w16du:dateUtc="2024-07-17T09:16:00Z">
        <w:r w:rsidR="00B048D0">
          <w:rPr>
            <w:webHidden/>
          </w:rPr>
          <w:t>3</w:t>
        </w:r>
      </w:ins>
      <w:ins w:id="45" w:author="Gavin Rawson" w:date="2024-07-17T08:55:00Z" w16du:dateUtc="2024-07-17T07:55:00Z">
        <w:r>
          <w:rPr>
            <w:webHidden/>
          </w:rPr>
          <w:fldChar w:fldCharType="end"/>
        </w:r>
        <w:r w:rsidRPr="008A1F7D">
          <w:rPr>
            <w:rStyle w:val="Hyperlink"/>
          </w:rPr>
          <w:fldChar w:fldCharType="end"/>
        </w:r>
      </w:ins>
    </w:p>
    <w:p w14:paraId="73094B80" w14:textId="0DBF6AA2" w:rsidR="003A2150" w:rsidRDefault="003A2150">
      <w:pPr>
        <w:pStyle w:val="TOC1"/>
        <w:rPr>
          <w:ins w:id="46" w:author="Gavin Rawson" w:date="2024-07-17T08:55:00Z" w16du:dateUtc="2024-07-17T07:55:00Z"/>
          <w:rFonts w:asciiTheme="minorHAnsi" w:eastAsiaTheme="minorEastAsia" w:hAnsiTheme="minorHAnsi" w:cstheme="minorBidi"/>
          <w:bCs w:val="0"/>
          <w:kern w:val="2"/>
          <w:sz w:val="24"/>
          <w:szCs w:val="24"/>
          <w14:ligatures w14:val="standardContextual"/>
        </w:rPr>
      </w:pPr>
      <w:ins w:id="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ins>
      <w:r>
        <w:rPr>
          <w:webHidden/>
        </w:rPr>
      </w:r>
      <w:r>
        <w:rPr>
          <w:webHidden/>
        </w:rPr>
        <w:fldChar w:fldCharType="separate"/>
      </w:r>
      <w:ins w:id="48" w:author="Gavin Rawson" w:date="2024-07-17T10:16:00Z" w16du:dateUtc="2024-07-17T09:16:00Z">
        <w:r w:rsidR="00B048D0">
          <w:rPr>
            <w:webHidden/>
          </w:rPr>
          <w:t>4</w:t>
        </w:r>
      </w:ins>
      <w:ins w:id="49" w:author="Gavin Rawson" w:date="2024-07-17T08:55:00Z" w16du:dateUtc="2024-07-17T07:55:00Z">
        <w:r>
          <w:rPr>
            <w:webHidden/>
          </w:rPr>
          <w:fldChar w:fldCharType="end"/>
        </w:r>
        <w:r w:rsidRPr="008A1F7D">
          <w:rPr>
            <w:rStyle w:val="Hyperlink"/>
          </w:rPr>
          <w:fldChar w:fldCharType="end"/>
        </w:r>
      </w:ins>
    </w:p>
    <w:p w14:paraId="46A27532" w14:textId="253F2A90" w:rsidR="003A2150" w:rsidRDefault="003A2150">
      <w:pPr>
        <w:pStyle w:val="TOC1"/>
        <w:rPr>
          <w:ins w:id="50" w:author="Gavin Rawson" w:date="2024-07-17T08:55:00Z" w16du:dateUtc="2024-07-17T07:55:00Z"/>
          <w:rFonts w:asciiTheme="minorHAnsi" w:eastAsiaTheme="minorEastAsia" w:hAnsiTheme="minorHAnsi" w:cstheme="minorBidi"/>
          <w:bCs w:val="0"/>
          <w:kern w:val="2"/>
          <w:sz w:val="24"/>
          <w:szCs w:val="24"/>
          <w14:ligatures w14:val="standardContextual"/>
        </w:rPr>
      </w:pPr>
      <w:ins w:id="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ins>
      <w:r>
        <w:rPr>
          <w:webHidden/>
        </w:rPr>
      </w:r>
      <w:r>
        <w:rPr>
          <w:webHidden/>
        </w:rPr>
        <w:fldChar w:fldCharType="separate"/>
      </w:r>
      <w:ins w:id="52" w:author="Gavin Rawson" w:date="2024-07-17T10:16:00Z" w16du:dateUtc="2024-07-17T09:16:00Z">
        <w:r w:rsidR="00B048D0">
          <w:rPr>
            <w:webHidden/>
          </w:rPr>
          <w:t>11</w:t>
        </w:r>
      </w:ins>
      <w:ins w:id="53" w:author="Gavin Rawson" w:date="2024-07-17T08:55:00Z" w16du:dateUtc="2024-07-17T07:55:00Z">
        <w:r>
          <w:rPr>
            <w:webHidden/>
          </w:rPr>
          <w:fldChar w:fldCharType="end"/>
        </w:r>
        <w:r w:rsidRPr="008A1F7D">
          <w:rPr>
            <w:rStyle w:val="Hyperlink"/>
          </w:rPr>
          <w:fldChar w:fldCharType="end"/>
        </w:r>
      </w:ins>
    </w:p>
    <w:p w14:paraId="6176D734" w14:textId="470D1629" w:rsidR="003A2150" w:rsidRDefault="003A2150">
      <w:pPr>
        <w:pStyle w:val="TOC2"/>
        <w:rPr>
          <w:ins w:id="54" w:author="Gavin Rawson" w:date="2024-07-17T08:55:00Z" w16du:dateUtc="2024-07-17T07:55:00Z"/>
          <w:rFonts w:asciiTheme="minorHAnsi" w:eastAsiaTheme="minorEastAsia" w:hAnsiTheme="minorHAnsi" w:cstheme="minorBidi"/>
          <w:kern w:val="2"/>
          <w:sz w:val="24"/>
          <w:szCs w:val="24"/>
          <w14:ligatures w14:val="standardContextual"/>
        </w:rPr>
      </w:pPr>
      <w:ins w:id="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ins>
      <w:r>
        <w:rPr>
          <w:webHidden/>
        </w:rPr>
      </w:r>
      <w:r>
        <w:rPr>
          <w:webHidden/>
        </w:rPr>
        <w:fldChar w:fldCharType="separate"/>
      </w:r>
      <w:ins w:id="56" w:author="Gavin Rawson" w:date="2024-07-17T10:16:00Z" w16du:dateUtc="2024-07-17T09:16:00Z">
        <w:r w:rsidR="00B048D0">
          <w:rPr>
            <w:webHidden/>
          </w:rPr>
          <w:t>11</w:t>
        </w:r>
      </w:ins>
      <w:ins w:id="57" w:author="Gavin Rawson" w:date="2024-07-17T08:55:00Z" w16du:dateUtc="2024-07-17T07:55:00Z">
        <w:r>
          <w:rPr>
            <w:webHidden/>
          </w:rPr>
          <w:fldChar w:fldCharType="end"/>
        </w:r>
        <w:r w:rsidRPr="008A1F7D">
          <w:rPr>
            <w:rStyle w:val="Hyperlink"/>
          </w:rPr>
          <w:fldChar w:fldCharType="end"/>
        </w:r>
      </w:ins>
    </w:p>
    <w:p w14:paraId="272AD024" w14:textId="223B9EF6" w:rsidR="003A2150" w:rsidRDefault="003A2150">
      <w:pPr>
        <w:pStyle w:val="TOC2"/>
        <w:rPr>
          <w:ins w:id="58" w:author="Gavin Rawson" w:date="2024-07-17T08:55:00Z" w16du:dateUtc="2024-07-17T07:55:00Z"/>
          <w:rFonts w:asciiTheme="minorHAnsi" w:eastAsiaTheme="minorEastAsia" w:hAnsiTheme="minorHAnsi" w:cstheme="minorBidi"/>
          <w:kern w:val="2"/>
          <w:sz w:val="24"/>
          <w:szCs w:val="24"/>
          <w14:ligatures w14:val="standardContextual"/>
        </w:rPr>
      </w:pPr>
      <w:ins w:id="5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ins>
      <w:r>
        <w:rPr>
          <w:webHidden/>
        </w:rPr>
      </w:r>
      <w:r>
        <w:rPr>
          <w:webHidden/>
        </w:rPr>
        <w:fldChar w:fldCharType="separate"/>
      </w:r>
      <w:ins w:id="60" w:author="Gavin Rawson" w:date="2024-07-17T10:16:00Z" w16du:dateUtc="2024-07-17T09:16:00Z">
        <w:r w:rsidR="00B048D0">
          <w:rPr>
            <w:webHidden/>
          </w:rPr>
          <w:t>11</w:t>
        </w:r>
      </w:ins>
      <w:ins w:id="61" w:author="Gavin Rawson" w:date="2024-07-17T08:55:00Z" w16du:dateUtc="2024-07-17T07:55:00Z">
        <w:r>
          <w:rPr>
            <w:webHidden/>
          </w:rPr>
          <w:fldChar w:fldCharType="end"/>
        </w:r>
        <w:r w:rsidRPr="008A1F7D">
          <w:rPr>
            <w:rStyle w:val="Hyperlink"/>
          </w:rPr>
          <w:fldChar w:fldCharType="end"/>
        </w:r>
      </w:ins>
    </w:p>
    <w:p w14:paraId="307FBE49" w14:textId="20E36D09" w:rsidR="003A2150" w:rsidRDefault="003A2150">
      <w:pPr>
        <w:pStyle w:val="TOC2"/>
        <w:rPr>
          <w:ins w:id="62" w:author="Gavin Rawson" w:date="2024-07-17T08:55:00Z" w16du:dateUtc="2024-07-17T07:55:00Z"/>
          <w:rFonts w:asciiTheme="minorHAnsi" w:eastAsiaTheme="minorEastAsia" w:hAnsiTheme="minorHAnsi" w:cstheme="minorBidi"/>
          <w:kern w:val="2"/>
          <w:sz w:val="24"/>
          <w:szCs w:val="24"/>
          <w14:ligatures w14:val="standardContextual"/>
        </w:rPr>
      </w:pPr>
      <w:ins w:id="6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ins>
      <w:r>
        <w:rPr>
          <w:webHidden/>
        </w:rPr>
      </w:r>
      <w:r>
        <w:rPr>
          <w:webHidden/>
        </w:rPr>
        <w:fldChar w:fldCharType="separate"/>
      </w:r>
      <w:ins w:id="64" w:author="Gavin Rawson" w:date="2024-07-17T10:16:00Z" w16du:dateUtc="2024-07-17T09:16:00Z">
        <w:r w:rsidR="00B048D0">
          <w:rPr>
            <w:webHidden/>
          </w:rPr>
          <w:t>12</w:t>
        </w:r>
      </w:ins>
      <w:ins w:id="65" w:author="Gavin Rawson" w:date="2024-07-17T08:55:00Z" w16du:dateUtc="2024-07-17T07:55:00Z">
        <w:r>
          <w:rPr>
            <w:webHidden/>
          </w:rPr>
          <w:fldChar w:fldCharType="end"/>
        </w:r>
        <w:r w:rsidRPr="008A1F7D">
          <w:rPr>
            <w:rStyle w:val="Hyperlink"/>
          </w:rPr>
          <w:fldChar w:fldCharType="end"/>
        </w:r>
      </w:ins>
    </w:p>
    <w:p w14:paraId="2FB3BBC1" w14:textId="14E401BB" w:rsidR="003A2150" w:rsidRDefault="003A2150">
      <w:pPr>
        <w:pStyle w:val="TOC2"/>
        <w:rPr>
          <w:ins w:id="66" w:author="Gavin Rawson" w:date="2024-07-17T08:55:00Z" w16du:dateUtc="2024-07-17T07:55:00Z"/>
          <w:rFonts w:asciiTheme="minorHAnsi" w:eastAsiaTheme="minorEastAsia" w:hAnsiTheme="minorHAnsi" w:cstheme="minorBidi"/>
          <w:kern w:val="2"/>
          <w:sz w:val="24"/>
          <w:szCs w:val="24"/>
          <w14:ligatures w14:val="standardContextual"/>
        </w:rPr>
      </w:pPr>
      <w:ins w:id="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ins>
      <w:r>
        <w:rPr>
          <w:webHidden/>
        </w:rPr>
      </w:r>
      <w:r>
        <w:rPr>
          <w:webHidden/>
        </w:rPr>
        <w:fldChar w:fldCharType="separate"/>
      </w:r>
      <w:ins w:id="68" w:author="Gavin Rawson" w:date="2024-07-17T10:16:00Z" w16du:dateUtc="2024-07-17T09:16:00Z">
        <w:r w:rsidR="00B048D0">
          <w:rPr>
            <w:webHidden/>
          </w:rPr>
          <w:t>12</w:t>
        </w:r>
      </w:ins>
      <w:ins w:id="69" w:author="Gavin Rawson" w:date="2024-07-17T08:55:00Z" w16du:dateUtc="2024-07-17T07:55:00Z">
        <w:r>
          <w:rPr>
            <w:webHidden/>
          </w:rPr>
          <w:fldChar w:fldCharType="end"/>
        </w:r>
        <w:r w:rsidRPr="008A1F7D">
          <w:rPr>
            <w:rStyle w:val="Hyperlink"/>
          </w:rPr>
          <w:fldChar w:fldCharType="end"/>
        </w:r>
      </w:ins>
    </w:p>
    <w:p w14:paraId="1D36AEA9" w14:textId="7FE30305" w:rsidR="003A2150" w:rsidRDefault="003A2150">
      <w:pPr>
        <w:pStyle w:val="TOC2"/>
        <w:rPr>
          <w:ins w:id="70" w:author="Gavin Rawson" w:date="2024-07-17T08:55:00Z" w16du:dateUtc="2024-07-17T07:55:00Z"/>
          <w:rFonts w:asciiTheme="minorHAnsi" w:eastAsiaTheme="minorEastAsia" w:hAnsiTheme="minorHAnsi" w:cstheme="minorBidi"/>
          <w:kern w:val="2"/>
          <w:sz w:val="24"/>
          <w:szCs w:val="24"/>
          <w14:ligatures w14:val="standardContextual"/>
        </w:rPr>
      </w:pPr>
      <w:ins w:id="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ins>
      <w:r>
        <w:rPr>
          <w:webHidden/>
        </w:rPr>
      </w:r>
      <w:r>
        <w:rPr>
          <w:webHidden/>
        </w:rPr>
        <w:fldChar w:fldCharType="separate"/>
      </w:r>
      <w:ins w:id="72" w:author="Gavin Rawson" w:date="2024-07-17T10:16:00Z" w16du:dateUtc="2024-07-17T09:16:00Z">
        <w:r w:rsidR="00B048D0">
          <w:rPr>
            <w:webHidden/>
          </w:rPr>
          <w:t>13</w:t>
        </w:r>
      </w:ins>
      <w:ins w:id="73" w:author="Gavin Rawson" w:date="2024-07-17T08:55:00Z" w16du:dateUtc="2024-07-17T07:55:00Z">
        <w:r>
          <w:rPr>
            <w:webHidden/>
          </w:rPr>
          <w:fldChar w:fldCharType="end"/>
        </w:r>
        <w:r w:rsidRPr="008A1F7D">
          <w:rPr>
            <w:rStyle w:val="Hyperlink"/>
          </w:rPr>
          <w:fldChar w:fldCharType="end"/>
        </w:r>
      </w:ins>
    </w:p>
    <w:p w14:paraId="55D7512D" w14:textId="372F0184" w:rsidR="003A2150" w:rsidRDefault="003A2150">
      <w:pPr>
        <w:pStyle w:val="TOC2"/>
        <w:rPr>
          <w:ins w:id="74" w:author="Gavin Rawson" w:date="2024-07-17T08:55:00Z" w16du:dateUtc="2024-07-17T07:55:00Z"/>
          <w:rFonts w:asciiTheme="minorHAnsi" w:eastAsiaTheme="minorEastAsia" w:hAnsiTheme="minorHAnsi" w:cstheme="minorBidi"/>
          <w:kern w:val="2"/>
          <w:sz w:val="24"/>
          <w:szCs w:val="24"/>
          <w14:ligatures w14:val="standardContextual"/>
        </w:rPr>
      </w:pPr>
      <w:ins w:id="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ins>
      <w:r>
        <w:rPr>
          <w:webHidden/>
        </w:rPr>
      </w:r>
      <w:r>
        <w:rPr>
          <w:webHidden/>
        </w:rPr>
        <w:fldChar w:fldCharType="separate"/>
      </w:r>
      <w:ins w:id="76" w:author="Gavin Rawson" w:date="2024-07-17T10:16:00Z" w16du:dateUtc="2024-07-17T09:16:00Z">
        <w:r w:rsidR="00B048D0">
          <w:rPr>
            <w:webHidden/>
          </w:rPr>
          <w:t>13</w:t>
        </w:r>
      </w:ins>
      <w:ins w:id="77" w:author="Gavin Rawson" w:date="2024-07-17T08:55:00Z" w16du:dateUtc="2024-07-17T07:55:00Z">
        <w:r>
          <w:rPr>
            <w:webHidden/>
          </w:rPr>
          <w:fldChar w:fldCharType="end"/>
        </w:r>
        <w:r w:rsidRPr="008A1F7D">
          <w:rPr>
            <w:rStyle w:val="Hyperlink"/>
          </w:rPr>
          <w:fldChar w:fldCharType="end"/>
        </w:r>
      </w:ins>
    </w:p>
    <w:p w14:paraId="405205A3" w14:textId="121AFFBE" w:rsidR="003A2150" w:rsidRDefault="003A2150">
      <w:pPr>
        <w:pStyle w:val="TOC2"/>
        <w:rPr>
          <w:ins w:id="78" w:author="Gavin Rawson" w:date="2024-07-17T08:55:00Z" w16du:dateUtc="2024-07-17T07:55:00Z"/>
          <w:rFonts w:asciiTheme="minorHAnsi" w:eastAsiaTheme="minorEastAsia" w:hAnsiTheme="minorHAnsi" w:cstheme="minorBidi"/>
          <w:kern w:val="2"/>
          <w:sz w:val="24"/>
          <w:szCs w:val="24"/>
          <w14:ligatures w14:val="standardContextual"/>
        </w:rPr>
      </w:pPr>
      <w:ins w:id="7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ins>
      <w:r>
        <w:rPr>
          <w:webHidden/>
        </w:rPr>
      </w:r>
      <w:r>
        <w:rPr>
          <w:webHidden/>
        </w:rPr>
        <w:fldChar w:fldCharType="separate"/>
      </w:r>
      <w:ins w:id="80" w:author="Gavin Rawson" w:date="2024-07-17T10:16:00Z" w16du:dateUtc="2024-07-17T09:16:00Z">
        <w:r w:rsidR="00B048D0">
          <w:rPr>
            <w:webHidden/>
          </w:rPr>
          <w:t>13</w:t>
        </w:r>
      </w:ins>
      <w:ins w:id="81" w:author="Gavin Rawson" w:date="2024-07-17T08:55:00Z" w16du:dateUtc="2024-07-17T07:55:00Z">
        <w:r>
          <w:rPr>
            <w:webHidden/>
          </w:rPr>
          <w:fldChar w:fldCharType="end"/>
        </w:r>
        <w:r w:rsidRPr="008A1F7D">
          <w:rPr>
            <w:rStyle w:val="Hyperlink"/>
          </w:rPr>
          <w:fldChar w:fldCharType="end"/>
        </w:r>
      </w:ins>
    </w:p>
    <w:p w14:paraId="25AF1356" w14:textId="7F063128" w:rsidR="003A2150" w:rsidRDefault="003A2150">
      <w:pPr>
        <w:pStyle w:val="TOC1"/>
        <w:rPr>
          <w:ins w:id="82" w:author="Gavin Rawson" w:date="2024-07-17T08:55:00Z" w16du:dateUtc="2024-07-17T07:55:00Z"/>
          <w:rFonts w:asciiTheme="minorHAnsi" w:eastAsiaTheme="minorEastAsia" w:hAnsiTheme="minorHAnsi" w:cstheme="minorBidi"/>
          <w:bCs w:val="0"/>
          <w:kern w:val="2"/>
          <w:sz w:val="24"/>
          <w:szCs w:val="24"/>
          <w14:ligatures w14:val="standardContextual"/>
        </w:rPr>
      </w:pPr>
      <w:ins w:id="8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ins>
      <w:r>
        <w:rPr>
          <w:webHidden/>
        </w:rPr>
      </w:r>
      <w:r>
        <w:rPr>
          <w:webHidden/>
        </w:rPr>
        <w:fldChar w:fldCharType="separate"/>
      </w:r>
      <w:ins w:id="84" w:author="Gavin Rawson" w:date="2024-07-17T10:16:00Z" w16du:dateUtc="2024-07-17T09:16:00Z">
        <w:r w:rsidR="00B048D0">
          <w:rPr>
            <w:webHidden/>
          </w:rPr>
          <w:t>14</w:t>
        </w:r>
      </w:ins>
      <w:ins w:id="85" w:author="Gavin Rawson" w:date="2024-07-17T08:55:00Z" w16du:dateUtc="2024-07-17T07:55:00Z">
        <w:r>
          <w:rPr>
            <w:webHidden/>
          </w:rPr>
          <w:fldChar w:fldCharType="end"/>
        </w:r>
        <w:r w:rsidRPr="008A1F7D">
          <w:rPr>
            <w:rStyle w:val="Hyperlink"/>
          </w:rPr>
          <w:fldChar w:fldCharType="end"/>
        </w:r>
      </w:ins>
    </w:p>
    <w:p w14:paraId="48858AE8" w14:textId="1E48AE6E" w:rsidR="003A2150" w:rsidRDefault="003A2150">
      <w:pPr>
        <w:pStyle w:val="TOC2"/>
        <w:rPr>
          <w:ins w:id="86" w:author="Gavin Rawson" w:date="2024-07-17T08:55:00Z" w16du:dateUtc="2024-07-17T07:55:00Z"/>
          <w:rFonts w:asciiTheme="minorHAnsi" w:eastAsiaTheme="minorEastAsia" w:hAnsiTheme="minorHAnsi" w:cstheme="minorBidi"/>
          <w:kern w:val="2"/>
          <w:sz w:val="24"/>
          <w:szCs w:val="24"/>
          <w14:ligatures w14:val="standardContextual"/>
        </w:rPr>
      </w:pPr>
      <w:ins w:id="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ins>
      <w:r>
        <w:rPr>
          <w:webHidden/>
        </w:rPr>
      </w:r>
      <w:r>
        <w:rPr>
          <w:webHidden/>
        </w:rPr>
        <w:fldChar w:fldCharType="separate"/>
      </w:r>
      <w:ins w:id="88" w:author="Gavin Rawson" w:date="2024-07-17T10:16:00Z" w16du:dateUtc="2024-07-17T09:16:00Z">
        <w:r w:rsidR="00B048D0">
          <w:rPr>
            <w:webHidden/>
          </w:rPr>
          <w:t>14</w:t>
        </w:r>
      </w:ins>
      <w:ins w:id="89" w:author="Gavin Rawson" w:date="2024-07-17T08:55:00Z" w16du:dateUtc="2024-07-17T07:55:00Z">
        <w:r>
          <w:rPr>
            <w:webHidden/>
          </w:rPr>
          <w:fldChar w:fldCharType="end"/>
        </w:r>
        <w:r w:rsidRPr="008A1F7D">
          <w:rPr>
            <w:rStyle w:val="Hyperlink"/>
          </w:rPr>
          <w:fldChar w:fldCharType="end"/>
        </w:r>
      </w:ins>
    </w:p>
    <w:p w14:paraId="462EB6C1" w14:textId="0E09CAE7" w:rsidR="003A2150" w:rsidRDefault="003A2150">
      <w:pPr>
        <w:pStyle w:val="TOC3"/>
        <w:rPr>
          <w:ins w:id="90" w:author="Gavin Rawson" w:date="2024-07-17T08:55:00Z" w16du:dateUtc="2024-07-17T07:55:00Z"/>
          <w:rFonts w:asciiTheme="minorHAnsi" w:eastAsiaTheme="minorEastAsia" w:hAnsiTheme="minorHAnsi" w:cstheme="minorBidi"/>
          <w:noProof/>
          <w:kern w:val="2"/>
          <w:sz w:val="24"/>
          <w:szCs w:val="24"/>
          <w14:ligatures w14:val="standardContextual"/>
        </w:rPr>
      </w:pPr>
      <w:ins w:id="9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ins>
      <w:r>
        <w:rPr>
          <w:noProof/>
          <w:webHidden/>
        </w:rPr>
      </w:r>
      <w:r>
        <w:rPr>
          <w:noProof/>
          <w:webHidden/>
        </w:rPr>
        <w:fldChar w:fldCharType="separate"/>
      </w:r>
      <w:ins w:id="92" w:author="Gavin Rawson" w:date="2024-07-17T10:16:00Z" w16du:dateUtc="2024-07-17T09:16:00Z">
        <w:r w:rsidR="00B048D0">
          <w:rPr>
            <w:noProof/>
            <w:webHidden/>
          </w:rPr>
          <w:t>16</w:t>
        </w:r>
      </w:ins>
      <w:ins w:id="93" w:author="Gavin Rawson" w:date="2024-07-17T08:55:00Z" w16du:dateUtc="2024-07-17T07:55:00Z">
        <w:r>
          <w:rPr>
            <w:noProof/>
            <w:webHidden/>
          </w:rPr>
          <w:fldChar w:fldCharType="end"/>
        </w:r>
        <w:r w:rsidRPr="008A1F7D">
          <w:rPr>
            <w:rStyle w:val="Hyperlink"/>
            <w:noProof/>
          </w:rPr>
          <w:fldChar w:fldCharType="end"/>
        </w:r>
      </w:ins>
    </w:p>
    <w:p w14:paraId="0925E71A" w14:textId="774959AE" w:rsidR="003A2150" w:rsidRDefault="003A2150">
      <w:pPr>
        <w:pStyle w:val="TOC3"/>
        <w:rPr>
          <w:ins w:id="94" w:author="Gavin Rawson" w:date="2024-07-17T08:55:00Z" w16du:dateUtc="2024-07-17T07:55:00Z"/>
          <w:rFonts w:asciiTheme="minorHAnsi" w:eastAsiaTheme="minorEastAsia" w:hAnsiTheme="minorHAnsi" w:cstheme="minorBidi"/>
          <w:noProof/>
          <w:kern w:val="2"/>
          <w:sz w:val="24"/>
          <w:szCs w:val="24"/>
          <w14:ligatures w14:val="standardContextual"/>
        </w:rPr>
      </w:pPr>
      <w:ins w:id="9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ins>
      <w:r>
        <w:rPr>
          <w:noProof/>
          <w:webHidden/>
        </w:rPr>
      </w:r>
      <w:r>
        <w:rPr>
          <w:noProof/>
          <w:webHidden/>
        </w:rPr>
        <w:fldChar w:fldCharType="separate"/>
      </w:r>
      <w:ins w:id="96" w:author="Gavin Rawson" w:date="2024-07-17T10:16:00Z" w16du:dateUtc="2024-07-17T09:16:00Z">
        <w:r w:rsidR="00B048D0">
          <w:rPr>
            <w:noProof/>
            <w:webHidden/>
          </w:rPr>
          <w:t>16</w:t>
        </w:r>
      </w:ins>
      <w:ins w:id="97" w:author="Gavin Rawson" w:date="2024-07-17T08:55:00Z" w16du:dateUtc="2024-07-17T07:55:00Z">
        <w:r>
          <w:rPr>
            <w:noProof/>
            <w:webHidden/>
          </w:rPr>
          <w:fldChar w:fldCharType="end"/>
        </w:r>
        <w:r w:rsidRPr="008A1F7D">
          <w:rPr>
            <w:rStyle w:val="Hyperlink"/>
            <w:noProof/>
          </w:rPr>
          <w:fldChar w:fldCharType="end"/>
        </w:r>
      </w:ins>
    </w:p>
    <w:p w14:paraId="0E1F93E2" w14:textId="7913B75B" w:rsidR="003A2150" w:rsidRDefault="003A2150">
      <w:pPr>
        <w:pStyle w:val="TOC3"/>
        <w:rPr>
          <w:ins w:id="98" w:author="Gavin Rawson" w:date="2024-07-17T08:55:00Z" w16du:dateUtc="2024-07-17T07:55:00Z"/>
          <w:rFonts w:asciiTheme="minorHAnsi" w:eastAsiaTheme="minorEastAsia" w:hAnsiTheme="minorHAnsi" w:cstheme="minorBidi"/>
          <w:noProof/>
          <w:kern w:val="2"/>
          <w:sz w:val="24"/>
          <w:szCs w:val="24"/>
          <w14:ligatures w14:val="standardContextual"/>
        </w:rPr>
      </w:pPr>
      <w:ins w:id="9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ins>
      <w:r>
        <w:rPr>
          <w:noProof/>
          <w:webHidden/>
        </w:rPr>
      </w:r>
      <w:r>
        <w:rPr>
          <w:noProof/>
          <w:webHidden/>
        </w:rPr>
        <w:fldChar w:fldCharType="separate"/>
      </w:r>
      <w:ins w:id="100" w:author="Gavin Rawson" w:date="2024-07-17T10:16:00Z" w16du:dateUtc="2024-07-17T09:16:00Z">
        <w:r w:rsidR="00B048D0">
          <w:rPr>
            <w:noProof/>
            <w:webHidden/>
          </w:rPr>
          <w:t>20</w:t>
        </w:r>
      </w:ins>
      <w:ins w:id="101" w:author="Gavin Rawson" w:date="2024-07-17T08:55:00Z" w16du:dateUtc="2024-07-17T07:55:00Z">
        <w:r>
          <w:rPr>
            <w:noProof/>
            <w:webHidden/>
          </w:rPr>
          <w:fldChar w:fldCharType="end"/>
        </w:r>
        <w:r w:rsidRPr="008A1F7D">
          <w:rPr>
            <w:rStyle w:val="Hyperlink"/>
            <w:noProof/>
          </w:rPr>
          <w:fldChar w:fldCharType="end"/>
        </w:r>
      </w:ins>
    </w:p>
    <w:p w14:paraId="6C790ADB" w14:textId="0E696F3A" w:rsidR="003A2150" w:rsidRDefault="003A2150">
      <w:pPr>
        <w:pStyle w:val="TOC3"/>
        <w:rPr>
          <w:ins w:id="102" w:author="Gavin Rawson" w:date="2024-07-17T08:55:00Z" w16du:dateUtc="2024-07-17T07:55:00Z"/>
          <w:rFonts w:asciiTheme="minorHAnsi" w:eastAsiaTheme="minorEastAsia" w:hAnsiTheme="minorHAnsi" w:cstheme="minorBidi"/>
          <w:noProof/>
          <w:kern w:val="2"/>
          <w:sz w:val="24"/>
          <w:szCs w:val="24"/>
          <w14:ligatures w14:val="standardContextual"/>
        </w:rPr>
      </w:pPr>
      <w:ins w:id="10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ins>
      <w:r>
        <w:rPr>
          <w:noProof/>
          <w:webHidden/>
        </w:rPr>
      </w:r>
      <w:r>
        <w:rPr>
          <w:noProof/>
          <w:webHidden/>
        </w:rPr>
        <w:fldChar w:fldCharType="separate"/>
      </w:r>
      <w:ins w:id="104" w:author="Gavin Rawson" w:date="2024-07-17T10:16:00Z" w16du:dateUtc="2024-07-17T09:16:00Z">
        <w:r w:rsidR="00B048D0">
          <w:rPr>
            <w:noProof/>
            <w:webHidden/>
          </w:rPr>
          <w:t>25</w:t>
        </w:r>
      </w:ins>
      <w:ins w:id="105" w:author="Gavin Rawson" w:date="2024-07-17T08:55:00Z" w16du:dateUtc="2024-07-17T07:55:00Z">
        <w:r>
          <w:rPr>
            <w:noProof/>
            <w:webHidden/>
          </w:rPr>
          <w:fldChar w:fldCharType="end"/>
        </w:r>
        <w:r w:rsidRPr="008A1F7D">
          <w:rPr>
            <w:rStyle w:val="Hyperlink"/>
            <w:noProof/>
          </w:rPr>
          <w:fldChar w:fldCharType="end"/>
        </w:r>
      </w:ins>
    </w:p>
    <w:p w14:paraId="7AA277E1" w14:textId="18A25A37" w:rsidR="003A2150" w:rsidRDefault="003A2150">
      <w:pPr>
        <w:pStyle w:val="TOC3"/>
        <w:rPr>
          <w:ins w:id="106" w:author="Gavin Rawson" w:date="2024-07-17T08:55:00Z" w16du:dateUtc="2024-07-17T07:55:00Z"/>
          <w:rFonts w:asciiTheme="minorHAnsi" w:eastAsiaTheme="minorEastAsia" w:hAnsiTheme="minorHAnsi" w:cstheme="minorBidi"/>
          <w:noProof/>
          <w:kern w:val="2"/>
          <w:sz w:val="24"/>
          <w:szCs w:val="24"/>
          <w14:ligatures w14:val="standardContextual"/>
        </w:rPr>
      </w:pPr>
      <w:ins w:id="10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ins>
      <w:r>
        <w:rPr>
          <w:noProof/>
          <w:webHidden/>
        </w:rPr>
      </w:r>
      <w:r>
        <w:rPr>
          <w:noProof/>
          <w:webHidden/>
        </w:rPr>
        <w:fldChar w:fldCharType="separate"/>
      </w:r>
      <w:ins w:id="108" w:author="Gavin Rawson" w:date="2024-07-17T10:16:00Z" w16du:dateUtc="2024-07-17T09:16:00Z">
        <w:r w:rsidR="00B048D0">
          <w:rPr>
            <w:noProof/>
            <w:webHidden/>
          </w:rPr>
          <w:t>26</w:t>
        </w:r>
      </w:ins>
      <w:ins w:id="109" w:author="Gavin Rawson" w:date="2024-07-17T08:55:00Z" w16du:dateUtc="2024-07-17T07:55:00Z">
        <w:r>
          <w:rPr>
            <w:noProof/>
            <w:webHidden/>
          </w:rPr>
          <w:fldChar w:fldCharType="end"/>
        </w:r>
        <w:r w:rsidRPr="008A1F7D">
          <w:rPr>
            <w:rStyle w:val="Hyperlink"/>
            <w:noProof/>
          </w:rPr>
          <w:fldChar w:fldCharType="end"/>
        </w:r>
      </w:ins>
    </w:p>
    <w:p w14:paraId="45DDEA8C" w14:textId="66FD5617" w:rsidR="003A2150" w:rsidRDefault="003A2150">
      <w:pPr>
        <w:pStyle w:val="TOC2"/>
        <w:rPr>
          <w:ins w:id="110" w:author="Gavin Rawson" w:date="2024-07-17T08:55:00Z" w16du:dateUtc="2024-07-17T07:55:00Z"/>
          <w:rFonts w:asciiTheme="minorHAnsi" w:eastAsiaTheme="minorEastAsia" w:hAnsiTheme="minorHAnsi" w:cstheme="minorBidi"/>
          <w:kern w:val="2"/>
          <w:sz w:val="24"/>
          <w:szCs w:val="24"/>
          <w14:ligatures w14:val="standardContextual"/>
        </w:rPr>
      </w:pPr>
      <w:ins w:id="11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ins>
      <w:r>
        <w:rPr>
          <w:webHidden/>
        </w:rPr>
      </w:r>
      <w:r>
        <w:rPr>
          <w:webHidden/>
        </w:rPr>
        <w:fldChar w:fldCharType="separate"/>
      </w:r>
      <w:ins w:id="112" w:author="Gavin Rawson" w:date="2024-07-17T10:16:00Z" w16du:dateUtc="2024-07-17T09:16:00Z">
        <w:r w:rsidR="00B048D0">
          <w:rPr>
            <w:webHidden/>
          </w:rPr>
          <w:t>26</w:t>
        </w:r>
      </w:ins>
      <w:ins w:id="113" w:author="Gavin Rawson" w:date="2024-07-17T08:55:00Z" w16du:dateUtc="2024-07-17T07:55:00Z">
        <w:r>
          <w:rPr>
            <w:webHidden/>
          </w:rPr>
          <w:fldChar w:fldCharType="end"/>
        </w:r>
        <w:r w:rsidRPr="008A1F7D">
          <w:rPr>
            <w:rStyle w:val="Hyperlink"/>
          </w:rPr>
          <w:fldChar w:fldCharType="end"/>
        </w:r>
      </w:ins>
    </w:p>
    <w:p w14:paraId="6D7BE7C8" w14:textId="6B15ED2E" w:rsidR="003A2150" w:rsidRDefault="003A2150">
      <w:pPr>
        <w:pStyle w:val="TOC2"/>
        <w:rPr>
          <w:ins w:id="114" w:author="Gavin Rawson" w:date="2024-07-17T08:55:00Z" w16du:dateUtc="2024-07-17T07:55:00Z"/>
          <w:rFonts w:asciiTheme="minorHAnsi" w:eastAsiaTheme="minorEastAsia" w:hAnsiTheme="minorHAnsi" w:cstheme="minorBidi"/>
          <w:kern w:val="2"/>
          <w:sz w:val="24"/>
          <w:szCs w:val="24"/>
          <w14:ligatures w14:val="standardContextual"/>
        </w:rPr>
      </w:pPr>
      <w:ins w:id="11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ins>
      <w:r>
        <w:rPr>
          <w:webHidden/>
        </w:rPr>
      </w:r>
      <w:r>
        <w:rPr>
          <w:webHidden/>
        </w:rPr>
        <w:fldChar w:fldCharType="separate"/>
      </w:r>
      <w:ins w:id="116" w:author="Gavin Rawson" w:date="2024-07-17T10:16:00Z" w16du:dateUtc="2024-07-17T09:16:00Z">
        <w:r w:rsidR="00B048D0">
          <w:rPr>
            <w:webHidden/>
          </w:rPr>
          <w:t>26</w:t>
        </w:r>
      </w:ins>
      <w:ins w:id="117" w:author="Gavin Rawson" w:date="2024-07-17T08:55:00Z" w16du:dateUtc="2024-07-17T07:55:00Z">
        <w:r>
          <w:rPr>
            <w:webHidden/>
          </w:rPr>
          <w:fldChar w:fldCharType="end"/>
        </w:r>
        <w:r w:rsidRPr="008A1F7D">
          <w:rPr>
            <w:rStyle w:val="Hyperlink"/>
          </w:rPr>
          <w:fldChar w:fldCharType="end"/>
        </w:r>
      </w:ins>
    </w:p>
    <w:p w14:paraId="4577C537" w14:textId="776445F3" w:rsidR="003A2150" w:rsidRDefault="003A2150">
      <w:pPr>
        <w:pStyle w:val="TOC2"/>
        <w:rPr>
          <w:ins w:id="118" w:author="Gavin Rawson" w:date="2024-07-17T08:55:00Z" w16du:dateUtc="2024-07-17T07:55:00Z"/>
          <w:rFonts w:asciiTheme="minorHAnsi" w:eastAsiaTheme="minorEastAsia" w:hAnsiTheme="minorHAnsi" w:cstheme="minorBidi"/>
          <w:kern w:val="2"/>
          <w:sz w:val="24"/>
          <w:szCs w:val="24"/>
          <w14:ligatures w14:val="standardContextual"/>
        </w:rPr>
      </w:pPr>
      <w:ins w:id="11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ins>
      <w:r>
        <w:rPr>
          <w:webHidden/>
        </w:rPr>
      </w:r>
      <w:r>
        <w:rPr>
          <w:webHidden/>
        </w:rPr>
        <w:fldChar w:fldCharType="separate"/>
      </w:r>
      <w:ins w:id="120" w:author="Gavin Rawson" w:date="2024-07-17T10:16:00Z" w16du:dateUtc="2024-07-17T09:16:00Z">
        <w:r w:rsidR="00B048D0">
          <w:rPr>
            <w:webHidden/>
          </w:rPr>
          <w:t>27</w:t>
        </w:r>
      </w:ins>
      <w:ins w:id="121" w:author="Gavin Rawson" w:date="2024-07-17T08:55:00Z" w16du:dateUtc="2024-07-17T07:55:00Z">
        <w:r>
          <w:rPr>
            <w:webHidden/>
          </w:rPr>
          <w:fldChar w:fldCharType="end"/>
        </w:r>
        <w:r w:rsidRPr="008A1F7D">
          <w:rPr>
            <w:rStyle w:val="Hyperlink"/>
          </w:rPr>
          <w:fldChar w:fldCharType="end"/>
        </w:r>
      </w:ins>
    </w:p>
    <w:p w14:paraId="1ED595A4" w14:textId="0EA86FD2" w:rsidR="003A2150" w:rsidRDefault="003A2150">
      <w:pPr>
        <w:pStyle w:val="TOC3"/>
        <w:rPr>
          <w:ins w:id="122" w:author="Gavin Rawson" w:date="2024-07-17T08:55:00Z" w16du:dateUtc="2024-07-17T07:55:00Z"/>
          <w:rFonts w:asciiTheme="minorHAnsi" w:eastAsiaTheme="minorEastAsia" w:hAnsiTheme="minorHAnsi" w:cstheme="minorBidi"/>
          <w:noProof/>
          <w:kern w:val="2"/>
          <w:sz w:val="24"/>
          <w:szCs w:val="24"/>
          <w14:ligatures w14:val="standardContextual"/>
        </w:rPr>
      </w:pPr>
      <w:ins w:id="12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ins>
      <w:r>
        <w:rPr>
          <w:noProof/>
          <w:webHidden/>
        </w:rPr>
      </w:r>
      <w:r>
        <w:rPr>
          <w:noProof/>
          <w:webHidden/>
        </w:rPr>
        <w:fldChar w:fldCharType="separate"/>
      </w:r>
      <w:ins w:id="124" w:author="Gavin Rawson" w:date="2024-07-17T10:16:00Z" w16du:dateUtc="2024-07-17T09:16:00Z">
        <w:r w:rsidR="00B048D0">
          <w:rPr>
            <w:noProof/>
            <w:webHidden/>
          </w:rPr>
          <w:t>30</w:t>
        </w:r>
      </w:ins>
      <w:ins w:id="125" w:author="Gavin Rawson" w:date="2024-07-17T08:55:00Z" w16du:dateUtc="2024-07-17T07:55:00Z">
        <w:r>
          <w:rPr>
            <w:noProof/>
            <w:webHidden/>
          </w:rPr>
          <w:fldChar w:fldCharType="end"/>
        </w:r>
        <w:r w:rsidRPr="008A1F7D">
          <w:rPr>
            <w:rStyle w:val="Hyperlink"/>
            <w:noProof/>
          </w:rPr>
          <w:fldChar w:fldCharType="end"/>
        </w:r>
      </w:ins>
    </w:p>
    <w:p w14:paraId="02DA7313" w14:textId="35821A1C" w:rsidR="003A2150" w:rsidRDefault="003A2150">
      <w:pPr>
        <w:pStyle w:val="TOC3"/>
        <w:rPr>
          <w:ins w:id="126" w:author="Gavin Rawson" w:date="2024-07-17T08:55:00Z" w16du:dateUtc="2024-07-17T07:55:00Z"/>
          <w:rFonts w:asciiTheme="minorHAnsi" w:eastAsiaTheme="minorEastAsia" w:hAnsiTheme="minorHAnsi" w:cstheme="minorBidi"/>
          <w:noProof/>
          <w:kern w:val="2"/>
          <w:sz w:val="24"/>
          <w:szCs w:val="24"/>
          <w14:ligatures w14:val="standardContextual"/>
        </w:rPr>
      </w:pPr>
      <w:ins w:id="12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ins>
      <w:r>
        <w:rPr>
          <w:noProof/>
          <w:webHidden/>
        </w:rPr>
      </w:r>
      <w:r>
        <w:rPr>
          <w:noProof/>
          <w:webHidden/>
        </w:rPr>
        <w:fldChar w:fldCharType="separate"/>
      </w:r>
      <w:ins w:id="128" w:author="Gavin Rawson" w:date="2024-07-17T10:16:00Z" w16du:dateUtc="2024-07-17T09:16:00Z">
        <w:r w:rsidR="00B048D0">
          <w:rPr>
            <w:noProof/>
            <w:webHidden/>
          </w:rPr>
          <w:t>32</w:t>
        </w:r>
      </w:ins>
      <w:ins w:id="129" w:author="Gavin Rawson" w:date="2024-07-17T08:55:00Z" w16du:dateUtc="2024-07-17T07:55:00Z">
        <w:r>
          <w:rPr>
            <w:noProof/>
            <w:webHidden/>
          </w:rPr>
          <w:fldChar w:fldCharType="end"/>
        </w:r>
        <w:r w:rsidRPr="008A1F7D">
          <w:rPr>
            <w:rStyle w:val="Hyperlink"/>
            <w:noProof/>
          </w:rPr>
          <w:fldChar w:fldCharType="end"/>
        </w:r>
      </w:ins>
    </w:p>
    <w:p w14:paraId="117D3FC0" w14:textId="6C81E03A" w:rsidR="003A2150" w:rsidRDefault="003A2150">
      <w:pPr>
        <w:pStyle w:val="TOC3"/>
        <w:rPr>
          <w:ins w:id="130" w:author="Gavin Rawson" w:date="2024-07-17T08:55:00Z" w16du:dateUtc="2024-07-17T07:55:00Z"/>
          <w:rFonts w:asciiTheme="minorHAnsi" w:eastAsiaTheme="minorEastAsia" w:hAnsiTheme="minorHAnsi" w:cstheme="minorBidi"/>
          <w:noProof/>
          <w:kern w:val="2"/>
          <w:sz w:val="24"/>
          <w:szCs w:val="24"/>
          <w14:ligatures w14:val="standardContextual"/>
        </w:rPr>
      </w:pPr>
      <w:ins w:id="13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ins>
      <w:r>
        <w:rPr>
          <w:noProof/>
          <w:webHidden/>
        </w:rPr>
      </w:r>
      <w:r>
        <w:rPr>
          <w:noProof/>
          <w:webHidden/>
        </w:rPr>
        <w:fldChar w:fldCharType="separate"/>
      </w:r>
      <w:ins w:id="132" w:author="Gavin Rawson" w:date="2024-07-17T10:16:00Z" w16du:dateUtc="2024-07-17T09:16:00Z">
        <w:r w:rsidR="00B048D0">
          <w:rPr>
            <w:noProof/>
            <w:webHidden/>
          </w:rPr>
          <w:t>34</w:t>
        </w:r>
      </w:ins>
      <w:ins w:id="133" w:author="Gavin Rawson" w:date="2024-07-17T08:55:00Z" w16du:dateUtc="2024-07-17T07:55:00Z">
        <w:r>
          <w:rPr>
            <w:noProof/>
            <w:webHidden/>
          </w:rPr>
          <w:fldChar w:fldCharType="end"/>
        </w:r>
        <w:r w:rsidRPr="008A1F7D">
          <w:rPr>
            <w:rStyle w:val="Hyperlink"/>
            <w:noProof/>
          </w:rPr>
          <w:fldChar w:fldCharType="end"/>
        </w:r>
      </w:ins>
    </w:p>
    <w:p w14:paraId="0D0363CD" w14:textId="5D8F0813" w:rsidR="003A2150" w:rsidRDefault="003A2150">
      <w:pPr>
        <w:pStyle w:val="TOC3"/>
        <w:rPr>
          <w:ins w:id="134" w:author="Gavin Rawson" w:date="2024-07-17T08:55:00Z" w16du:dateUtc="2024-07-17T07:55:00Z"/>
          <w:rFonts w:asciiTheme="minorHAnsi" w:eastAsiaTheme="minorEastAsia" w:hAnsiTheme="minorHAnsi" w:cstheme="minorBidi"/>
          <w:noProof/>
          <w:kern w:val="2"/>
          <w:sz w:val="24"/>
          <w:szCs w:val="24"/>
          <w14:ligatures w14:val="standardContextual"/>
        </w:rPr>
      </w:pPr>
      <w:ins w:id="13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ins>
      <w:r>
        <w:rPr>
          <w:noProof/>
          <w:webHidden/>
        </w:rPr>
      </w:r>
      <w:r>
        <w:rPr>
          <w:noProof/>
          <w:webHidden/>
        </w:rPr>
        <w:fldChar w:fldCharType="separate"/>
      </w:r>
      <w:ins w:id="136" w:author="Gavin Rawson" w:date="2024-07-17T10:16:00Z" w16du:dateUtc="2024-07-17T09:16:00Z">
        <w:r w:rsidR="00B048D0">
          <w:rPr>
            <w:noProof/>
            <w:webHidden/>
          </w:rPr>
          <w:t>37</w:t>
        </w:r>
      </w:ins>
      <w:ins w:id="137" w:author="Gavin Rawson" w:date="2024-07-17T08:55:00Z" w16du:dateUtc="2024-07-17T07:55:00Z">
        <w:r>
          <w:rPr>
            <w:noProof/>
            <w:webHidden/>
          </w:rPr>
          <w:fldChar w:fldCharType="end"/>
        </w:r>
        <w:r w:rsidRPr="008A1F7D">
          <w:rPr>
            <w:rStyle w:val="Hyperlink"/>
            <w:noProof/>
          </w:rPr>
          <w:fldChar w:fldCharType="end"/>
        </w:r>
      </w:ins>
    </w:p>
    <w:p w14:paraId="561858AF" w14:textId="4ACBD934" w:rsidR="003A2150" w:rsidRDefault="003A2150">
      <w:pPr>
        <w:pStyle w:val="TOC3"/>
        <w:rPr>
          <w:ins w:id="138" w:author="Gavin Rawson" w:date="2024-07-17T08:55:00Z" w16du:dateUtc="2024-07-17T07:55:00Z"/>
          <w:rFonts w:asciiTheme="minorHAnsi" w:eastAsiaTheme="minorEastAsia" w:hAnsiTheme="minorHAnsi" w:cstheme="minorBidi"/>
          <w:noProof/>
          <w:kern w:val="2"/>
          <w:sz w:val="24"/>
          <w:szCs w:val="24"/>
          <w14:ligatures w14:val="standardContextual"/>
        </w:rPr>
      </w:pPr>
      <w:ins w:id="13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ins>
      <w:r>
        <w:rPr>
          <w:noProof/>
          <w:webHidden/>
        </w:rPr>
      </w:r>
      <w:r>
        <w:rPr>
          <w:noProof/>
          <w:webHidden/>
        </w:rPr>
        <w:fldChar w:fldCharType="separate"/>
      </w:r>
      <w:ins w:id="140" w:author="Gavin Rawson" w:date="2024-07-17T10:16:00Z" w16du:dateUtc="2024-07-17T09:16:00Z">
        <w:r w:rsidR="00B048D0">
          <w:rPr>
            <w:noProof/>
            <w:webHidden/>
          </w:rPr>
          <w:t>39</w:t>
        </w:r>
      </w:ins>
      <w:ins w:id="141" w:author="Gavin Rawson" w:date="2024-07-17T08:55:00Z" w16du:dateUtc="2024-07-17T07:55:00Z">
        <w:r>
          <w:rPr>
            <w:noProof/>
            <w:webHidden/>
          </w:rPr>
          <w:fldChar w:fldCharType="end"/>
        </w:r>
        <w:r w:rsidRPr="008A1F7D">
          <w:rPr>
            <w:rStyle w:val="Hyperlink"/>
            <w:noProof/>
          </w:rPr>
          <w:fldChar w:fldCharType="end"/>
        </w:r>
      </w:ins>
    </w:p>
    <w:p w14:paraId="7F0F07AA" w14:textId="22C426CA" w:rsidR="003A2150" w:rsidRDefault="003A2150">
      <w:pPr>
        <w:pStyle w:val="TOC3"/>
        <w:rPr>
          <w:ins w:id="142" w:author="Gavin Rawson" w:date="2024-07-17T08:55:00Z" w16du:dateUtc="2024-07-17T07:55:00Z"/>
          <w:rFonts w:asciiTheme="minorHAnsi" w:eastAsiaTheme="minorEastAsia" w:hAnsiTheme="minorHAnsi" w:cstheme="minorBidi"/>
          <w:noProof/>
          <w:kern w:val="2"/>
          <w:sz w:val="24"/>
          <w:szCs w:val="24"/>
          <w14:ligatures w14:val="standardContextual"/>
        </w:rPr>
      </w:pPr>
      <w:ins w:id="14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ins>
      <w:r>
        <w:rPr>
          <w:noProof/>
          <w:webHidden/>
        </w:rPr>
      </w:r>
      <w:r>
        <w:rPr>
          <w:noProof/>
          <w:webHidden/>
        </w:rPr>
        <w:fldChar w:fldCharType="separate"/>
      </w:r>
      <w:ins w:id="144" w:author="Gavin Rawson" w:date="2024-07-17T10:16:00Z" w16du:dateUtc="2024-07-17T09:16:00Z">
        <w:r w:rsidR="00B048D0">
          <w:rPr>
            <w:noProof/>
            <w:webHidden/>
          </w:rPr>
          <w:t>47</w:t>
        </w:r>
      </w:ins>
      <w:ins w:id="145" w:author="Gavin Rawson" w:date="2024-07-17T08:55:00Z" w16du:dateUtc="2024-07-17T07:55:00Z">
        <w:r>
          <w:rPr>
            <w:noProof/>
            <w:webHidden/>
          </w:rPr>
          <w:fldChar w:fldCharType="end"/>
        </w:r>
        <w:r w:rsidRPr="008A1F7D">
          <w:rPr>
            <w:rStyle w:val="Hyperlink"/>
            <w:noProof/>
          </w:rPr>
          <w:fldChar w:fldCharType="end"/>
        </w:r>
      </w:ins>
    </w:p>
    <w:p w14:paraId="7EA5F9A4" w14:textId="518CCD60" w:rsidR="003A2150" w:rsidRDefault="003A2150">
      <w:pPr>
        <w:pStyle w:val="TOC3"/>
        <w:rPr>
          <w:ins w:id="146" w:author="Gavin Rawson" w:date="2024-07-17T08:55:00Z" w16du:dateUtc="2024-07-17T07:55:00Z"/>
          <w:rFonts w:asciiTheme="minorHAnsi" w:eastAsiaTheme="minorEastAsia" w:hAnsiTheme="minorHAnsi" w:cstheme="minorBidi"/>
          <w:noProof/>
          <w:kern w:val="2"/>
          <w:sz w:val="24"/>
          <w:szCs w:val="24"/>
          <w14:ligatures w14:val="standardContextual"/>
        </w:rPr>
      </w:pPr>
      <w:ins w:id="14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ins>
      <w:r>
        <w:rPr>
          <w:noProof/>
          <w:webHidden/>
        </w:rPr>
      </w:r>
      <w:r>
        <w:rPr>
          <w:noProof/>
          <w:webHidden/>
        </w:rPr>
        <w:fldChar w:fldCharType="separate"/>
      </w:r>
      <w:ins w:id="148" w:author="Gavin Rawson" w:date="2024-07-17T10:16:00Z" w16du:dateUtc="2024-07-17T09:16:00Z">
        <w:r w:rsidR="00B048D0">
          <w:rPr>
            <w:noProof/>
            <w:webHidden/>
          </w:rPr>
          <w:t>50</w:t>
        </w:r>
      </w:ins>
      <w:ins w:id="149" w:author="Gavin Rawson" w:date="2024-07-17T08:55:00Z" w16du:dateUtc="2024-07-17T07:55:00Z">
        <w:r>
          <w:rPr>
            <w:noProof/>
            <w:webHidden/>
          </w:rPr>
          <w:fldChar w:fldCharType="end"/>
        </w:r>
        <w:r w:rsidRPr="008A1F7D">
          <w:rPr>
            <w:rStyle w:val="Hyperlink"/>
            <w:noProof/>
          </w:rPr>
          <w:fldChar w:fldCharType="end"/>
        </w:r>
      </w:ins>
    </w:p>
    <w:p w14:paraId="40671691" w14:textId="6FBDBDEA" w:rsidR="003A2150" w:rsidRDefault="003A2150">
      <w:pPr>
        <w:pStyle w:val="TOC2"/>
        <w:rPr>
          <w:ins w:id="150" w:author="Gavin Rawson" w:date="2024-07-17T08:55:00Z" w16du:dateUtc="2024-07-17T07:55:00Z"/>
          <w:rFonts w:asciiTheme="minorHAnsi" w:eastAsiaTheme="minorEastAsia" w:hAnsiTheme="minorHAnsi" w:cstheme="minorBidi"/>
          <w:kern w:val="2"/>
          <w:sz w:val="24"/>
          <w:szCs w:val="24"/>
          <w14:ligatures w14:val="standardContextual"/>
        </w:rPr>
      </w:pPr>
      <w:ins w:id="1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ins>
      <w:r>
        <w:rPr>
          <w:webHidden/>
        </w:rPr>
      </w:r>
      <w:r>
        <w:rPr>
          <w:webHidden/>
        </w:rPr>
        <w:fldChar w:fldCharType="separate"/>
      </w:r>
      <w:ins w:id="152" w:author="Gavin Rawson" w:date="2024-07-17T10:16:00Z" w16du:dateUtc="2024-07-17T09:16:00Z">
        <w:r w:rsidR="00B048D0">
          <w:rPr>
            <w:webHidden/>
          </w:rPr>
          <w:t>52</w:t>
        </w:r>
      </w:ins>
      <w:ins w:id="153" w:author="Gavin Rawson" w:date="2024-07-17T08:55:00Z" w16du:dateUtc="2024-07-17T07:55:00Z">
        <w:r>
          <w:rPr>
            <w:webHidden/>
          </w:rPr>
          <w:fldChar w:fldCharType="end"/>
        </w:r>
        <w:r w:rsidRPr="008A1F7D">
          <w:rPr>
            <w:rStyle w:val="Hyperlink"/>
          </w:rPr>
          <w:fldChar w:fldCharType="end"/>
        </w:r>
      </w:ins>
    </w:p>
    <w:p w14:paraId="4DD99A9B" w14:textId="6E04446F" w:rsidR="003A2150" w:rsidRDefault="003A2150">
      <w:pPr>
        <w:pStyle w:val="TOC3"/>
        <w:rPr>
          <w:ins w:id="154" w:author="Gavin Rawson" w:date="2024-07-17T08:55:00Z" w16du:dateUtc="2024-07-17T07:55:00Z"/>
          <w:rFonts w:asciiTheme="minorHAnsi" w:eastAsiaTheme="minorEastAsia" w:hAnsiTheme="minorHAnsi" w:cstheme="minorBidi"/>
          <w:noProof/>
          <w:kern w:val="2"/>
          <w:sz w:val="24"/>
          <w:szCs w:val="24"/>
          <w14:ligatures w14:val="standardContextual"/>
        </w:rPr>
      </w:pPr>
      <w:ins w:id="15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ins>
      <w:r>
        <w:rPr>
          <w:noProof/>
          <w:webHidden/>
        </w:rPr>
      </w:r>
      <w:r>
        <w:rPr>
          <w:noProof/>
          <w:webHidden/>
        </w:rPr>
        <w:fldChar w:fldCharType="separate"/>
      </w:r>
      <w:ins w:id="156" w:author="Gavin Rawson" w:date="2024-07-17T10:16:00Z" w16du:dateUtc="2024-07-17T09:16:00Z">
        <w:r w:rsidR="00B048D0">
          <w:rPr>
            <w:noProof/>
            <w:webHidden/>
          </w:rPr>
          <w:t>54</w:t>
        </w:r>
      </w:ins>
      <w:ins w:id="157" w:author="Gavin Rawson" w:date="2024-07-17T08:55:00Z" w16du:dateUtc="2024-07-17T07:55:00Z">
        <w:r>
          <w:rPr>
            <w:noProof/>
            <w:webHidden/>
          </w:rPr>
          <w:fldChar w:fldCharType="end"/>
        </w:r>
        <w:r w:rsidRPr="008A1F7D">
          <w:rPr>
            <w:rStyle w:val="Hyperlink"/>
            <w:noProof/>
          </w:rPr>
          <w:fldChar w:fldCharType="end"/>
        </w:r>
      </w:ins>
    </w:p>
    <w:p w14:paraId="300D15A9" w14:textId="1B119250" w:rsidR="003A2150" w:rsidRDefault="003A2150">
      <w:pPr>
        <w:pStyle w:val="TOC3"/>
        <w:rPr>
          <w:ins w:id="158" w:author="Gavin Rawson" w:date="2024-07-17T08:55:00Z" w16du:dateUtc="2024-07-17T07:55:00Z"/>
          <w:rFonts w:asciiTheme="minorHAnsi" w:eastAsiaTheme="minorEastAsia" w:hAnsiTheme="minorHAnsi" w:cstheme="minorBidi"/>
          <w:noProof/>
          <w:kern w:val="2"/>
          <w:sz w:val="24"/>
          <w:szCs w:val="24"/>
          <w14:ligatures w14:val="standardContextual"/>
        </w:rPr>
      </w:pPr>
      <w:ins w:id="15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ins>
      <w:r>
        <w:rPr>
          <w:noProof/>
          <w:webHidden/>
        </w:rPr>
      </w:r>
      <w:r>
        <w:rPr>
          <w:noProof/>
          <w:webHidden/>
        </w:rPr>
        <w:fldChar w:fldCharType="separate"/>
      </w:r>
      <w:ins w:id="160" w:author="Gavin Rawson" w:date="2024-07-17T10:16:00Z" w16du:dateUtc="2024-07-17T09:16:00Z">
        <w:r w:rsidR="00B048D0">
          <w:rPr>
            <w:noProof/>
            <w:webHidden/>
          </w:rPr>
          <w:t>54</w:t>
        </w:r>
      </w:ins>
      <w:ins w:id="161" w:author="Gavin Rawson" w:date="2024-07-17T08:55:00Z" w16du:dateUtc="2024-07-17T07:55:00Z">
        <w:r>
          <w:rPr>
            <w:noProof/>
            <w:webHidden/>
          </w:rPr>
          <w:fldChar w:fldCharType="end"/>
        </w:r>
        <w:r w:rsidRPr="008A1F7D">
          <w:rPr>
            <w:rStyle w:val="Hyperlink"/>
            <w:noProof/>
          </w:rPr>
          <w:fldChar w:fldCharType="end"/>
        </w:r>
      </w:ins>
    </w:p>
    <w:p w14:paraId="0104B6B6" w14:textId="4578AA2D" w:rsidR="003A2150" w:rsidRDefault="003A2150">
      <w:pPr>
        <w:pStyle w:val="TOC3"/>
        <w:rPr>
          <w:ins w:id="162" w:author="Gavin Rawson" w:date="2024-07-17T08:55:00Z" w16du:dateUtc="2024-07-17T07:55:00Z"/>
          <w:rFonts w:asciiTheme="minorHAnsi" w:eastAsiaTheme="minorEastAsia" w:hAnsiTheme="minorHAnsi" w:cstheme="minorBidi"/>
          <w:noProof/>
          <w:kern w:val="2"/>
          <w:sz w:val="24"/>
          <w:szCs w:val="24"/>
          <w14:ligatures w14:val="standardContextual"/>
        </w:rPr>
      </w:pPr>
      <w:ins w:id="16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ins>
      <w:r>
        <w:rPr>
          <w:noProof/>
          <w:webHidden/>
        </w:rPr>
      </w:r>
      <w:r>
        <w:rPr>
          <w:noProof/>
          <w:webHidden/>
        </w:rPr>
        <w:fldChar w:fldCharType="separate"/>
      </w:r>
      <w:ins w:id="164" w:author="Gavin Rawson" w:date="2024-07-17T10:16:00Z" w16du:dateUtc="2024-07-17T09:16:00Z">
        <w:r w:rsidR="00B048D0">
          <w:rPr>
            <w:noProof/>
            <w:webHidden/>
          </w:rPr>
          <w:t>54</w:t>
        </w:r>
      </w:ins>
      <w:ins w:id="165" w:author="Gavin Rawson" w:date="2024-07-17T08:55:00Z" w16du:dateUtc="2024-07-17T07:55:00Z">
        <w:r>
          <w:rPr>
            <w:noProof/>
            <w:webHidden/>
          </w:rPr>
          <w:fldChar w:fldCharType="end"/>
        </w:r>
        <w:r w:rsidRPr="008A1F7D">
          <w:rPr>
            <w:rStyle w:val="Hyperlink"/>
            <w:noProof/>
          </w:rPr>
          <w:fldChar w:fldCharType="end"/>
        </w:r>
      </w:ins>
    </w:p>
    <w:p w14:paraId="2CE20E14" w14:textId="4EFF2C42" w:rsidR="003A2150" w:rsidRDefault="003A2150">
      <w:pPr>
        <w:pStyle w:val="TOC3"/>
        <w:rPr>
          <w:ins w:id="166" w:author="Gavin Rawson" w:date="2024-07-17T08:55:00Z" w16du:dateUtc="2024-07-17T07:55:00Z"/>
          <w:rFonts w:asciiTheme="minorHAnsi" w:eastAsiaTheme="minorEastAsia" w:hAnsiTheme="minorHAnsi" w:cstheme="minorBidi"/>
          <w:noProof/>
          <w:kern w:val="2"/>
          <w:sz w:val="24"/>
          <w:szCs w:val="24"/>
          <w14:ligatures w14:val="standardContextual"/>
        </w:rPr>
      </w:pPr>
      <w:ins w:id="167"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ins>
      <w:r>
        <w:rPr>
          <w:noProof/>
          <w:webHidden/>
        </w:rPr>
      </w:r>
      <w:r>
        <w:rPr>
          <w:noProof/>
          <w:webHidden/>
        </w:rPr>
        <w:fldChar w:fldCharType="separate"/>
      </w:r>
      <w:ins w:id="168" w:author="Gavin Rawson" w:date="2024-07-17T10:16:00Z" w16du:dateUtc="2024-07-17T09:16:00Z">
        <w:r w:rsidR="00B048D0">
          <w:rPr>
            <w:noProof/>
            <w:webHidden/>
          </w:rPr>
          <w:t>54</w:t>
        </w:r>
      </w:ins>
      <w:ins w:id="169" w:author="Gavin Rawson" w:date="2024-07-17T08:55:00Z" w16du:dateUtc="2024-07-17T07:55:00Z">
        <w:r>
          <w:rPr>
            <w:noProof/>
            <w:webHidden/>
          </w:rPr>
          <w:fldChar w:fldCharType="end"/>
        </w:r>
        <w:r w:rsidRPr="008A1F7D">
          <w:rPr>
            <w:rStyle w:val="Hyperlink"/>
            <w:noProof/>
          </w:rPr>
          <w:fldChar w:fldCharType="end"/>
        </w:r>
      </w:ins>
    </w:p>
    <w:p w14:paraId="7742E450" w14:textId="11916A3F" w:rsidR="003A2150" w:rsidRDefault="003A2150">
      <w:pPr>
        <w:pStyle w:val="TOC3"/>
        <w:rPr>
          <w:ins w:id="170" w:author="Gavin Rawson" w:date="2024-07-17T08:55:00Z" w16du:dateUtc="2024-07-17T07:55:00Z"/>
          <w:rFonts w:asciiTheme="minorHAnsi" w:eastAsiaTheme="minorEastAsia" w:hAnsiTheme="minorHAnsi" w:cstheme="minorBidi"/>
          <w:noProof/>
          <w:kern w:val="2"/>
          <w:sz w:val="24"/>
          <w:szCs w:val="24"/>
          <w14:ligatures w14:val="standardContextual"/>
        </w:rPr>
      </w:pPr>
      <w:ins w:id="17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ins>
      <w:r>
        <w:rPr>
          <w:noProof/>
          <w:webHidden/>
        </w:rPr>
      </w:r>
      <w:r>
        <w:rPr>
          <w:noProof/>
          <w:webHidden/>
        </w:rPr>
        <w:fldChar w:fldCharType="separate"/>
      </w:r>
      <w:ins w:id="172" w:author="Gavin Rawson" w:date="2024-07-17T10:16:00Z" w16du:dateUtc="2024-07-17T09:16:00Z">
        <w:r w:rsidR="00B048D0">
          <w:rPr>
            <w:noProof/>
            <w:webHidden/>
          </w:rPr>
          <w:t>55</w:t>
        </w:r>
      </w:ins>
      <w:ins w:id="173" w:author="Gavin Rawson" w:date="2024-07-17T08:55:00Z" w16du:dateUtc="2024-07-17T07:55:00Z">
        <w:r>
          <w:rPr>
            <w:noProof/>
            <w:webHidden/>
          </w:rPr>
          <w:fldChar w:fldCharType="end"/>
        </w:r>
        <w:r w:rsidRPr="008A1F7D">
          <w:rPr>
            <w:rStyle w:val="Hyperlink"/>
            <w:noProof/>
          </w:rPr>
          <w:fldChar w:fldCharType="end"/>
        </w:r>
      </w:ins>
    </w:p>
    <w:p w14:paraId="5C3DCE9A" w14:textId="784AEB30" w:rsidR="003A2150" w:rsidRDefault="003A2150">
      <w:pPr>
        <w:pStyle w:val="TOC3"/>
        <w:rPr>
          <w:ins w:id="174" w:author="Gavin Rawson" w:date="2024-07-17T08:55:00Z" w16du:dateUtc="2024-07-17T07:55:00Z"/>
          <w:rFonts w:asciiTheme="minorHAnsi" w:eastAsiaTheme="minorEastAsia" w:hAnsiTheme="minorHAnsi" w:cstheme="minorBidi"/>
          <w:noProof/>
          <w:kern w:val="2"/>
          <w:sz w:val="24"/>
          <w:szCs w:val="24"/>
          <w14:ligatures w14:val="standardContextual"/>
        </w:rPr>
      </w:pPr>
      <w:ins w:id="17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ins>
      <w:r>
        <w:rPr>
          <w:noProof/>
          <w:webHidden/>
        </w:rPr>
      </w:r>
      <w:r>
        <w:rPr>
          <w:noProof/>
          <w:webHidden/>
        </w:rPr>
        <w:fldChar w:fldCharType="separate"/>
      </w:r>
      <w:ins w:id="176" w:author="Gavin Rawson" w:date="2024-07-17T10:16:00Z" w16du:dateUtc="2024-07-17T09:16:00Z">
        <w:r w:rsidR="00B048D0">
          <w:rPr>
            <w:noProof/>
            <w:webHidden/>
          </w:rPr>
          <w:t>55</w:t>
        </w:r>
      </w:ins>
      <w:ins w:id="177" w:author="Gavin Rawson" w:date="2024-07-17T08:55:00Z" w16du:dateUtc="2024-07-17T07:55:00Z">
        <w:r>
          <w:rPr>
            <w:noProof/>
            <w:webHidden/>
          </w:rPr>
          <w:fldChar w:fldCharType="end"/>
        </w:r>
        <w:r w:rsidRPr="008A1F7D">
          <w:rPr>
            <w:rStyle w:val="Hyperlink"/>
            <w:noProof/>
          </w:rPr>
          <w:fldChar w:fldCharType="end"/>
        </w:r>
      </w:ins>
    </w:p>
    <w:p w14:paraId="4A2BE401" w14:textId="04DF7A43" w:rsidR="003A2150" w:rsidRDefault="003A2150">
      <w:pPr>
        <w:pStyle w:val="TOC3"/>
        <w:rPr>
          <w:ins w:id="178" w:author="Gavin Rawson" w:date="2024-07-17T08:55:00Z" w16du:dateUtc="2024-07-17T07:55:00Z"/>
          <w:rFonts w:asciiTheme="minorHAnsi" w:eastAsiaTheme="minorEastAsia" w:hAnsiTheme="minorHAnsi" w:cstheme="minorBidi"/>
          <w:noProof/>
          <w:kern w:val="2"/>
          <w:sz w:val="24"/>
          <w:szCs w:val="24"/>
          <w14:ligatures w14:val="standardContextual"/>
        </w:rPr>
      </w:pPr>
      <w:ins w:id="17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ins>
      <w:r>
        <w:rPr>
          <w:noProof/>
          <w:webHidden/>
        </w:rPr>
      </w:r>
      <w:r>
        <w:rPr>
          <w:noProof/>
          <w:webHidden/>
        </w:rPr>
        <w:fldChar w:fldCharType="separate"/>
      </w:r>
      <w:ins w:id="180" w:author="Gavin Rawson" w:date="2024-07-17T10:16:00Z" w16du:dateUtc="2024-07-17T09:16:00Z">
        <w:r w:rsidR="00B048D0">
          <w:rPr>
            <w:noProof/>
            <w:webHidden/>
          </w:rPr>
          <w:t>57</w:t>
        </w:r>
      </w:ins>
      <w:ins w:id="181" w:author="Gavin Rawson" w:date="2024-07-17T08:55:00Z" w16du:dateUtc="2024-07-17T07:55:00Z">
        <w:r>
          <w:rPr>
            <w:noProof/>
            <w:webHidden/>
          </w:rPr>
          <w:fldChar w:fldCharType="end"/>
        </w:r>
        <w:r w:rsidRPr="008A1F7D">
          <w:rPr>
            <w:rStyle w:val="Hyperlink"/>
            <w:noProof/>
          </w:rPr>
          <w:fldChar w:fldCharType="end"/>
        </w:r>
      </w:ins>
    </w:p>
    <w:p w14:paraId="10D6D016" w14:textId="28D798AB" w:rsidR="003A2150" w:rsidRDefault="003A2150">
      <w:pPr>
        <w:pStyle w:val="TOC3"/>
        <w:rPr>
          <w:ins w:id="182" w:author="Gavin Rawson" w:date="2024-07-17T08:55:00Z" w16du:dateUtc="2024-07-17T07:55:00Z"/>
          <w:rFonts w:asciiTheme="minorHAnsi" w:eastAsiaTheme="minorEastAsia" w:hAnsiTheme="minorHAnsi" w:cstheme="minorBidi"/>
          <w:noProof/>
          <w:kern w:val="2"/>
          <w:sz w:val="24"/>
          <w:szCs w:val="24"/>
          <w14:ligatures w14:val="standardContextual"/>
        </w:rPr>
      </w:pPr>
      <w:ins w:id="18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ins>
      <w:r>
        <w:rPr>
          <w:noProof/>
          <w:webHidden/>
        </w:rPr>
      </w:r>
      <w:r>
        <w:rPr>
          <w:noProof/>
          <w:webHidden/>
        </w:rPr>
        <w:fldChar w:fldCharType="separate"/>
      </w:r>
      <w:ins w:id="184" w:author="Gavin Rawson" w:date="2024-07-17T10:16:00Z" w16du:dateUtc="2024-07-17T09:16:00Z">
        <w:r w:rsidR="00B048D0">
          <w:rPr>
            <w:noProof/>
            <w:webHidden/>
          </w:rPr>
          <w:t>57</w:t>
        </w:r>
      </w:ins>
      <w:ins w:id="185" w:author="Gavin Rawson" w:date="2024-07-17T08:55:00Z" w16du:dateUtc="2024-07-17T07:55:00Z">
        <w:r>
          <w:rPr>
            <w:noProof/>
            <w:webHidden/>
          </w:rPr>
          <w:fldChar w:fldCharType="end"/>
        </w:r>
        <w:r w:rsidRPr="008A1F7D">
          <w:rPr>
            <w:rStyle w:val="Hyperlink"/>
            <w:noProof/>
          </w:rPr>
          <w:fldChar w:fldCharType="end"/>
        </w:r>
      </w:ins>
    </w:p>
    <w:p w14:paraId="1BF987AE" w14:textId="50F0CF70" w:rsidR="003A2150" w:rsidRDefault="003A2150">
      <w:pPr>
        <w:pStyle w:val="TOC2"/>
        <w:rPr>
          <w:ins w:id="186" w:author="Gavin Rawson" w:date="2024-07-17T08:55:00Z" w16du:dateUtc="2024-07-17T07:55:00Z"/>
          <w:rFonts w:asciiTheme="minorHAnsi" w:eastAsiaTheme="minorEastAsia" w:hAnsiTheme="minorHAnsi" w:cstheme="minorBidi"/>
          <w:kern w:val="2"/>
          <w:sz w:val="24"/>
          <w:szCs w:val="24"/>
          <w14:ligatures w14:val="standardContextual"/>
        </w:rPr>
      </w:pPr>
      <w:ins w:id="1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ins>
      <w:r>
        <w:rPr>
          <w:webHidden/>
        </w:rPr>
      </w:r>
      <w:r>
        <w:rPr>
          <w:webHidden/>
        </w:rPr>
        <w:fldChar w:fldCharType="separate"/>
      </w:r>
      <w:ins w:id="188" w:author="Gavin Rawson" w:date="2024-07-17T10:16:00Z" w16du:dateUtc="2024-07-17T09:16:00Z">
        <w:r w:rsidR="00B048D0">
          <w:rPr>
            <w:webHidden/>
          </w:rPr>
          <w:t>57</w:t>
        </w:r>
      </w:ins>
      <w:ins w:id="189" w:author="Gavin Rawson" w:date="2024-07-17T08:55:00Z" w16du:dateUtc="2024-07-17T07:55:00Z">
        <w:r>
          <w:rPr>
            <w:webHidden/>
          </w:rPr>
          <w:fldChar w:fldCharType="end"/>
        </w:r>
        <w:r w:rsidRPr="008A1F7D">
          <w:rPr>
            <w:rStyle w:val="Hyperlink"/>
          </w:rPr>
          <w:fldChar w:fldCharType="end"/>
        </w:r>
      </w:ins>
    </w:p>
    <w:p w14:paraId="4ED6CDB7" w14:textId="226BE6FE" w:rsidR="003A2150" w:rsidRDefault="003A2150">
      <w:pPr>
        <w:pStyle w:val="TOC3"/>
        <w:rPr>
          <w:ins w:id="190" w:author="Gavin Rawson" w:date="2024-07-17T08:55:00Z" w16du:dateUtc="2024-07-17T07:55:00Z"/>
          <w:rFonts w:asciiTheme="minorHAnsi" w:eastAsiaTheme="minorEastAsia" w:hAnsiTheme="minorHAnsi" w:cstheme="minorBidi"/>
          <w:noProof/>
          <w:kern w:val="2"/>
          <w:sz w:val="24"/>
          <w:szCs w:val="24"/>
          <w14:ligatures w14:val="standardContextual"/>
        </w:rPr>
      </w:pPr>
      <w:ins w:id="19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ins>
      <w:r>
        <w:rPr>
          <w:noProof/>
          <w:webHidden/>
        </w:rPr>
      </w:r>
      <w:r>
        <w:rPr>
          <w:noProof/>
          <w:webHidden/>
        </w:rPr>
        <w:fldChar w:fldCharType="separate"/>
      </w:r>
      <w:ins w:id="192" w:author="Gavin Rawson" w:date="2024-07-17T10:16:00Z" w16du:dateUtc="2024-07-17T09:16:00Z">
        <w:r w:rsidR="00B048D0">
          <w:rPr>
            <w:noProof/>
            <w:webHidden/>
          </w:rPr>
          <w:t>57</w:t>
        </w:r>
      </w:ins>
      <w:ins w:id="193" w:author="Gavin Rawson" w:date="2024-07-17T08:55:00Z" w16du:dateUtc="2024-07-17T07:55:00Z">
        <w:r>
          <w:rPr>
            <w:noProof/>
            <w:webHidden/>
          </w:rPr>
          <w:fldChar w:fldCharType="end"/>
        </w:r>
        <w:r w:rsidRPr="008A1F7D">
          <w:rPr>
            <w:rStyle w:val="Hyperlink"/>
            <w:noProof/>
          </w:rPr>
          <w:fldChar w:fldCharType="end"/>
        </w:r>
      </w:ins>
    </w:p>
    <w:p w14:paraId="219EC577" w14:textId="516229C8" w:rsidR="003A2150" w:rsidRDefault="003A2150">
      <w:pPr>
        <w:pStyle w:val="TOC3"/>
        <w:rPr>
          <w:ins w:id="194" w:author="Gavin Rawson" w:date="2024-07-17T08:55:00Z" w16du:dateUtc="2024-07-17T07:55:00Z"/>
          <w:rFonts w:asciiTheme="minorHAnsi" w:eastAsiaTheme="minorEastAsia" w:hAnsiTheme="minorHAnsi" w:cstheme="minorBidi"/>
          <w:noProof/>
          <w:kern w:val="2"/>
          <w:sz w:val="24"/>
          <w:szCs w:val="24"/>
          <w14:ligatures w14:val="standardContextual"/>
        </w:rPr>
      </w:pPr>
      <w:ins w:id="19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ins>
      <w:r>
        <w:rPr>
          <w:noProof/>
          <w:webHidden/>
        </w:rPr>
      </w:r>
      <w:r>
        <w:rPr>
          <w:noProof/>
          <w:webHidden/>
        </w:rPr>
        <w:fldChar w:fldCharType="separate"/>
      </w:r>
      <w:ins w:id="196" w:author="Gavin Rawson" w:date="2024-07-17T10:16:00Z" w16du:dateUtc="2024-07-17T09:16:00Z">
        <w:r w:rsidR="00B048D0">
          <w:rPr>
            <w:noProof/>
            <w:webHidden/>
          </w:rPr>
          <w:t>58</w:t>
        </w:r>
      </w:ins>
      <w:ins w:id="197" w:author="Gavin Rawson" w:date="2024-07-17T08:55:00Z" w16du:dateUtc="2024-07-17T07:55:00Z">
        <w:r>
          <w:rPr>
            <w:noProof/>
            <w:webHidden/>
          </w:rPr>
          <w:fldChar w:fldCharType="end"/>
        </w:r>
        <w:r w:rsidRPr="008A1F7D">
          <w:rPr>
            <w:rStyle w:val="Hyperlink"/>
            <w:noProof/>
          </w:rPr>
          <w:fldChar w:fldCharType="end"/>
        </w:r>
      </w:ins>
    </w:p>
    <w:p w14:paraId="630A33DB" w14:textId="49625E1F" w:rsidR="003A2150" w:rsidRDefault="003A2150">
      <w:pPr>
        <w:pStyle w:val="TOC2"/>
        <w:rPr>
          <w:ins w:id="198" w:author="Gavin Rawson" w:date="2024-07-17T08:55:00Z" w16du:dateUtc="2024-07-17T07:55:00Z"/>
          <w:rFonts w:asciiTheme="minorHAnsi" w:eastAsiaTheme="minorEastAsia" w:hAnsiTheme="minorHAnsi" w:cstheme="minorBidi"/>
          <w:kern w:val="2"/>
          <w:sz w:val="24"/>
          <w:szCs w:val="24"/>
          <w14:ligatures w14:val="standardContextual"/>
        </w:rPr>
      </w:pPr>
      <w:ins w:id="19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ins>
      <w:r>
        <w:rPr>
          <w:webHidden/>
        </w:rPr>
      </w:r>
      <w:r>
        <w:rPr>
          <w:webHidden/>
        </w:rPr>
        <w:fldChar w:fldCharType="separate"/>
      </w:r>
      <w:ins w:id="200" w:author="Gavin Rawson" w:date="2024-07-17T10:16:00Z" w16du:dateUtc="2024-07-17T09:16:00Z">
        <w:r w:rsidR="00B048D0">
          <w:rPr>
            <w:webHidden/>
          </w:rPr>
          <w:t>59</w:t>
        </w:r>
      </w:ins>
      <w:ins w:id="201" w:author="Gavin Rawson" w:date="2024-07-17T08:55:00Z" w16du:dateUtc="2024-07-17T07:55:00Z">
        <w:r>
          <w:rPr>
            <w:webHidden/>
          </w:rPr>
          <w:fldChar w:fldCharType="end"/>
        </w:r>
        <w:r w:rsidRPr="008A1F7D">
          <w:rPr>
            <w:rStyle w:val="Hyperlink"/>
          </w:rPr>
          <w:fldChar w:fldCharType="end"/>
        </w:r>
      </w:ins>
    </w:p>
    <w:p w14:paraId="1974394B" w14:textId="674F7A7B" w:rsidR="003A2150" w:rsidRDefault="003A2150">
      <w:pPr>
        <w:pStyle w:val="TOC2"/>
        <w:rPr>
          <w:ins w:id="202" w:author="Gavin Rawson" w:date="2024-07-17T08:55:00Z" w16du:dateUtc="2024-07-17T07:55:00Z"/>
          <w:rFonts w:asciiTheme="minorHAnsi" w:eastAsiaTheme="minorEastAsia" w:hAnsiTheme="minorHAnsi" w:cstheme="minorBidi"/>
          <w:kern w:val="2"/>
          <w:sz w:val="24"/>
          <w:szCs w:val="24"/>
          <w14:ligatures w14:val="standardContextual"/>
        </w:rPr>
      </w:pPr>
      <w:ins w:id="20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ins>
      <w:r>
        <w:rPr>
          <w:webHidden/>
        </w:rPr>
      </w:r>
      <w:r>
        <w:rPr>
          <w:webHidden/>
        </w:rPr>
        <w:fldChar w:fldCharType="separate"/>
      </w:r>
      <w:ins w:id="204" w:author="Gavin Rawson" w:date="2024-07-17T10:16:00Z" w16du:dateUtc="2024-07-17T09:16:00Z">
        <w:r w:rsidR="00B048D0">
          <w:rPr>
            <w:webHidden/>
          </w:rPr>
          <w:t>59</w:t>
        </w:r>
      </w:ins>
      <w:ins w:id="205" w:author="Gavin Rawson" w:date="2024-07-17T08:55:00Z" w16du:dateUtc="2024-07-17T07:55:00Z">
        <w:r>
          <w:rPr>
            <w:webHidden/>
          </w:rPr>
          <w:fldChar w:fldCharType="end"/>
        </w:r>
        <w:r w:rsidRPr="008A1F7D">
          <w:rPr>
            <w:rStyle w:val="Hyperlink"/>
          </w:rPr>
          <w:fldChar w:fldCharType="end"/>
        </w:r>
      </w:ins>
    </w:p>
    <w:p w14:paraId="1AC6B8D5" w14:textId="6C0B4850" w:rsidR="003A2150" w:rsidRDefault="003A2150">
      <w:pPr>
        <w:pStyle w:val="TOC1"/>
        <w:rPr>
          <w:ins w:id="206" w:author="Gavin Rawson" w:date="2024-07-17T08:55:00Z" w16du:dateUtc="2024-07-17T07:55:00Z"/>
          <w:rFonts w:asciiTheme="minorHAnsi" w:eastAsiaTheme="minorEastAsia" w:hAnsiTheme="minorHAnsi" w:cstheme="minorBidi"/>
          <w:bCs w:val="0"/>
          <w:kern w:val="2"/>
          <w:sz w:val="24"/>
          <w:szCs w:val="24"/>
          <w14:ligatures w14:val="standardContextual"/>
        </w:rPr>
      </w:pPr>
      <w:ins w:id="20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ins>
      <w:r>
        <w:rPr>
          <w:webHidden/>
        </w:rPr>
      </w:r>
      <w:r>
        <w:rPr>
          <w:webHidden/>
        </w:rPr>
        <w:fldChar w:fldCharType="separate"/>
      </w:r>
      <w:ins w:id="208" w:author="Gavin Rawson" w:date="2024-07-17T10:16:00Z" w16du:dateUtc="2024-07-17T09:16:00Z">
        <w:r w:rsidR="00B048D0">
          <w:rPr>
            <w:webHidden/>
          </w:rPr>
          <w:t>61</w:t>
        </w:r>
      </w:ins>
      <w:ins w:id="209" w:author="Gavin Rawson" w:date="2024-07-17T08:55:00Z" w16du:dateUtc="2024-07-17T07:55:00Z">
        <w:r>
          <w:rPr>
            <w:webHidden/>
          </w:rPr>
          <w:fldChar w:fldCharType="end"/>
        </w:r>
        <w:r w:rsidRPr="008A1F7D">
          <w:rPr>
            <w:rStyle w:val="Hyperlink"/>
          </w:rPr>
          <w:fldChar w:fldCharType="end"/>
        </w:r>
      </w:ins>
    </w:p>
    <w:p w14:paraId="54AD7AE6" w14:textId="07D9892E" w:rsidR="003A2150" w:rsidRDefault="003A2150">
      <w:pPr>
        <w:pStyle w:val="TOC2"/>
        <w:rPr>
          <w:ins w:id="210" w:author="Gavin Rawson" w:date="2024-07-17T08:55:00Z" w16du:dateUtc="2024-07-17T07:55:00Z"/>
          <w:rFonts w:asciiTheme="minorHAnsi" w:eastAsiaTheme="minorEastAsia" w:hAnsiTheme="minorHAnsi" w:cstheme="minorBidi"/>
          <w:kern w:val="2"/>
          <w:sz w:val="24"/>
          <w:szCs w:val="24"/>
          <w14:ligatures w14:val="standardContextual"/>
        </w:rPr>
      </w:pPr>
      <w:ins w:id="21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ins>
      <w:r>
        <w:rPr>
          <w:webHidden/>
        </w:rPr>
      </w:r>
      <w:r>
        <w:rPr>
          <w:webHidden/>
        </w:rPr>
        <w:fldChar w:fldCharType="separate"/>
      </w:r>
      <w:ins w:id="212" w:author="Gavin Rawson" w:date="2024-07-17T10:16:00Z" w16du:dateUtc="2024-07-17T09:16:00Z">
        <w:r w:rsidR="00B048D0">
          <w:rPr>
            <w:webHidden/>
          </w:rPr>
          <w:t>61</w:t>
        </w:r>
      </w:ins>
      <w:ins w:id="213" w:author="Gavin Rawson" w:date="2024-07-17T08:55:00Z" w16du:dateUtc="2024-07-17T07:55:00Z">
        <w:r>
          <w:rPr>
            <w:webHidden/>
          </w:rPr>
          <w:fldChar w:fldCharType="end"/>
        </w:r>
        <w:r w:rsidRPr="008A1F7D">
          <w:rPr>
            <w:rStyle w:val="Hyperlink"/>
          </w:rPr>
          <w:fldChar w:fldCharType="end"/>
        </w:r>
      </w:ins>
    </w:p>
    <w:p w14:paraId="1E50BA40" w14:textId="55F2DDC1" w:rsidR="003A2150" w:rsidRDefault="003A2150">
      <w:pPr>
        <w:pStyle w:val="TOC2"/>
        <w:rPr>
          <w:ins w:id="214" w:author="Gavin Rawson" w:date="2024-07-17T08:55:00Z" w16du:dateUtc="2024-07-17T07:55:00Z"/>
          <w:rFonts w:asciiTheme="minorHAnsi" w:eastAsiaTheme="minorEastAsia" w:hAnsiTheme="minorHAnsi" w:cstheme="minorBidi"/>
          <w:kern w:val="2"/>
          <w:sz w:val="24"/>
          <w:szCs w:val="24"/>
          <w14:ligatures w14:val="standardContextual"/>
        </w:rPr>
      </w:pPr>
      <w:ins w:id="21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ins>
      <w:r>
        <w:rPr>
          <w:webHidden/>
        </w:rPr>
      </w:r>
      <w:r>
        <w:rPr>
          <w:webHidden/>
        </w:rPr>
        <w:fldChar w:fldCharType="separate"/>
      </w:r>
      <w:ins w:id="216" w:author="Gavin Rawson" w:date="2024-07-17T10:16:00Z" w16du:dateUtc="2024-07-17T09:16:00Z">
        <w:r w:rsidR="00B048D0">
          <w:rPr>
            <w:webHidden/>
          </w:rPr>
          <w:t>61</w:t>
        </w:r>
      </w:ins>
      <w:ins w:id="217" w:author="Gavin Rawson" w:date="2024-07-17T08:55:00Z" w16du:dateUtc="2024-07-17T07:55:00Z">
        <w:r>
          <w:rPr>
            <w:webHidden/>
          </w:rPr>
          <w:fldChar w:fldCharType="end"/>
        </w:r>
        <w:r w:rsidRPr="008A1F7D">
          <w:rPr>
            <w:rStyle w:val="Hyperlink"/>
          </w:rPr>
          <w:fldChar w:fldCharType="end"/>
        </w:r>
      </w:ins>
    </w:p>
    <w:p w14:paraId="1A05E3EC" w14:textId="58D3540B" w:rsidR="003A2150" w:rsidRDefault="003A2150">
      <w:pPr>
        <w:pStyle w:val="TOC1"/>
        <w:rPr>
          <w:ins w:id="218" w:author="Gavin Rawson" w:date="2024-07-17T08:55:00Z" w16du:dateUtc="2024-07-17T07:55:00Z"/>
          <w:rFonts w:asciiTheme="minorHAnsi" w:eastAsiaTheme="minorEastAsia" w:hAnsiTheme="minorHAnsi" w:cstheme="minorBidi"/>
          <w:bCs w:val="0"/>
          <w:kern w:val="2"/>
          <w:sz w:val="24"/>
          <w:szCs w:val="24"/>
          <w14:ligatures w14:val="standardContextual"/>
        </w:rPr>
      </w:pPr>
      <w:ins w:id="21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ins>
      <w:r>
        <w:rPr>
          <w:webHidden/>
        </w:rPr>
      </w:r>
      <w:r>
        <w:rPr>
          <w:webHidden/>
        </w:rPr>
        <w:fldChar w:fldCharType="separate"/>
      </w:r>
      <w:ins w:id="220" w:author="Gavin Rawson" w:date="2024-07-17T10:16:00Z" w16du:dateUtc="2024-07-17T09:16:00Z">
        <w:r w:rsidR="00B048D0">
          <w:rPr>
            <w:webHidden/>
          </w:rPr>
          <w:t>63</w:t>
        </w:r>
      </w:ins>
      <w:ins w:id="221" w:author="Gavin Rawson" w:date="2024-07-17T08:55:00Z" w16du:dateUtc="2024-07-17T07:55:00Z">
        <w:r>
          <w:rPr>
            <w:webHidden/>
          </w:rPr>
          <w:fldChar w:fldCharType="end"/>
        </w:r>
        <w:r w:rsidRPr="008A1F7D">
          <w:rPr>
            <w:rStyle w:val="Hyperlink"/>
          </w:rPr>
          <w:fldChar w:fldCharType="end"/>
        </w:r>
      </w:ins>
    </w:p>
    <w:p w14:paraId="6F0590D3" w14:textId="07C87D10" w:rsidR="003A2150" w:rsidRDefault="003A2150">
      <w:pPr>
        <w:pStyle w:val="TOC2"/>
        <w:rPr>
          <w:ins w:id="222" w:author="Gavin Rawson" w:date="2024-07-17T08:55:00Z" w16du:dateUtc="2024-07-17T07:55:00Z"/>
          <w:rFonts w:asciiTheme="minorHAnsi" w:eastAsiaTheme="minorEastAsia" w:hAnsiTheme="minorHAnsi" w:cstheme="minorBidi"/>
          <w:kern w:val="2"/>
          <w:sz w:val="24"/>
          <w:szCs w:val="24"/>
          <w14:ligatures w14:val="standardContextual"/>
        </w:rPr>
      </w:pPr>
      <w:ins w:id="22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ins>
      <w:r>
        <w:rPr>
          <w:webHidden/>
        </w:rPr>
      </w:r>
      <w:r>
        <w:rPr>
          <w:webHidden/>
        </w:rPr>
        <w:fldChar w:fldCharType="separate"/>
      </w:r>
      <w:ins w:id="224" w:author="Gavin Rawson" w:date="2024-07-17T10:16:00Z" w16du:dateUtc="2024-07-17T09:16:00Z">
        <w:r w:rsidR="00B048D0">
          <w:rPr>
            <w:webHidden/>
          </w:rPr>
          <w:t>63</w:t>
        </w:r>
      </w:ins>
      <w:ins w:id="225" w:author="Gavin Rawson" w:date="2024-07-17T08:55:00Z" w16du:dateUtc="2024-07-17T07:55:00Z">
        <w:r>
          <w:rPr>
            <w:webHidden/>
          </w:rPr>
          <w:fldChar w:fldCharType="end"/>
        </w:r>
        <w:r w:rsidRPr="008A1F7D">
          <w:rPr>
            <w:rStyle w:val="Hyperlink"/>
          </w:rPr>
          <w:fldChar w:fldCharType="end"/>
        </w:r>
      </w:ins>
    </w:p>
    <w:p w14:paraId="4391E26B" w14:textId="0EB59CD0" w:rsidR="003A2150" w:rsidRDefault="003A2150">
      <w:pPr>
        <w:pStyle w:val="TOC2"/>
        <w:rPr>
          <w:ins w:id="226" w:author="Gavin Rawson" w:date="2024-07-17T08:55:00Z" w16du:dateUtc="2024-07-17T07:55:00Z"/>
          <w:rFonts w:asciiTheme="minorHAnsi" w:eastAsiaTheme="minorEastAsia" w:hAnsiTheme="minorHAnsi" w:cstheme="minorBidi"/>
          <w:kern w:val="2"/>
          <w:sz w:val="24"/>
          <w:szCs w:val="24"/>
          <w14:ligatures w14:val="standardContextual"/>
        </w:rPr>
      </w:pPr>
      <w:ins w:id="22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ins>
      <w:r>
        <w:rPr>
          <w:webHidden/>
        </w:rPr>
      </w:r>
      <w:r>
        <w:rPr>
          <w:webHidden/>
        </w:rPr>
        <w:fldChar w:fldCharType="separate"/>
      </w:r>
      <w:ins w:id="228" w:author="Gavin Rawson" w:date="2024-07-17T10:16:00Z" w16du:dateUtc="2024-07-17T09:16:00Z">
        <w:r w:rsidR="00B048D0">
          <w:rPr>
            <w:webHidden/>
          </w:rPr>
          <w:t>64</w:t>
        </w:r>
      </w:ins>
      <w:ins w:id="229" w:author="Gavin Rawson" w:date="2024-07-17T08:55:00Z" w16du:dateUtc="2024-07-17T07:55:00Z">
        <w:r>
          <w:rPr>
            <w:webHidden/>
          </w:rPr>
          <w:fldChar w:fldCharType="end"/>
        </w:r>
        <w:r w:rsidRPr="008A1F7D">
          <w:rPr>
            <w:rStyle w:val="Hyperlink"/>
          </w:rPr>
          <w:fldChar w:fldCharType="end"/>
        </w:r>
      </w:ins>
    </w:p>
    <w:p w14:paraId="4EA7EEC6" w14:textId="00ADFDE3" w:rsidR="003A2150" w:rsidRDefault="003A2150">
      <w:pPr>
        <w:pStyle w:val="TOC1"/>
        <w:rPr>
          <w:ins w:id="230" w:author="Gavin Rawson" w:date="2024-07-17T08:55:00Z" w16du:dateUtc="2024-07-17T07:55:00Z"/>
          <w:rFonts w:asciiTheme="minorHAnsi" w:eastAsiaTheme="minorEastAsia" w:hAnsiTheme="minorHAnsi" w:cstheme="minorBidi"/>
          <w:bCs w:val="0"/>
          <w:kern w:val="2"/>
          <w:sz w:val="24"/>
          <w:szCs w:val="24"/>
          <w14:ligatures w14:val="standardContextual"/>
        </w:rPr>
      </w:pPr>
      <w:ins w:id="2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ins>
      <w:r>
        <w:rPr>
          <w:webHidden/>
        </w:rPr>
      </w:r>
      <w:r>
        <w:rPr>
          <w:webHidden/>
        </w:rPr>
        <w:fldChar w:fldCharType="separate"/>
      </w:r>
      <w:ins w:id="232" w:author="Gavin Rawson" w:date="2024-07-17T10:16:00Z" w16du:dateUtc="2024-07-17T09:16:00Z">
        <w:r w:rsidR="00B048D0">
          <w:rPr>
            <w:webHidden/>
          </w:rPr>
          <w:t>66</w:t>
        </w:r>
      </w:ins>
      <w:ins w:id="233" w:author="Gavin Rawson" w:date="2024-07-17T08:55:00Z" w16du:dateUtc="2024-07-17T07:55:00Z">
        <w:r>
          <w:rPr>
            <w:webHidden/>
          </w:rPr>
          <w:fldChar w:fldCharType="end"/>
        </w:r>
        <w:r w:rsidRPr="008A1F7D">
          <w:rPr>
            <w:rStyle w:val="Hyperlink"/>
          </w:rPr>
          <w:fldChar w:fldCharType="end"/>
        </w:r>
      </w:ins>
    </w:p>
    <w:p w14:paraId="1B7FFBD9" w14:textId="2B41DD82" w:rsidR="003A2150" w:rsidRDefault="003A2150">
      <w:pPr>
        <w:pStyle w:val="TOC1"/>
        <w:rPr>
          <w:ins w:id="234" w:author="Gavin Rawson" w:date="2024-07-17T08:55:00Z" w16du:dateUtc="2024-07-17T07:55:00Z"/>
          <w:rFonts w:asciiTheme="minorHAnsi" w:eastAsiaTheme="minorEastAsia" w:hAnsiTheme="minorHAnsi" w:cstheme="minorBidi"/>
          <w:bCs w:val="0"/>
          <w:kern w:val="2"/>
          <w:sz w:val="24"/>
          <w:szCs w:val="24"/>
          <w14:ligatures w14:val="standardContextual"/>
        </w:rPr>
      </w:pPr>
      <w:ins w:id="2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ins>
      <w:r>
        <w:rPr>
          <w:webHidden/>
        </w:rPr>
      </w:r>
      <w:r>
        <w:rPr>
          <w:webHidden/>
        </w:rPr>
        <w:fldChar w:fldCharType="separate"/>
      </w:r>
      <w:ins w:id="236" w:author="Gavin Rawson" w:date="2024-07-17T10:16:00Z" w16du:dateUtc="2024-07-17T09:16:00Z">
        <w:r w:rsidR="00B048D0">
          <w:rPr>
            <w:webHidden/>
          </w:rPr>
          <w:t>67</w:t>
        </w:r>
      </w:ins>
      <w:ins w:id="237" w:author="Gavin Rawson" w:date="2024-07-17T08:55:00Z" w16du:dateUtc="2024-07-17T07:55:00Z">
        <w:r>
          <w:rPr>
            <w:webHidden/>
          </w:rPr>
          <w:fldChar w:fldCharType="end"/>
        </w:r>
        <w:r w:rsidRPr="008A1F7D">
          <w:rPr>
            <w:rStyle w:val="Hyperlink"/>
          </w:rPr>
          <w:fldChar w:fldCharType="end"/>
        </w:r>
      </w:ins>
    </w:p>
    <w:p w14:paraId="17ED661D" w14:textId="39D4D03C" w:rsidR="003A2150" w:rsidRDefault="003A2150">
      <w:pPr>
        <w:pStyle w:val="TOC2"/>
        <w:rPr>
          <w:ins w:id="238" w:author="Gavin Rawson" w:date="2024-07-17T08:55:00Z" w16du:dateUtc="2024-07-17T07:55:00Z"/>
          <w:rFonts w:asciiTheme="minorHAnsi" w:eastAsiaTheme="minorEastAsia" w:hAnsiTheme="minorHAnsi" w:cstheme="minorBidi"/>
          <w:kern w:val="2"/>
          <w:sz w:val="24"/>
          <w:szCs w:val="24"/>
          <w14:ligatures w14:val="standardContextual"/>
        </w:rPr>
      </w:pPr>
      <w:ins w:id="2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ins>
      <w:r>
        <w:rPr>
          <w:webHidden/>
        </w:rPr>
      </w:r>
      <w:r>
        <w:rPr>
          <w:webHidden/>
        </w:rPr>
        <w:fldChar w:fldCharType="separate"/>
      </w:r>
      <w:ins w:id="240" w:author="Gavin Rawson" w:date="2024-07-17T10:16:00Z" w16du:dateUtc="2024-07-17T09:16:00Z">
        <w:r w:rsidR="00B048D0">
          <w:rPr>
            <w:webHidden/>
          </w:rPr>
          <w:t>67</w:t>
        </w:r>
      </w:ins>
      <w:ins w:id="241" w:author="Gavin Rawson" w:date="2024-07-17T08:55:00Z" w16du:dateUtc="2024-07-17T07:55:00Z">
        <w:r>
          <w:rPr>
            <w:webHidden/>
          </w:rPr>
          <w:fldChar w:fldCharType="end"/>
        </w:r>
        <w:r w:rsidRPr="008A1F7D">
          <w:rPr>
            <w:rStyle w:val="Hyperlink"/>
          </w:rPr>
          <w:fldChar w:fldCharType="end"/>
        </w:r>
      </w:ins>
    </w:p>
    <w:p w14:paraId="09731572" w14:textId="6608D563" w:rsidR="003A2150" w:rsidRDefault="003A2150">
      <w:pPr>
        <w:pStyle w:val="TOC2"/>
        <w:rPr>
          <w:ins w:id="242" w:author="Gavin Rawson" w:date="2024-07-17T08:55:00Z" w16du:dateUtc="2024-07-17T07:55:00Z"/>
          <w:rFonts w:asciiTheme="minorHAnsi" w:eastAsiaTheme="minorEastAsia" w:hAnsiTheme="minorHAnsi" w:cstheme="minorBidi"/>
          <w:kern w:val="2"/>
          <w:sz w:val="24"/>
          <w:szCs w:val="24"/>
          <w14:ligatures w14:val="standardContextual"/>
        </w:rPr>
      </w:pPr>
      <w:ins w:id="2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ins>
      <w:r>
        <w:rPr>
          <w:webHidden/>
        </w:rPr>
      </w:r>
      <w:r>
        <w:rPr>
          <w:webHidden/>
        </w:rPr>
        <w:fldChar w:fldCharType="separate"/>
      </w:r>
      <w:ins w:id="244" w:author="Gavin Rawson" w:date="2024-07-17T10:16:00Z" w16du:dateUtc="2024-07-17T09:16:00Z">
        <w:r w:rsidR="00B048D0">
          <w:rPr>
            <w:webHidden/>
          </w:rPr>
          <w:t>67</w:t>
        </w:r>
      </w:ins>
      <w:ins w:id="245" w:author="Gavin Rawson" w:date="2024-07-17T08:55:00Z" w16du:dateUtc="2024-07-17T07:55:00Z">
        <w:r>
          <w:rPr>
            <w:webHidden/>
          </w:rPr>
          <w:fldChar w:fldCharType="end"/>
        </w:r>
        <w:r w:rsidRPr="008A1F7D">
          <w:rPr>
            <w:rStyle w:val="Hyperlink"/>
          </w:rPr>
          <w:fldChar w:fldCharType="end"/>
        </w:r>
      </w:ins>
    </w:p>
    <w:p w14:paraId="1F0A5EA7" w14:textId="1E7E33D6" w:rsidR="003A2150" w:rsidRDefault="003A2150">
      <w:pPr>
        <w:pStyle w:val="TOC2"/>
        <w:rPr>
          <w:ins w:id="246" w:author="Gavin Rawson" w:date="2024-07-17T08:55:00Z" w16du:dateUtc="2024-07-17T07:55:00Z"/>
          <w:rFonts w:asciiTheme="minorHAnsi" w:eastAsiaTheme="minorEastAsia" w:hAnsiTheme="minorHAnsi" w:cstheme="minorBidi"/>
          <w:kern w:val="2"/>
          <w:sz w:val="24"/>
          <w:szCs w:val="24"/>
          <w14:ligatures w14:val="standardContextual"/>
        </w:rPr>
      </w:pPr>
      <w:ins w:id="2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ins>
      <w:r>
        <w:rPr>
          <w:webHidden/>
        </w:rPr>
      </w:r>
      <w:r>
        <w:rPr>
          <w:webHidden/>
        </w:rPr>
        <w:fldChar w:fldCharType="separate"/>
      </w:r>
      <w:ins w:id="248" w:author="Gavin Rawson" w:date="2024-07-17T10:16:00Z" w16du:dateUtc="2024-07-17T09:16:00Z">
        <w:r w:rsidR="00B048D0">
          <w:rPr>
            <w:webHidden/>
          </w:rPr>
          <w:t>67</w:t>
        </w:r>
      </w:ins>
      <w:ins w:id="249" w:author="Gavin Rawson" w:date="2024-07-17T08:55:00Z" w16du:dateUtc="2024-07-17T07:55:00Z">
        <w:r>
          <w:rPr>
            <w:webHidden/>
          </w:rPr>
          <w:fldChar w:fldCharType="end"/>
        </w:r>
        <w:r w:rsidRPr="008A1F7D">
          <w:rPr>
            <w:rStyle w:val="Hyperlink"/>
          </w:rPr>
          <w:fldChar w:fldCharType="end"/>
        </w:r>
      </w:ins>
    </w:p>
    <w:p w14:paraId="6BDDF4E6" w14:textId="4BFA337F" w:rsidR="003A2150" w:rsidRDefault="003A2150">
      <w:pPr>
        <w:pStyle w:val="TOC3"/>
        <w:rPr>
          <w:ins w:id="250" w:author="Gavin Rawson" w:date="2024-07-17T08:55:00Z" w16du:dateUtc="2024-07-17T07:55:00Z"/>
          <w:rFonts w:asciiTheme="minorHAnsi" w:eastAsiaTheme="minorEastAsia" w:hAnsiTheme="minorHAnsi" w:cstheme="minorBidi"/>
          <w:noProof/>
          <w:kern w:val="2"/>
          <w:sz w:val="24"/>
          <w:szCs w:val="24"/>
          <w14:ligatures w14:val="standardContextual"/>
        </w:rPr>
      </w:pPr>
      <w:ins w:id="25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ins>
      <w:r>
        <w:rPr>
          <w:noProof/>
          <w:webHidden/>
        </w:rPr>
      </w:r>
      <w:r>
        <w:rPr>
          <w:noProof/>
          <w:webHidden/>
        </w:rPr>
        <w:fldChar w:fldCharType="separate"/>
      </w:r>
      <w:ins w:id="252" w:author="Gavin Rawson" w:date="2024-07-17T10:16:00Z" w16du:dateUtc="2024-07-17T09:16:00Z">
        <w:r w:rsidR="00B048D0">
          <w:rPr>
            <w:noProof/>
            <w:webHidden/>
          </w:rPr>
          <w:t>68</w:t>
        </w:r>
      </w:ins>
      <w:ins w:id="253" w:author="Gavin Rawson" w:date="2024-07-17T08:55:00Z" w16du:dateUtc="2024-07-17T07:55:00Z">
        <w:r>
          <w:rPr>
            <w:noProof/>
            <w:webHidden/>
          </w:rPr>
          <w:fldChar w:fldCharType="end"/>
        </w:r>
        <w:r w:rsidRPr="008A1F7D">
          <w:rPr>
            <w:rStyle w:val="Hyperlink"/>
            <w:noProof/>
          </w:rPr>
          <w:fldChar w:fldCharType="end"/>
        </w:r>
      </w:ins>
    </w:p>
    <w:p w14:paraId="3D08F94A" w14:textId="1B2F688D" w:rsidR="003A2150" w:rsidRDefault="003A2150">
      <w:pPr>
        <w:pStyle w:val="TOC2"/>
        <w:rPr>
          <w:ins w:id="254" w:author="Gavin Rawson" w:date="2024-07-17T08:55:00Z" w16du:dateUtc="2024-07-17T07:55:00Z"/>
          <w:rFonts w:asciiTheme="minorHAnsi" w:eastAsiaTheme="minorEastAsia" w:hAnsiTheme="minorHAnsi" w:cstheme="minorBidi"/>
          <w:kern w:val="2"/>
          <w:sz w:val="24"/>
          <w:szCs w:val="24"/>
          <w14:ligatures w14:val="standardContextual"/>
        </w:rPr>
      </w:pPr>
      <w:ins w:id="2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ins>
      <w:r>
        <w:rPr>
          <w:webHidden/>
        </w:rPr>
      </w:r>
      <w:r>
        <w:rPr>
          <w:webHidden/>
        </w:rPr>
        <w:fldChar w:fldCharType="separate"/>
      </w:r>
      <w:ins w:id="256" w:author="Gavin Rawson" w:date="2024-07-17T10:16:00Z" w16du:dateUtc="2024-07-17T09:16:00Z">
        <w:r w:rsidR="00B048D0">
          <w:rPr>
            <w:webHidden/>
          </w:rPr>
          <w:t>68</w:t>
        </w:r>
      </w:ins>
      <w:ins w:id="257" w:author="Gavin Rawson" w:date="2024-07-17T08:55:00Z" w16du:dateUtc="2024-07-17T07:55:00Z">
        <w:r>
          <w:rPr>
            <w:webHidden/>
          </w:rPr>
          <w:fldChar w:fldCharType="end"/>
        </w:r>
        <w:r w:rsidRPr="008A1F7D">
          <w:rPr>
            <w:rStyle w:val="Hyperlink"/>
          </w:rPr>
          <w:fldChar w:fldCharType="end"/>
        </w:r>
      </w:ins>
    </w:p>
    <w:p w14:paraId="1C506EB7" w14:textId="6BBC52C4" w:rsidR="003A2150" w:rsidRDefault="003A2150">
      <w:pPr>
        <w:pStyle w:val="TOC3"/>
        <w:rPr>
          <w:ins w:id="258" w:author="Gavin Rawson" w:date="2024-07-17T08:55:00Z" w16du:dateUtc="2024-07-17T07:55:00Z"/>
          <w:rFonts w:asciiTheme="minorHAnsi" w:eastAsiaTheme="minorEastAsia" w:hAnsiTheme="minorHAnsi" w:cstheme="minorBidi"/>
          <w:noProof/>
          <w:kern w:val="2"/>
          <w:sz w:val="24"/>
          <w:szCs w:val="24"/>
          <w14:ligatures w14:val="standardContextual"/>
        </w:rPr>
      </w:pPr>
      <w:ins w:id="25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ins>
      <w:r>
        <w:rPr>
          <w:noProof/>
          <w:webHidden/>
        </w:rPr>
      </w:r>
      <w:r>
        <w:rPr>
          <w:noProof/>
          <w:webHidden/>
        </w:rPr>
        <w:fldChar w:fldCharType="separate"/>
      </w:r>
      <w:ins w:id="260" w:author="Gavin Rawson" w:date="2024-07-17T10:16:00Z" w16du:dateUtc="2024-07-17T09:16:00Z">
        <w:r w:rsidR="00B048D0">
          <w:rPr>
            <w:noProof/>
            <w:webHidden/>
          </w:rPr>
          <w:t>68</w:t>
        </w:r>
      </w:ins>
      <w:ins w:id="261" w:author="Gavin Rawson" w:date="2024-07-17T08:55:00Z" w16du:dateUtc="2024-07-17T07:55:00Z">
        <w:r>
          <w:rPr>
            <w:noProof/>
            <w:webHidden/>
          </w:rPr>
          <w:fldChar w:fldCharType="end"/>
        </w:r>
        <w:r w:rsidRPr="008A1F7D">
          <w:rPr>
            <w:rStyle w:val="Hyperlink"/>
            <w:noProof/>
          </w:rPr>
          <w:fldChar w:fldCharType="end"/>
        </w:r>
      </w:ins>
    </w:p>
    <w:p w14:paraId="54B42C5C" w14:textId="0F521FEE" w:rsidR="003A2150" w:rsidRDefault="003A2150">
      <w:pPr>
        <w:pStyle w:val="TOC3"/>
        <w:rPr>
          <w:ins w:id="262" w:author="Gavin Rawson" w:date="2024-07-17T08:55:00Z" w16du:dateUtc="2024-07-17T07:55:00Z"/>
          <w:rFonts w:asciiTheme="minorHAnsi" w:eastAsiaTheme="minorEastAsia" w:hAnsiTheme="minorHAnsi" w:cstheme="minorBidi"/>
          <w:noProof/>
          <w:kern w:val="2"/>
          <w:sz w:val="24"/>
          <w:szCs w:val="24"/>
          <w14:ligatures w14:val="standardContextual"/>
        </w:rPr>
      </w:pPr>
      <w:ins w:id="26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ins>
      <w:r>
        <w:rPr>
          <w:noProof/>
          <w:webHidden/>
        </w:rPr>
      </w:r>
      <w:r>
        <w:rPr>
          <w:noProof/>
          <w:webHidden/>
        </w:rPr>
        <w:fldChar w:fldCharType="separate"/>
      </w:r>
      <w:ins w:id="264" w:author="Gavin Rawson" w:date="2024-07-17T10:16:00Z" w16du:dateUtc="2024-07-17T09:16:00Z">
        <w:r w:rsidR="00B048D0">
          <w:rPr>
            <w:noProof/>
            <w:webHidden/>
          </w:rPr>
          <w:t>68</w:t>
        </w:r>
      </w:ins>
      <w:ins w:id="265" w:author="Gavin Rawson" w:date="2024-07-17T08:55:00Z" w16du:dateUtc="2024-07-17T07:55:00Z">
        <w:r>
          <w:rPr>
            <w:noProof/>
            <w:webHidden/>
          </w:rPr>
          <w:fldChar w:fldCharType="end"/>
        </w:r>
        <w:r w:rsidRPr="008A1F7D">
          <w:rPr>
            <w:rStyle w:val="Hyperlink"/>
            <w:noProof/>
          </w:rPr>
          <w:fldChar w:fldCharType="end"/>
        </w:r>
      </w:ins>
    </w:p>
    <w:p w14:paraId="1F16A302" w14:textId="748EB61B" w:rsidR="003A2150" w:rsidRDefault="003A2150">
      <w:pPr>
        <w:pStyle w:val="TOC2"/>
        <w:rPr>
          <w:ins w:id="266" w:author="Gavin Rawson" w:date="2024-07-17T08:55:00Z" w16du:dateUtc="2024-07-17T07:55:00Z"/>
          <w:rFonts w:asciiTheme="minorHAnsi" w:eastAsiaTheme="minorEastAsia" w:hAnsiTheme="minorHAnsi" w:cstheme="minorBidi"/>
          <w:kern w:val="2"/>
          <w:sz w:val="24"/>
          <w:szCs w:val="24"/>
          <w14:ligatures w14:val="standardContextual"/>
        </w:rPr>
      </w:pPr>
      <w:ins w:id="2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ins>
      <w:r>
        <w:rPr>
          <w:webHidden/>
        </w:rPr>
      </w:r>
      <w:r>
        <w:rPr>
          <w:webHidden/>
        </w:rPr>
        <w:fldChar w:fldCharType="separate"/>
      </w:r>
      <w:ins w:id="268" w:author="Gavin Rawson" w:date="2024-07-17T10:16:00Z" w16du:dateUtc="2024-07-17T09:16:00Z">
        <w:r w:rsidR="00B048D0">
          <w:rPr>
            <w:webHidden/>
          </w:rPr>
          <w:t>70</w:t>
        </w:r>
      </w:ins>
      <w:ins w:id="269" w:author="Gavin Rawson" w:date="2024-07-17T08:55:00Z" w16du:dateUtc="2024-07-17T07:55:00Z">
        <w:r>
          <w:rPr>
            <w:webHidden/>
          </w:rPr>
          <w:fldChar w:fldCharType="end"/>
        </w:r>
        <w:r w:rsidRPr="008A1F7D">
          <w:rPr>
            <w:rStyle w:val="Hyperlink"/>
          </w:rPr>
          <w:fldChar w:fldCharType="end"/>
        </w:r>
      </w:ins>
    </w:p>
    <w:p w14:paraId="4278588C" w14:textId="1F104DD7" w:rsidR="003A2150" w:rsidRDefault="003A2150">
      <w:pPr>
        <w:pStyle w:val="TOC1"/>
        <w:rPr>
          <w:ins w:id="270" w:author="Gavin Rawson" w:date="2024-07-17T08:55:00Z" w16du:dateUtc="2024-07-17T07:55:00Z"/>
          <w:rFonts w:asciiTheme="minorHAnsi" w:eastAsiaTheme="minorEastAsia" w:hAnsiTheme="minorHAnsi" w:cstheme="minorBidi"/>
          <w:bCs w:val="0"/>
          <w:kern w:val="2"/>
          <w:sz w:val="24"/>
          <w:szCs w:val="24"/>
          <w14:ligatures w14:val="standardContextual"/>
        </w:rPr>
      </w:pPr>
      <w:ins w:id="2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ins>
      <w:r>
        <w:rPr>
          <w:webHidden/>
        </w:rPr>
      </w:r>
      <w:r>
        <w:rPr>
          <w:webHidden/>
        </w:rPr>
        <w:fldChar w:fldCharType="separate"/>
      </w:r>
      <w:ins w:id="272" w:author="Gavin Rawson" w:date="2024-07-17T10:16:00Z" w16du:dateUtc="2024-07-17T09:16:00Z">
        <w:r w:rsidR="00B048D0">
          <w:rPr>
            <w:webHidden/>
          </w:rPr>
          <w:t>71</w:t>
        </w:r>
      </w:ins>
      <w:ins w:id="273" w:author="Gavin Rawson" w:date="2024-07-17T08:55:00Z" w16du:dateUtc="2024-07-17T07:55:00Z">
        <w:r>
          <w:rPr>
            <w:webHidden/>
          </w:rPr>
          <w:fldChar w:fldCharType="end"/>
        </w:r>
        <w:r w:rsidRPr="008A1F7D">
          <w:rPr>
            <w:rStyle w:val="Hyperlink"/>
          </w:rPr>
          <w:fldChar w:fldCharType="end"/>
        </w:r>
      </w:ins>
    </w:p>
    <w:p w14:paraId="1DE9BE04" w14:textId="08ECEC69" w:rsidR="003A2150" w:rsidRDefault="003A2150">
      <w:pPr>
        <w:pStyle w:val="TOC2"/>
        <w:rPr>
          <w:ins w:id="274" w:author="Gavin Rawson" w:date="2024-07-17T08:55:00Z" w16du:dateUtc="2024-07-17T07:55:00Z"/>
          <w:rFonts w:asciiTheme="minorHAnsi" w:eastAsiaTheme="minorEastAsia" w:hAnsiTheme="minorHAnsi" w:cstheme="minorBidi"/>
          <w:kern w:val="2"/>
          <w:sz w:val="24"/>
          <w:szCs w:val="24"/>
          <w14:ligatures w14:val="standardContextual"/>
        </w:rPr>
      </w:pPr>
      <w:ins w:id="2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ins>
      <w:r>
        <w:rPr>
          <w:webHidden/>
        </w:rPr>
      </w:r>
      <w:r>
        <w:rPr>
          <w:webHidden/>
        </w:rPr>
        <w:fldChar w:fldCharType="separate"/>
      </w:r>
      <w:ins w:id="276" w:author="Gavin Rawson" w:date="2024-07-17T10:16:00Z" w16du:dateUtc="2024-07-17T09:16:00Z">
        <w:r w:rsidR="00B048D0">
          <w:rPr>
            <w:webHidden/>
          </w:rPr>
          <w:t>71</w:t>
        </w:r>
      </w:ins>
      <w:ins w:id="277" w:author="Gavin Rawson" w:date="2024-07-17T08:55:00Z" w16du:dateUtc="2024-07-17T07:55:00Z">
        <w:r>
          <w:rPr>
            <w:webHidden/>
          </w:rPr>
          <w:fldChar w:fldCharType="end"/>
        </w:r>
        <w:r w:rsidRPr="008A1F7D">
          <w:rPr>
            <w:rStyle w:val="Hyperlink"/>
          </w:rPr>
          <w:fldChar w:fldCharType="end"/>
        </w:r>
      </w:ins>
    </w:p>
    <w:p w14:paraId="2B2B5A0C" w14:textId="2ED511AF" w:rsidR="003A2150" w:rsidRDefault="003A2150">
      <w:pPr>
        <w:pStyle w:val="TOC2"/>
        <w:rPr>
          <w:ins w:id="278" w:author="Gavin Rawson" w:date="2024-07-17T08:55:00Z" w16du:dateUtc="2024-07-17T07:55:00Z"/>
          <w:rFonts w:asciiTheme="minorHAnsi" w:eastAsiaTheme="minorEastAsia" w:hAnsiTheme="minorHAnsi" w:cstheme="minorBidi"/>
          <w:kern w:val="2"/>
          <w:sz w:val="24"/>
          <w:szCs w:val="24"/>
          <w14:ligatures w14:val="standardContextual"/>
        </w:rPr>
      </w:pPr>
      <w:ins w:id="27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ins>
      <w:r>
        <w:rPr>
          <w:webHidden/>
        </w:rPr>
      </w:r>
      <w:r>
        <w:rPr>
          <w:webHidden/>
        </w:rPr>
        <w:fldChar w:fldCharType="separate"/>
      </w:r>
      <w:ins w:id="280" w:author="Gavin Rawson" w:date="2024-07-17T10:16:00Z" w16du:dateUtc="2024-07-17T09:16:00Z">
        <w:r w:rsidR="00B048D0">
          <w:rPr>
            <w:webHidden/>
          </w:rPr>
          <w:t>73</w:t>
        </w:r>
      </w:ins>
      <w:ins w:id="281" w:author="Gavin Rawson" w:date="2024-07-17T08:55:00Z" w16du:dateUtc="2024-07-17T07:55:00Z">
        <w:r>
          <w:rPr>
            <w:webHidden/>
          </w:rPr>
          <w:fldChar w:fldCharType="end"/>
        </w:r>
        <w:r w:rsidRPr="008A1F7D">
          <w:rPr>
            <w:rStyle w:val="Hyperlink"/>
          </w:rPr>
          <w:fldChar w:fldCharType="end"/>
        </w:r>
      </w:ins>
    </w:p>
    <w:p w14:paraId="392A59D9" w14:textId="0396BB1C" w:rsidR="003A2150" w:rsidRDefault="003A2150">
      <w:pPr>
        <w:pStyle w:val="TOC2"/>
        <w:rPr>
          <w:ins w:id="282" w:author="Gavin Rawson" w:date="2024-07-17T08:55:00Z" w16du:dateUtc="2024-07-17T07:55:00Z"/>
          <w:rFonts w:asciiTheme="minorHAnsi" w:eastAsiaTheme="minorEastAsia" w:hAnsiTheme="minorHAnsi" w:cstheme="minorBidi"/>
          <w:kern w:val="2"/>
          <w:sz w:val="24"/>
          <w:szCs w:val="24"/>
          <w14:ligatures w14:val="standardContextual"/>
        </w:rPr>
      </w:pPr>
      <w:ins w:id="28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ins>
      <w:r>
        <w:rPr>
          <w:webHidden/>
        </w:rPr>
      </w:r>
      <w:r>
        <w:rPr>
          <w:webHidden/>
        </w:rPr>
        <w:fldChar w:fldCharType="separate"/>
      </w:r>
      <w:ins w:id="284" w:author="Gavin Rawson" w:date="2024-07-17T10:16:00Z" w16du:dateUtc="2024-07-17T09:16:00Z">
        <w:r w:rsidR="00B048D0">
          <w:rPr>
            <w:webHidden/>
          </w:rPr>
          <w:t>73</w:t>
        </w:r>
      </w:ins>
      <w:ins w:id="285" w:author="Gavin Rawson" w:date="2024-07-17T08:55:00Z" w16du:dateUtc="2024-07-17T07:55:00Z">
        <w:r>
          <w:rPr>
            <w:webHidden/>
          </w:rPr>
          <w:fldChar w:fldCharType="end"/>
        </w:r>
        <w:r w:rsidRPr="008A1F7D">
          <w:rPr>
            <w:rStyle w:val="Hyperlink"/>
          </w:rPr>
          <w:fldChar w:fldCharType="end"/>
        </w:r>
      </w:ins>
    </w:p>
    <w:p w14:paraId="28C5AB5B" w14:textId="128900A4" w:rsidR="003A2150" w:rsidRDefault="003A2150">
      <w:pPr>
        <w:pStyle w:val="TOC1"/>
        <w:rPr>
          <w:ins w:id="286" w:author="Gavin Rawson" w:date="2024-07-17T08:55:00Z" w16du:dateUtc="2024-07-17T07:55:00Z"/>
          <w:rFonts w:asciiTheme="minorHAnsi" w:eastAsiaTheme="minorEastAsia" w:hAnsiTheme="minorHAnsi" w:cstheme="minorBidi"/>
          <w:bCs w:val="0"/>
          <w:kern w:val="2"/>
          <w:sz w:val="24"/>
          <w:szCs w:val="24"/>
          <w14:ligatures w14:val="standardContextual"/>
        </w:rPr>
      </w:pPr>
      <w:ins w:id="2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ins>
      <w:r>
        <w:rPr>
          <w:webHidden/>
        </w:rPr>
      </w:r>
      <w:r>
        <w:rPr>
          <w:webHidden/>
        </w:rPr>
        <w:fldChar w:fldCharType="separate"/>
      </w:r>
      <w:ins w:id="288" w:author="Gavin Rawson" w:date="2024-07-17T10:16:00Z" w16du:dateUtc="2024-07-17T09:16:00Z">
        <w:r w:rsidR="00B048D0">
          <w:rPr>
            <w:webHidden/>
          </w:rPr>
          <w:t>75</w:t>
        </w:r>
      </w:ins>
      <w:ins w:id="289" w:author="Gavin Rawson" w:date="2024-07-17T08:55:00Z" w16du:dateUtc="2024-07-17T07:55:00Z">
        <w:r>
          <w:rPr>
            <w:webHidden/>
          </w:rPr>
          <w:fldChar w:fldCharType="end"/>
        </w:r>
        <w:r w:rsidRPr="008A1F7D">
          <w:rPr>
            <w:rStyle w:val="Hyperlink"/>
          </w:rPr>
          <w:fldChar w:fldCharType="end"/>
        </w:r>
      </w:ins>
    </w:p>
    <w:p w14:paraId="424B8D83" w14:textId="3438C44D" w:rsidR="003A2150" w:rsidRDefault="003A2150">
      <w:pPr>
        <w:pStyle w:val="TOC1"/>
        <w:rPr>
          <w:ins w:id="290" w:author="Gavin Rawson" w:date="2024-07-17T08:55:00Z" w16du:dateUtc="2024-07-17T07:55:00Z"/>
          <w:rFonts w:asciiTheme="minorHAnsi" w:eastAsiaTheme="minorEastAsia" w:hAnsiTheme="minorHAnsi" w:cstheme="minorBidi"/>
          <w:bCs w:val="0"/>
          <w:kern w:val="2"/>
          <w:sz w:val="24"/>
          <w:szCs w:val="24"/>
          <w14:ligatures w14:val="standardContextual"/>
        </w:rPr>
      </w:pPr>
      <w:ins w:id="29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ins>
      <w:r>
        <w:rPr>
          <w:webHidden/>
        </w:rPr>
      </w:r>
      <w:r>
        <w:rPr>
          <w:webHidden/>
        </w:rPr>
        <w:fldChar w:fldCharType="separate"/>
      </w:r>
      <w:ins w:id="292" w:author="Gavin Rawson" w:date="2024-07-17T10:16:00Z" w16du:dateUtc="2024-07-17T09:16:00Z">
        <w:r w:rsidR="00B048D0">
          <w:rPr>
            <w:webHidden/>
          </w:rPr>
          <w:t>77</w:t>
        </w:r>
      </w:ins>
      <w:ins w:id="293" w:author="Gavin Rawson" w:date="2024-07-17T08:55:00Z" w16du:dateUtc="2024-07-17T07:55:00Z">
        <w:r>
          <w:rPr>
            <w:webHidden/>
          </w:rPr>
          <w:fldChar w:fldCharType="end"/>
        </w:r>
        <w:r w:rsidRPr="008A1F7D">
          <w:rPr>
            <w:rStyle w:val="Hyperlink"/>
          </w:rPr>
          <w:fldChar w:fldCharType="end"/>
        </w:r>
      </w:ins>
    </w:p>
    <w:p w14:paraId="6780B10E" w14:textId="340BDA40" w:rsidR="003A2150" w:rsidRDefault="003A2150">
      <w:pPr>
        <w:pStyle w:val="TOC2"/>
        <w:rPr>
          <w:ins w:id="294" w:author="Gavin Rawson" w:date="2024-07-17T08:55:00Z" w16du:dateUtc="2024-07-17T07:55:00Z"/>
          <w:rFonts w:asciiTheme="minorHAnsi" w:eastAsiaTheme="minorEastAsia" w:hAnsiTheme="minorHAnsi" w:cstheme="minorBidi"/>
          <w:kern w:val="2"/>
          <w:sz w:val="24"/>
          <w:szCs w:val="24"/>
          <w14:ligatures w14:val="standardContextual"/>
        </w:rPr>
      </w:pPr>
      <w:ins w:id="29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ins>
      <w:r>
        <w:rPr>
          <w:webHidden/>
        </w:rPr>
      </w:r>
      <w:r>
        <w:rPr>
          <w:webHidden/>
        </w:rPr>
        <w:fldChar w:fldCharType="separate"/>
      </w:r>
      <w:ins w:id="296" w:author="Gavin Rawson" w:date="2024-07-17T10:16:00Z" w16du:dateUtc="2024-07-17T09:16:00Z">
        <w:r w:rsidR="00B048D0">
          <w:rPr>
            <w:webHidden/>
          </w:rPr>
          <w:t>77</w:t>
        </w:r>
      </w:ins>
      <w:ins w:id="297" w:author="Gavin Rawson" w:date="2024-07-17T08:55:00Z" w16du:dateUtc="2024-07-17T07:55:00Z">
        <w:r>
          <w:rPr>
            <w:webHidden/>
          </w:rPr>
          <w:fldChar w:fldCharType="end"/>
        </w:r>
        <w:r w:rsidRPr="008A1F7D">
          <w:rPr>
            <w:rStyle w:val="Hyperlink"/>
          </w:rPr>
          <w:fldChar w:fldCharType="end"/>
        </w:r>
      </w:ins>
    </w:p>
    <w:p w14:paraId="4F155774" w14:textId="05DF58D7" w:rsidR="003A2150" w:rsidRDefault="003A2150">
      <w:pPr>
        <w:pStyle w:val="TOC1"/>
        <w:rPr>
          <w:ins w:id="298" w:author="Gavin Rawson" w:date="2024-07-17T08:55:00Z" w16du:dateUtc="2024-07-17T07:55:00Z"/>
          <w:rFonts w:asciiTheme="minorHAnsi" w:eastAsiaTheme="minorEastAsia" w:hAnsiTheme="minorHAnsi" w:cstheme="minorBidi"/>
          <w:bCs w:val="0"/>
          <w:kern w:val="2"/>
          <w:sz w:val="24"/>
          <w:szCs w:val="24"/>
          <w14:ligatures w14:val="standardContextual"/>
        </w:rPr>
      </w:pPr>
      <w:ins w:id="29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ins>
      <w:r>
        <w:rPr>
          <w:webHidden/>
        </w:rPr>
      </w:r>
      <w:r>
        <w:rPr>
          <w:webHidden/>
        </w:rPr>
        <w:fldChar w:fldCharType="separate"/>
      </w:r>
      <w:ins w:id="300" w:author="Gavin Rawson" w:date="2024-07-17T10:16:00Z" w16du:dateUtc="2024-07-17T09:16:00Z">
        <w:r w:rsidR="00B048D0">
          <w:rPr>
            <w:webHidden/>
          </w:rPr>
          <w:t>79</w:t>
        </w:r>
      </w:ins>
      <w:ins w:id="301" w:author="Gavin Rawson" w:date="2024-07-17T08:55:00Z" w16du:dateUtc="2024-07-17T07:55:00Z">
        <w:r>
          <w:rPr>
            <w:webHidden/>
          </w:rPr>
          <w:fldChar w:fldCharType="end"/>
        </w:r>
        <w:r w:rsidRPr="008A1F7D">
          <w:rPr>
            <w:rStyle w:val="Hyperlink"/>
          </w:rPr>
          <w:fldChar w:fldCharType="end"/>
        </w:r>
      </w:ins>
    </w:p>
    <w:p w14:paraId="00C8D02A" w14:textId="4E937253" w:rsidR="003A2150" w:rsidRDefault="003A2150">
      <w:pPr>
        <w:pStyle w:val="TOC2"/>
        <w:rPr>
          <w:ins w:id="302" w:author="Gavin Rawson" w:date="2024-07-17T08:55:00Z" w16du:dateUtc="2024-07-17T07:55:00Z"/>
          <w:rFonts w:asciiTheme="minorHAnsi" w:eastAsiaTheme="minorEastAsia" w:hAnsiTheme="minorHAnsi" w:cstheme="minorBidi"/>
          <w:kern w:val="2"/>
          <w:sz w:val="24"/>
          <w:szCs w:val="24"/>
          <w14:ligatures w14:val="standardContextual"/>
        </w:rPr>
      </w:pPr>
      <w:ins w:id="30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ins>
      <w:r>
        <w:rPr>
          <w:webHidden/>
        </w:rPr>
      </w:r>
      <w:r>
        <w:rPr>
          <w:webHidden/>
        </w:rPr>
        <w:fldChar w:fldCharType="separate"/>
      </w:r>
      <w:ins w:id="304" w:author="Gavin Rawson" w:date="2024-07-17T10:16:00Z" w16du:dateUtc="2024-07-17T09:16:00Z">
        <w:r w:rsidR="00B048D0">
          <w:rPr>
            <w:webHidden/>
          </w:rPr>
          <w:t>79</w:t>
        </w:r>
      </w:ins>
      <w:ins w:id="305" w:author="Gavin Rawson" w:date="2024-07-17T08:55:00Z" w16du:dateUtc="2024-07-17T07:55:00Z">
        <w:r>
          <w:rPr>
            <w:webHidden/>
          </w:rPr>
          <w:fldChar w:fldCharType="end"/>
        </w:r>
        <w:r w:rsidRPr="008A1F7D">
          <w:rPr>
            <w:rStyle w:val="Hyperlink"/>
          </w:rPr>
          <w:fldChar w:fldCharType="end"/>
        </w:r>
      </w:ins>
    </w:p>
    <w:p w14:paraId="32E698A0" w14:textId="50CD75EF" w:rsidR="003A2150" w:rsidRDefault="003A2150">
      <w:pPr>
        <w:pStyle w:val="TOC3"/>
        <w:rPr>
          <w:ins w:id="306" w:author="Gavin Rawson" w:date="2024-07-17T08:55:00Z" w16du:dateUtc="2024-07-17T07:55:00Z"/>
          <w:rFonts w:asciiTheme="minorHAnsi" w:eastAsiaTheme="minorEastAsia" w:hAnsiTheme="minorHAnsi" w:cstheme="minorBidi"/>
          <w:noProof/>
          <w:kern w:val="2"/>
          <w:sz w:val="24"/>
          <w:szCs w:val="24"/>
          <w14:ligatures w14:val="standardContextual"/>
        </w:rPr>
      </w:pPr>
      <w:ins w:id="30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ins>
      <w:r>
        <w:rPr>
          <w:noProof/>
          <w:webHidden/>
        </w:rPr>
      </w:r>
      <w:r>
        <w:rPr>
          <w:noProof/>
          <w:webHidden/>
        </w:rPr>
        <w:fldChar w:fldCharType="separate"/>
      </w:r>
      <w:ins w:id="308" w:author="Gavin Rawson" w:date="2024-07-17T10:16:00Z" w16du:dateUtc="2024-07-17T09:16:00Z">
        <w:r w:rsidR="00B048D0">
          <w:rPr>
            <w:noProof/>
            <w:webHidden/>
          </w:rPr>
          <w:t>79</w:t>
        </w:r>
      </w:ins>
      <w:ins w:id="309" w:author="Gavin Rawson" w:date="2024-07-17T08:55:00Z" w16du:dateUtc="2024-07-17T07:55:00Z">
        <w:r>
          <w:rPr>
            <w:noProof/>
            <w:webHidden/>
          </w:rPr>
          <w:fldChar w:fldCharType="end"/>
        </w:r>
        <w:r w:rsidRPr="008A1F7D">
          <w:rPr>
            <w:rStyle w:val="Hyperlink"/>
            <w:noProof/>
          </w:rPr>
          <w:fldChar w:fldCharType="end"/>
        </w:r>
      </w:ins>
    </w:p>
    <w:p w14:paraId="537A02E6" w14:textId="21E43D5F" w:rsidR="003A2150" w:rsidRDefault="003A2150">
      <w:pPr>
        <w:pStyle w:val="TOC3"/>
        <w:rPr>
          <w:ins w:id="310" w:author="Gavin Rawson" w:date="2024-07-17T08:55:00Z" w16du:dateUtc="2024-07-17T07:55:00Z"/>
          <w:rFonts w:asciiTheme="minorHAnsi" w:eastAsiaTheme="minorEastAsia" w:hAnsiTheme="minorHAnsi" w:cstheme="minorBidi"/>
          <w:noProof/>
          <w:kern w:val="2"/>
          <w:sz w:val="24"/>
          <w:szCs w:val="24"/>
          <w14:ligatures w14:val="standardContextual"/>
        </w:rPr>
      </w:pPr>
      <w:ins w:id="31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ins>
      <w:r>
        <w:rPr>
          <w:noProof/>
          <w:webHidden/>
        </w:rPr>
      </w:r>
      <w:r>
        <w:rPr>
          <w:noProof/>
          <w:webHidden/>
        </w:rPr>
        <w:fldChar w:fldCharType="separate"/>
      </w:r>
      <w:ins w:id="312" w:author="Gavin Rawson" w:date="2024-07-17T10:16:00Z" w16du:dateUtc="2024-07-17T09:16:00Z">
        <w:r w:rsidR="00B048D0">
          <w:rPr>
            <w:noProof/>
            <w:webHidden/>
          </w:rPr>
          <w:t>79</w:t>
        </w:r>
      </w:ins>
      <w:ins w:id="313" w:author="Gavin Rawson" w:date="2024-07-17T08:55:00Z" w16du:dateUtc="2024-07-17T07:55:00Z">
        <w:r>
          <w:rPr>
            <w:noProof/>
            <w:webHidden/>
          </w:rPr>
          <w:fldChar w:fldCharType="end"/>
        </w:r>
        <w:r w:rsidRPr="008A1F7D">
          <w:rPr>
            <w:rStyle w:val="Hyperlink"/>
            <w:noProof/>
          </w:rPr>
          <w:fldChar w:fldCharType="end"/>
        </w:r>
      </w:ins>
    </w:p>
    <w:p w14:paraId="0ACE0F8E" w14:textId="14816A46" w:rsidR="003A2150" w:rsidRDefault="003A2150">
      <w:pPr>
        <w:pStyle w:val="TOC3"/>
        <w:rPr>
          <w:ins w:id="314" w:author="Gavin Rawson" w:date="2024-07-17T08:55:00Z" w16du:dateUtc="2024-07-17T07:55:00Z"/>
          <w:rFonts w:asciiTheme="minorHAnsi" w:eastAsiaTheme="minorEastAsia" w:hAnsiTheme="minorHAnsi" w:cstheme="minorBidi"/>
          <w:noProof/>
          <w:kern w:val="2"/>
          <w:sz w:val="24"/>
          <w:szCs w:val="24"/>
          <w14:ligatures w14:val="standardContextual"/>
        </w:rPr>
      </w:pPr>
      <w:ins w:id="31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ins>
      <w:r>
        <w:rPr>
          <w:noProof/>
          <w:webHidden/>
        </w:rPr>
      </w:r>
      <w:r>
        <w:rPr>
          <w:noProof/>
          <w:webHidden/>
        </w:rPr>
        <w:fldChar w:fldCharType="separate"/>
      </w:r>
      <w:ins w:id="316" w:author="Gavin Rawson" w:date="2024-07-17T10:16:00Z" w16du:dateUtc="2024-07-17T09:16:00Z">
        <w:r w:rsidR="00B048D0">
          <w:rPr>
            <w:noProof/>
            <w:webHidden/>
          </w:rPr>
          <w:t>79</w:t>
        </w:r>
      </w:ins>
      <w:ins w:id="317" w:author="Gavin Rawson" w:date="2024-07-17T08:55:00Z" w16du:dateUtc="2024-07-17T07:55:00Z">
        <w:r>
          <w:rPr>
            <w:noProof/>
            <w:webHidden/>
          </w:rPr>
          <w:fldChar w:fldCharType="end"/>
        </w:r>
        <w:r w:rsidRPr="008A1F7D">
          <w:rPr>
            <w:rStyle w:val="Hyperlink"/>
            <w:noProof/>
          </w:rPr>
          <w:fldChar w:fldCharType="end"/>
        </w:r>
      </w:ins>
    </w:p>
    <w:p w14:paraId="1E377C3A" w14:textId="200FEF25" w:rsidR="003A2150" w:rsidRDefault="003A2150">
      <w:pPr>
        <w:pStyle w:val="TOC2"/>
        <w:rPr>
          <w:ins w:id="318" w:author="Gavin Rawson" w:date="2024-07-17T08:55:00Z" w16du:dateUtc="2024-07-17T07:55:00Z"/>
          <w:rFonts w:asciiTheme="minorHAnsi" w:eastAsiaTheme="minorEastAsia" w:hAnsiTheme="minorHAnsi" w:cstheme="minorBidi"/>
          <w:kern w:val="2"/>
          <w:sz w:val="24"/>
          <w:szCs w:val="24"/>
          <w14:ligatures w14:val="standardContextual"/>
        </w:rPr>
      </w:pPr>
      <w:ins w:id="319" w:author="Gavin Rawson" w:date="2024-07-17T08:55:00Z" w16du:dateUtc="2024-07-17T07:55:00Z">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ins>
      <w:r>
        <w:rPr>
          <w:webHidden/>
        </w:rPr>
      </w:r>
      <w:r>
        <w:rPr>
          <w:webHidden/>
        </w:rPr>
        <w:fldChar w:fldCharType="separate"/>
      </w:r>
      <w:ins w:id="320" w:author="Gavin Rawson" w:date="2024-07-17T10:16:00Z" w16du:dateUtc="2024-07-17T09:16:00Z">
        <w:r w:rsidR="00B048D0">
          <w:rPr>
            <w:webHidden/>
          </w:rPr>
          <w:t>79</w:t>
        </w:r>
      </w:ins>
      <w:ins w:id="321" w:author="Gavin Rawson" w:date="2024-07-17T08:55:00Z" w16du:dateUtc="2024-07-17T07:55:00Z">
        <w:r>
          <w:rPr>
            <w:webHidden/>
          </w:rPr>
          <w:fldChar w:fldCharType="end"/>
        </w:r>
        <w:r w:rsidRPr="008A1F7D">
          <w:rPr>
            <w:rStyle w:val="Hyperlink"/>
          </w:rPr>
          <w:fldChar w:fldCharType="end"/>
        </w:r>
      </w:ins>
    </w:p>
    <w:p w14:paraId="51A5750A" w14:textId="671CB47D" w:rsidR="003A2150" w:rsidRDefault="003A2150">
      <w:pPr>
        <w:pStyle w:val="TOC3"/>
        <w:rPr>
          <w:ins w:id="322" w:author="Gavin Rawson" w:date="2024-07-17T08:55:00Z" w16du:dateUtc="2024-07-17T07:55:00Z"/>
          <w:rFonts w:asciiTheme="minorHAnsi" w:eastAsiaTheme="minorEastAsia" w:hAnsiTheme="minorHAnsi" w:cstheme="minorBidi"/>
          <w:noProof/>
          <w:kern w:val="2"/>
          <w:sz w:val="24"/>
          <w:szCs w:val="24"/>
          <w14:ligatures w14:val="standardContextual"/>
        </w:rPr>
      </w:pPr>
      <w:ins w:id="32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ins>
      <w:r>
        <w:rPr>
          <w:noProof/>
          <w:webHidden/>
        </w:rPr>
      </w:r>
      <w:r>
        <w:rPr>
          <w:noProof/>
          <w:webHidden/>
        </w:rPr>
        <w:fldChar w:fldCharType="separate"/>
      </w:r>
      <w:ins w:id="324" w:author="Gavin Rawson" w:date="2024-07-17T10:16:00Z" w16du:dateUtc="2024-07-17T09:16:00Z">
        <w:r w:rsidR="00B048D0">
          <w:rPr>
            <w:noProof/>
            <w:webHidden/>
          </w:rPr>
          <w:t>79</w:t>
        </w:r>
      </w:ins>
      <w:ins w:id="325" w:author="Gavin Rawson" w:date="2024-07-17T08:55:00Z" w16du:dateUtc="2024-07-17T07:55:00Z">
        <w:r>
          <w:rPr>
            <w:noProof/>
            <w:webHidden/>
          </w:rPr>
          <w:fldChar w:fldCharType="end"/>
        </w:r>
        <w:r w:rsidRPr="008A1F7D">
          <w:rPr>
            <w:rStyle w:val="Hyperlink"/>
            <w:noProof/>
          </w:rPr>
          <w:fldChar w:fldCharType="end"/>
        </w:r>
      </w:ins>
    </w:p>
    <w:p w14:paraId="5387F4C5" w14:textId="1C1FEFA0" w:rsidR="003A2150" w:rsidRDefault="003A2150">
      <w:pPr>
        <w:pStyle w:val="TOC3"/>
        <w:rPr>
          <w:ins w:id="326" w:author="Gavin Rawson" w:date="2024-07-17T08:55:00Z" w16du:dateUtc="2024-07-17T07:55:00Z"/>
          <w:rFonts w:asciiTheme="minorHAnsi" w:eastAsiaTheme="minorEastAsia" w:hAnsiTheme="minorHAnsi" w:cstheme="minorBidi"/>
          <w:noProof/>
          <w:kern w:val="2"/>
          <w:sz w:val="24"/>
          <w:szCs w:val="24"/>
          <w14:ligatures w14:val="standardContextual"/>
        </w:rPr>
      </w:pPr>
      <w:ins w:id="32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ins>
      <w:r>
        <w:rPr>
          <w:noProof/>
          <w:webHidden/>
        </w:rPr>
      </w:r>
      <w:r>
        <w:rPr>
          <w:noProof/>
          <w:webHidden/>
        </w:rPr>
        <w:fldChar w:fldCharType="separate"/>
      </w:r>
      <w:ins w:id="328" w:author="Gavin Rawson" w:date="2024-07-17T10:16:00Z" w16du:dateUtc="2024-07-17T09:16:00Z">
        <w:r w:rsidR="00B048D0">
          <w:rPr>
            <w:noProof/>
            <w:webHidden/>
          </w:rPr>
          <w:t>79</w:t>
        </w:r>
      </w:ins>
      <w:ins w:id="329" w:author="Gavin Rawson" w:date="2024-07-17T08:55:00Z" w16du:dateUtc="2024-07-17T07:55:00Z">
        <w:r>
          <w:rPr>
            <w:noProof/>
            <w:webHidden/>
          </w:rPr>
          <w:fldChar w:fldCharType="end"/>
        </w:r>
        <w:r w:rsidRPr="008A1F7D">
          <w:rPr>
            <w:rStyle w:val="Hyperlink"/>
            <w:noProof/>
          </w:rPr>
          <w:fldChar w:fldCharType="end"/>
        </w:r>
      </w:ins>
    </w:p>
    <w:p w14:paraId="21C6183D" w14:textId="65B84270" w:rsidR="003A2150" w:rsidRDefault="003A2150">
      <w:pPr>
        <w:pStyle w:val="TOC1"/>
        <w:rPr>
          <w:ins w:id="330" w:author="Gavin Rawson" w:date="2024-07-17T08:55:00Z" w16du:dateUtc="2024-07-17T07:55:00Z"/>
          <w:rFonts w:asciiTheme="minorHAnsi" w:eastAsiaTheme="minorEastAsia" w:hAnsiTheme="minorHAnsi" w:cstheme="minorBidi"/>
          <w:bCs w:val="0"/>
          <w:kern w:val="2"/>
          <w:sz w:val="24"/>
          <w:szCs w:val="24"/>
          <w14:ligatures w14:val="standardContextual"/>
        </w:rPr>
      </w:pPr>
      <w:ins w:id="3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ins>
      <w:r>
        <w:rPr>
          <w:webHidden/>
        </w:rPr>
      </w:r>
      <w:r>
        <w:rPr>
          <w:webHidden/>
        </w:rPr>
        <w:fldChar w:fldCharType="separate"/>
      </w:r>
      <w:ins w:id="332" w:author="Gavin Rawson" w:date="2024-07-17T10:16:00Z" w16du:dateUtc="2024-07-17T09:16:00Z">
        <w:r w:rsidR="00B048D0">
          <w:rPr>
            <w:webHidden/>
          </w:rPr>
          <w:t>81</w:t>
        </w:r>
      </w:ins>
      <w:ins w:id="333" w:author="Gavin Rawson" w:date="2024-07-17T08:55:00Z" w16du:dateUtc="2024-07-17T07:55:00Z">
        <w:r>
          <w:rPr>
            <w:webHidden/>
          </w:rPr>
          <w:fldChar w:fldCharType="end"/>
        </w:r>
        <w:r w:rsidRPr="008A1F7D">
          <w:rPr>
            <w:rStyle w:val="Hyperlink"/>
          </w:rPr>
          <w:fldChar w:fldCharType="end"/>
        </w:r>
      </w:ins>
    </w:p>
    <w:p w14:paraId="479C9A80" w14:textId="03C345C4" w:rsidR="003A2150" w:rsidRDefault="003A2150">
      <w:pPr>
        <w:pStyle w:val="TOC2"/>
        <w:rPr>
          <w:ins w:id="334" w:author="Gavin Rawson" w:date="2024-07-17T08:55:00Z" w16du:dateUtc="2024-07-17T07:55:00Z"/>
          <w:rFonts w:asciiTheme="minorHAnsi" w:eastAsiaTheme="minorEastAsia" w:hAnsiTheme="minorHAnsi" w:cstheme="minorBidi"/>
          <w:kern w:val="2"/>
          <w:sz w:val="24"/>
          <w:szCs w:val="24"/>
          <w14:ligatures w14:val="standardContextual"/>
        </w:rPr>
      </w:pPr>
      <w:ins w:id="3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ins>
      <w:r>
        <w:rPr>
          <w:webHidden/>
        </w:rPr>
      </w:r>
      <w:r>
        <w:rPr>
          <w:webHidden/>
        </w:rPr>
        <w:fldChar w:fldCharType="separate"/>
      </w:r>
      <w:ins w:id="336" w:author="Gavin Rawson" w:date="2024-07-17T10:16:00Z" w16du:dateUtc="2024-07-17T09:16:00Z">
        <w:r w:rsidR="00B048D0">
          <w:rPr>
            <w:webHidden/>
          </w:rPr>
          <w:t>81</w:t>
        </w:r>
      </w:ins>
      <w:ins w:id="337" w:author="Gavin Rawson" w:date="2024-07-17T08:55:00Z" w16du:dateUtc="2024-07-17T07:55:00Z">
        <w:r>
          <w:rPr>
            <w:webHidden/>
          </w:rPr>
          <w:fldChar w:fldCharType="end"/>
        </w:r>
        <w:r w:rsidRPr="008A1F7D">
          <w:rPr>
            <w:rStyle w:val="Hyperlink"/>
          </w:rPr>
          <w:fldChar w:fldCharType="end"/>
        </w:r>
      </w:ins>
    </w:p>
    <w:p w14:paraId="5DDFFF22" w14:textId="4F6F3220" w:rsidR="003A2150" w:rsidRDefault="003A2150">
      <w:pPr>
        <w:pStyle w:val="TOC2"/>
        <w:rPr>
          <w:ins w:id="338" w:author="Gavin Rawson" w:date="2024-07-17T08:55:00Z" w16du:dateUtc="2024-07-17T07:55:00Z"/>
          <w:rFonts w:asciiTheme="minorHAnsi" w:eastAsiaTheme="minorEastAsia" w:hAnsiTheme="minorHAnsi" w:cstheme="minorBidi"/>
          <w:kern w:val="2"/>
          <w:sz w:val="24"/>
          <w:szCs w:val="24"/>
          <w14:ligatures w14:val="standardContextual"/>
        </w:rPr>
      </w:pPr>
      <w:ins w:id="3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ins>
      <w:r>
        <w:rPr>
          <w:webHidden/>
        </w:rPr>
      </w:r>
      <w:r>
        <w:rPr>
          <w:webHidden/>
        </w:rPr>
        <w:fldChar w:fldCharType="separate"/>
      </w:r>
      <w:ins w:id="340" w:author="Gavin Rawson" w:date="2024-07-17T10:16:00Z" w16du:dateUtc="2024-07-17T09:16:00Z">
        <w:r w:rsidR="00B048D0">
          <w:rPr>
            <w:webHidden/>
          </w:rPr>
          <w:t>81</w:t>
        </w:r>
      </w:ins>
      <w:ins w:id="341" w:author="Gavin Rawson" w:date="2024-07-17T08:55:00Z" w16du:dateUtc="2024-07-17T07:55:00Z">
        <w:r>
          <w:rPr>
            <w:webHidden/>
          </w:rPr>
          <w:fldChar w:fldCharType="end"/>
        </w:r>
        <w:r w:rsidRPr="008A1F7D">
          <w:rPr>
            <w:rStyle w:val="Hyperlink"/>
          </w:rPr>
          <w:fldChar w:fldCharType="end"/>
        </w:r>
      </w:ins>
    </w:p>
    <w:p w14:paraId="754BA4FF" w14:textId="55EFBADD" w:rsidR="003A2150" w:rsidRDefault="003A2150">
      <w:pPr>
        <w:pStyle w:val="TOC1"/>
        <w:rPr>
          <w:ins w:id="342" w:author="Gavin Rawson" w:date="2024-07-17T08:55:00Z" w16du:dateUtc="2024-07-17T07:55:00Z"/>
          <w:rFonts w:asciiTheme="minorHAnsi" w:eastAsiaTheme="minorEastAsia" w:hAnsiTheme="minorHAnsi" w:cstheme="minorBidi"/>
          <w:bCs w:val="0"/>
          <w:kern w:val="2"/>
          <w:sz w:val="24"/>
          <w:szCs w:val="24"/>
          <w14:ligatures w14:val="standardContextual"/>
        </w:rPr>
      </w:pPr>
      <w:ins w:id="3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ins>
      <w:r>
        <w:rPr>
          <w:webHidden/>
        </w:rPr>
      </w:r>
      <w:r>
        <w:rPr>
          <w:webHidden/>
        </w:rPr>
        <w:fldChar w:fldCharType="separate"/>
      </w:r>
      <w:ins w:id="344" w:author="Gavin Rawson" w:date="2024-07-17T10:16:00Z" w16du:dateUtc="2024-07-17T09:16:00Z">
        <w:r w:rsidR="00B048D0">
          <w:rPr>
            <w:webHidden/>
          </w:rPr>
          <w:t>83</w:t>
        </w:r>
      </w:ins>
      <w:ins w:id="345" w:author="Gavin Rawson" w:date="2024-07-17T08:55:00Z" w16du:dateUtc="2024-07-17T07:55:00Z">
        <w:r>
          <w:rPr>
            <w:webHidden/>
          </w:rPr>
          <w:fldChar w:fldCharType="end"/>
        </w:r>
        <w:r w:rsidRPr="008A1F7D">
          <w:rPr>
            <w:rStyle w:val="Hyperlink"/>
          </w:rPr>
          <w:fldChar w:fldCharType="end"/>
        </w:r>
      </w:ins>
    </w:p>
    <w:p w14:paraId="7205CF2F" w14:textId="0A563155" w:rsidR="003A2150" w:rsidRDefault="003A2150">
      <w:pPr>
        <w:pStyle w:val="TOC1"/>
        <w:rPr>
          <w:ins w:id="346" w:author="Gavin Rawson" w:date="2024-07-17T08:55:00Z" w16du:dateUtc="2024-07-17T07:55:00Z"/>
          <w:rFonts w:asciiTheme="minorHAnsi" w:eastAsiaTheme="minorEastAsia" w:hAnsiTheme="minorHAnsi" w:cstheme="minorBidi"/>
          <w:bCs w:val="0"/>
          <w:kern w:val="2"/>
          <w:sz w:val="24"/>
          <w:szCs w:val="24"/>
          <w14:ligatures w14:val="standardContextual"/>
        </w:rPr>
      </w:pPr>
      <w:ins w:id="3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ins>
      <w:r>
        <w:rPr>
          <w:webHidden/>
        </w:rPr>
      </w:r>
      <w:r>
        <w:rPr>
          <w:webHidden/>
        </w:rPr>
        <w:fldChar w:fldCharType="separate"/>
      </w:r>
      <w:ins w:id="348" w:author="Gavin Rawson" w:date="2024-07-17T10:16:00Z" w16du:dateUtc="2024-07-17T09:16:00Z">
        <w:r w:rsidR="00B048D0">
          <w:rPr>
            <w:webHidden/>
          </w:rPr>
          <w:t>85</w:t>
        </w:r>
      </w:ins>
      <w:ins w:id="349" w:author="Gavin Rawson" w:date="2024-07-17T08:55:00Z" w16du:dateUtc="2024-07-17T07:55:00Z">
        <w:r>
          <w:rPr>
            <w:webHidden/>
          </w:rPr>
          <w:fldChar w:fldCharType="end"/>
        </w:r>
        <w:r w:rsidRPr="008A1F7D">
          <w:rPr>
            <w:rStyle w:val="Hyperlink"/>
          </w:rPr>
          <w:fldChar w:fldCharType="end"/>
        </w:r>
      </w:ins>
    </w:p>
    <w:p w14:paraId="63EA2459" w14:textId="0B0AC421" w:rsidR="003A2150" w:rsidRDefault="003A2150">
      <w:pPr>
        <w:pStyle w:val="TOC1"/>
        <w:rPr>
          <w:ins w:id="350" w:author="Gavin Rawson" w:date="2024-07-17T08:55:00Z" w16du:dateUtc="2024-07-17T07:55:00Z"/>
          <w:rFonts w:asciiTheme="minorHAnsi" w:eastAsiaTheme="minorEastAsia" w:hAnsiTheme="minorHAnsi" w:cstheme="minorBidi"/>
          <w:bCs w:val="0"/>
          <w:kern w:val="2"/>
          <w:sz w:val="24"/>
          <w:szCs w:val="24"/>
          <w14:ligatures w14:val="standardContextual"/>
        </w:rPr>
      </w:pPr>
      <w:ins w:id="3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ins>
      <w:r>
        <w:rPr>
          <w:webHidden/>
        </w:rPr>
      </w:r>
      <w:r>
        <w:rPr>
          <w:webHidden/>
        </w:rPr>
        <w:fldChar w:fldCharType="separate"/>
      </w:r>
      <w:ins w:id="352" w:author="Gavin Rawson" w:date="2024-07-17T10:16:00Z" w16du:dateUtc="2024-07-17T09:16:00Z">
        <w:r w:rsidR="00B048D0">
          <w:rPr>
            <w:webHidden/>
          </w:rPr>
          <w:t>86</w:t>
        </w:r>
      </w:ins>
      <w:ins w:id="353" w:author="Gavin Rawson" w:date="2024-07-17T08:55:00Z" w16du:dateUtc="2024-07-17T07:55:00Z">
        <w:r>
          <w:rPr>
            <w:webHidden/>
          </w:rPr>
          <w:fldChar w:fldCharType="end"/>
        </w:r>
        <w:r w:rsidRPr="008A1F7D">
          <w:rPr>
            <w:rStyle w:val="Hyperlink"/>
          </w:rPr>
          <w:fldChar w:fldCharType="end"/>
        </w:r>
      </w:ins>
    </w:p>
    <w:p w14:paraId="2881684A" w14:textId="678F8E86" w:rsidR="003A2150" w:rsidRDefault="003A2150">
      <w:pPr>
        <w:pStyle w:val="TOC1"/>
        <w:rPr>
          <w:ins w:id="354" w:author="Gavin Rawson" w:date="2024-07-17T08:55:00Z" w16du:dateUtc="2024-07-17T07:55:00Z"/>
          <w:rFonts w:asciiTheme="minorHAnsi" w:eastAsiaTheme="minorEastAsia" w:hAnsiTheme="minorHAnsi" w:cstheme="minorBidi"/>
          <w:bCs w:val="0"/>
          <w:kern w:val="2"/>
          <w:sz w:val="24"/>
          <w:szCs w:val="24"/>
          <w14:ligatures w14:val="standardContextual"/>
        </w:rPr>
      </w:pPr>
      <w:ins w:id="3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ins>
      <w:r>
        <w:rPr>
          <w:webHidden/>
        </w:rPr>
      </w:r>
      <w:r>
        <w:rPr>
          <w:webHidden/>
        </w:rPr>
        <w:fldChar w:fldCharType="separate"/>
      </w:r>
      <w:ins w:id="356" w:author="Gavin Rawson" w:date="2024-07-17T10:16:00Z" w16du:dateUtc="2024-07-17T09:16:00Z">
        <w:r w:rsidR="00B048D0">
          <w:rPr>
            <w:webHidden/>
          </w:rPr>
          <w:t>87</w:t>
        </w:r>
      </w:ins>
      <w:ins w:id="357" w:author="Gavin Rawson" w:date="2024-07-17T08:55:00Z" w16du:dateUtc="2024-07-17T07:55:00Z">
        <w:r>
          <w:rPr>
            <w:webHidden/>
          </w:rPr>
          <w:fldChar w:fldCharType="end"/>
        </w:r>
        <w:r w:rsidRPr="008A1F7D">
          <w:rPr>
            <w:rStyle w:val="Hyperlink"/>
          </w:rPr>
          <w:fldChar w:fldCharType="end"/>
        </w:r>
      </w:ins>
    </w:p>
    <w:p w14:paraId="078A9F53" w14:textId="199855BB" w:rsidR="003A2150" w:rsidRDefault="003A2150">
      <w:pPr>
        <w:pStyle w:val="TOC2"/>
        <w:rPr>
          <w:ins w:id="358" w:author="Gavin Rawson" w:date="2024-07-17T08:55:00Z" w16du:dateUtc="2024-07-17T07:55:00Z"/>
          <w:rFonts w:asciiTheme="minorHAnsi" w:eastAsiaTheme="minorEastAsia" w:hAnsiTheme="minorHAnsi" w:cstheme="minorBidi"/>
          <w:kern w:val="2"/>
          <w:sz w:val="24"/>
          <w:szCs w:val="24"/>
          <w14:ligatures w14:val="standardContextual"/>
        </w:rPr>
      </w:pPr>
      <w:ins w:id="35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ins>
      <w:r>
        <w:rPr>
          <w:webHidden/>
        </w:rPr>
      </w:r>
      <w:r>
        <w:rPr>
          <w:webHidden/>
        </w:rPr>
        <w:fldChar w:fldCharType="separate"/>
      </w:r>
      <w:ins w:id="360" w:author="Gavin Rawson" w:date="2024-07-17T10:16:00Z" w16du:dateUtc="2024-07-17T09:16:00Z">
        <w:r w:rsidR="00B048D0">
          <w:rPr>
            <w:webHidden/>
          </w:rPr>
          <w:t>87</w:t>
        </w:r>
      </w:ins>
      <w:ins w:id="361" w:author="Gavin Rawson" w:date="2024-07-17T08:55:00Z" w16du:dateUtc="2024-07-17T07:55:00Z">
        <w:r>
          <w:rPr>
            <w:webHidden/>
          </w:rPr>
          <w:fldChar w:fldCharType="end"/>
        </w:r>
        <w:r w:rsidRPr="008A1F7D">
          <w:rPr>
            <w:rStyle w:val="Hyperlink"/>
          </w:rPr>
          <w:fldChar w:fldCharType="end"/>
        </w:r>
      </w:ins>
    </w:p>
    <w:p w14:paraId="6C0EEEB8" w14:textId="7DDF09A4" w:rsidR="003A2150" w:rsidRDefault="003A2150">
      <w:pPr>
        <w:pStyle w:val="TOC2"/>
        <w:rPr>
          <w:ins w:id="362" w:author="Gavin Rawson" w:date="2024-07-17T08:55:00Z" w16du:dateUtc="2024-07-17T07:55:00Z"/>
          <w:rFonts w:asciiTheme="minorHAnsi" w:eastAsiaTheme="minorEastAsia" w:hAnsiTheme="minorHAnsi" w:cstheme="minorBidi"/>
          <w:kern w:val="2"/>
          <w:sz w:val="24"/>
          <w:szCs w:val="24"/>
          <w14:ligatures w14:val="standardContextual"/>
        </w:rPr>
      </w:pPr>
      <w:ins w:id="36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ins>
      <w:r>
        <w:rPr>
          <w:webHidden/>
        </w:rPr>
      </w:r>
      <w:r>
        <w:rPr>
          <w:webHidden/>
        </w:rPr>
        <w:fldChar w:fldCharType="separate"/>
      </w:r>
      <w:ins w:id="364" w:author="Gavin Rawson" w:date="2024-07-17T10:16:00Z" w16du:dateUtc="2024-07-17T09:16:00Z">
        <w:r w:rsidR="00B048D0">
          <w:rPr>
            <w:webHidden/>
          </w:rPr>
          <w:t>88</w:t>
        </w:r>
      </w:ins>
      <w:ins w:id="365" w:author="Gavin Rawson" w:date="2024-07-17T08:55:00Z" w16du:dateUtc="2024-07-17T07:55:00Z">
        <w:r>
          <w:rPr>
            <w:webHidden/>
          </w:rPr>
          <w:fldChar w:fldCharType="end"/>
        </w:r>
        <w:r w:rsidRPr="008A1F7D">
          <w:rPr>
            <w:rStyle w:val="Hyperlink"/>
          </w:rPr>
          <w:fldChar w:fldCharType="end"/>
        </w:r>
      </w:ins>
    </w:p>
    <w:p w14:paraId="13E8F232" w14:textId="41467851" w:rsidR="003A2150" w:rsidRDefault="003A2150">
      <w:pPr>
        <w:pStyle w:val="TOC2"/>
        <w:rPr>
          <w:ins w:id="366" w:author="Gavin Rawson" w:date="2024-07-17T08:55:00Z" w16du:dateUtc="2024-07-17T07:55:00Z"/>
          <w:rFonts w:asciiTheme="minorHAnsi" w:eastAsiaTheme="minorEastAsia" w:hAnsiTheme="minorHAnsi" w:cstheme="minorBidi"/>
          <w:kern w:val="2"/>
          <w:sz w:val="24"/>
          <w:szCs w:val="24"/>
          <w14:ligatures w14:val="standardContextual"/>
        </w:rPr>
      </w:pPr>
      <w:ins w:id="3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ins>
      <w:r>
        <w:rPr>
          <w:webHidden/>
        </w:rPr>
      </w:r>
      <w:r>
        <w:rPr>
          <w:webHidden/>
        </w:rPr>
        <w:fldChar w:fldCharType="separate"/>
      </w:r>
      <w:ins w:id="368" w:author="Gavin Rawson" w:date="2024-07-17T10:16:00Z" w16du:dateUtc="2024-07-17T09:16:00Z">
        <w:r w:rsidR="00B048D0">
          <w:rPr>
            <w:webHidden/>
          </w:rPr>
          <w:t>94</w:t>
        </w:r>
      </w:ins>
      <w:ins w:id="369" w:author="Gavin Rawson" w:date="2024-07-17T08:55:00Z" w16du:dateUtc="2024-07-17T07:55:00Z">
        <w:r>
          <w:rPr>
            <w:webHidden/>
          </w:rPr>
          <w:fldChar w:fldCharType="end"/>
        </w:r>
        <w:r w:rsidRPr="008A1F7D">
          <w:rPr>
            <w:rStyle w:val="Hyperlink"/>
          </w:rPr>
          <w:fldChar w:fldCharType="end"/>
        </w:r>
      </w:ins>
    </w:p>
    <w:p w14:paraId="6AA02AA0" w14:textId="76747115" w:rsidR="003A2150" w:rsidRDefault="003A2150">
      <w:pPr>
        <w:pStyle w:val="TOC2"/>
        <w:rPr>
          <w:ins w:id="370" w:author="Gavin Rawson" w:date="2024-07-17T08:55:00Z" w16du:dateUtc="2024-07-17T07:55:00Z"/>
          <w:rFonts w:asciiTheme="minorHAnsi" w:eastAsiaTheme="minorEastAsia" w:hAnsiTheme="minorHAnsi" w:cstheme="minorBidi"/>
          <w:kern w:val="2"/>
          <w:sz w:val="24"/>
          <w:szCs w:val="24"/>
          <w14:ligatures w14:val="standardContextual"/>
        </w:rPr>
      </w:pPr>
      <w:ins w:id="3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ins>
      <w:r>
        <w:rPr>
          <w:webHidden/>
        </w:rPr>
      </w:r>
      <w:r>
        <w:rPr>
          <w:webHidden/>
        </w:rPr>
        <w:fldChar w:fldCharType="separate"/>
      </w:r>
      <w:ins w:id="372" w:author="Gavin Rawson" w:date="2024-07-17T10:16:00Z" w16du:dateUtc="2024-07-17T09:16:00Z">
        <w:r w:rsidR="00B048D0">
          <w:rPr>
            <w:webHidden/>
          </w:rPr>
          <w:t>94</w:t>
        </w:r>
      </w:ins>
      <w:ins w:id="373" w:author="Gavin Rawson" w:date="2024-07-17T08:55:00Z" w16du:dateUtc="2024-07-17T07:55:00Z">
        <w:r>
          <w:rPr>
            <w:webHidden/>
          </w:rPr>
          <w:fldChar w:fldCharType="end"/>
        </w:r>
        <w:r w:rsidRPr="008A1F7D">
          <w:rPr>
            <w:rStyle w:val="Hyperlink"/>
          </w:rPr>
          <w:fldChar w:fldCharType="end"/>
        </w:r>
      </w:ins>
    </w:p>
    <w:p w14:paraId="1D901A63" w14:textId="19CA1083" w:rsidR="003A2150" w:rsidRDefault="003A2150">
      <w:pPr>
        <w:pStyle w:val="TOC1"/>
        <w:rPr>
          <w:ins w:id="374" w:author="Gavin Rawson" w:date="2024-07-17T08:55:00Z" w16du:dateUtc="2024-07-17T07:55:00Z"/>
          <w:rFonts w:asciiTheme="minorHAnsi" w:eastAsiaTheme="minorEastAsia" w:hAnsiTheme="minorHAnsi" w:cstheme="minorBidi"/>
          <w:bCs w:val="0"/>
          <w:kern w:val="2"/>
          <w:sz w:val="24"/>
          <w:szCs w:val="24"/>
          <w14:ligatures w14:val="standardContextual"/>
        </w:rPr>
      </w:pPr>
      <w:ins w:id="3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ins>
      <w:r>
        <w:rPr>
          <w:webHidden/>
        </w:rPr>
      </w:r>
      <w:r>
        <w:rPr>
          <w:webHidden/>
        </w:rPr>
        <w:fldChar w:fldCharType="separate"/>
      </w:r>
      <w:ins w:id="376" w:author="Gavin Rawson" w:date="2024-07-17T10:16:00Z" w16du:dateUtc="2024-07-17T09:16:00Z">
        <w:r w:rsidR="00B048D0">
          <w:rPr>
            <w:webHidden/>
          </w:rPr>
          <w:t>96</w:t>
        </w:r>
      </w:ins>
      <w:ins w:id="377"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378" w:author="Gavin Rawson" w:date="2024-07-17T08:55:00Z" w16du:dateUtc="2024-07-17T07:55:00Z"/>
          <w:rFonts w:asciiTheme="minorHAnsi" w:eastAsiaTheme="minorEastAsia" w:hAnsiTheme="minorHAnsi" w:cstheme="minorBidi"/>
          <w:bCs w:val="0"/>
          <w:kern w:val="2"/>
          <w:sz w:val="22"/>
          <w:szCs w:val="22"/>
          <w14:ligatures w14:val="standardContextual"/>
        </w:rPr>
      </w:pPr>
      <w:del w:id="379" w:author="Gavin Rawson" w:date="2024-07-17T08:55:00Z" w16du:dateUtc="2024-07-17T07:55:00Z">
        <w:r w:rsidRPr="003A2150" w:rsidDel="003A2150">
          <w:rPr>
            <w:rPrChange w:id="380" w:author="Gavin Rawson" w:date="2024-07-17T08:55:00Z" w16du:dateUtc="2024-07-17T07:55:00Z">
              <w:rPr>
                <w:rStyle w:val="Hyperlink"/>
                <w:bCs w:val="0"/>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381" w:author="Gavin Rawson" w:date="2024-07-17T08:55:00Z" w16du:dateUtc="2024-07-17T07:55:00Z"/>
          <w:rFonts w:asciiTheme="minorHAnsi" w:eastAsiaTheme="minorEastAsia" w:hAnsiTheme="minorHAnsi" w:cstheme="minorBidi"/>
          <w:bCs w:val="0"/>
          <w:kern w:val="2"/>
          <w:sz w:val="22"/>
          <w:szCs w:val="22"/>
          <w14:ligatures w14:val="standardContextual"/>
        </w:rPr>
      </w:pPr>
      <w:del w:id="382" w:author="Gavin Rawson" w:date="2024-07-17T08:55:00Z" w16du:dateUtc="2024-07-17T07:55:00Z">
        <w:r w:rsidRPr="003A2150" w:rsidDel="003A2150">
          <w:rPr>
            <w:rPrChange w:id="383" w:author="Gavin Rawson" w:date="2024-07-17T08:55:00Z" w16du:dateUtc="2024-07-17T07:55:00Z">
              <w:rPr>
                <w:rStyle w:val="Hyperlink"/>
                <w:bCs w:val="0"/>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384" w:author="Gavin Rawson" w:date="2024-07-17T08:55:00Z" w16du:dateUtc="2024-07-17T07:55:00Z"/>
          <w:rFonts w:asciiTheme="minorHAnsi" w:eastAsiaTheme="minorEastAsia" w:hAnsiTheme="minorHAnsi" w:cstheme="minorBidi"/>
          <w:bCs w:val="0"/>
          <w:kern w:val="2"/>
          <w:sz w:val="22"/>
          <w:szCs w:val="22"/>
          <w14:ligatures w14:val="standardContextual"/>
        </w:rPr>
      </w:pPr>
      <w:del w:id="385" w:author="Gavin Rawson" w:date="2024-07-17T08:55:00Z" w16du:dateUtc="2024-07-17T07:55:00Z">
        <w:r w:rsidRPr="003A2150" w:rsidDel="003A2150">
          <w:rPr>
            <w:rPrChange w:id="386" w:author="Gavin Rawson" w:date="2024-07-17T08:55:00Z" w16du:dateUtc="2024-07-17T07:55:00Z">
              <w:rPr>
                <w:rStyle w:val="Hyperlink"/>
                <w:bCs w:val="0"/>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387" w:author="Gavin Rawson" w:date="2024-07-17T08:55:00Z" w16du:dateUtc="2024-07-17T07:55:00Z"/>
          <w:rFonts w:asciiTheme="minorHAnsi" w:eastAsiaTheme="minorEastAsia" w:hAnsiTheme="minorHAnsi" w:cstheme="minorBidi"/>
          <w:bCs w:val="0"/>
          <w:kern w:val="2"/>
          <w:sz w:val="22"/>
          <w:szCs w:val="22"/>
          <w14:ligatures w14:val="standardContextual"/>
        </w:rPr>
      </w:pPr>
      <w:del w:id="388" w:author="Gavin Rawson" w:date="2024-07-17T08:55:00Z" w16du:dateUtc="2024-07-17T07:55:00Z">
        <w:r w:rsidRPr="003A2150" w:rsidDel="003A2150">
          <w:rPr>
            <w:rPrChange w:id="389" w:author="Gavin Rawson" w:date="2024-07-17T08:55:00Z" w16du:dateUtc="2024-07-17T07:55:00Z">
              <w:rPr>
                <w:rStyle w:val="Hyperlink"/>
                <w:bCs w:val="0"/>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390" w:author="Gavin Rawson" w:date="2024-07-17T08:55:00Z" w16du:dateUtc="2024-07-17T07:55:00Z"/>
          <w:rFonts w:asciiTheme="minorHAnsi" w:eastAsiaTheme="minorEastAsia" w:hAnsiTheme="minorHAnsi" w:cstheme="minorBidi"/>
          <w:bCs w:val="0"/>
          <w:kern w:val="2"/>
          <w:sz w:val="22"/>
          <w:szCs w:val="22"/>
          <w14:ligatures w14:val="standardContextual"/>
        </w:rPr>
      </w:pPr>
      <w:del w:id="391" w:author="Gavin Rawson" w:date="2024-07-17T08:55:00Z" w16du:dateUtc="2024-07-17T07:55:00Z">
        <w:r w:rsidRPr="003A2150" w:rsidDel="003A2150">
          <w:rPr>
            <w:rPrChange w:id="392" w:author="Gavin Rawson" w:date="2024-07-17T08:55:00Z" w16du:dateUtc="2024-07-17T07:55:00Z">
              <w:rPr>
                <w:rStyle w:val="Hyperlink"/>
                <w:bCs w:val="0"/>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393" w:author="Gavin Rawson" w:date="2024-07-17T08:55:00Z" w16du:dateUtc="2024-07-17T07:55:00Z"/>
          <w:rFonts w:asciiTheme="minorHAnsi" w:eastAsiaTheme="minorEastAsia" w:hAnsiTheme="minorHAnsi" w:cstheme="minorBidi"/>
          <w:bCs w:val="0"/>
          <w:kern w:val="2"/>
          <w:sz w:val="22"/>
          <w:szCs w:val="22"/>
          <w14:ligatures w14:val="standardContextual"/>
        </w:rPr>
      </w:pPr>
      <w:del w:id="394" w:author="Gavin Rawson" w:date="2024-07-17T08:55:00Z" w16du:dateUtc="2024-07-17T07:55:00Z">
        <w:r w:rsidRPr="003A2150" w:rsidDel="003A2150">
          <w:rPr>
            <w:rPrChange w:id="395" w:author="Gavin Rawson" w:date="2024-07-17T08:55:00Z" w16du:dateUtc="2024-07-17T07:55:00Z">
              <w:rPr>
                <w:rStyle w:val="Hyperlink"/>
                <w:bCs w:val="0"/>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396" w:author="Gavin Rawson" w:date="2024-07-17T08:55:00Z" w16du:dateUtc="2024-07-17T07:55:00Z"/>
          <w:rFonts w:asciiTheme="minorHAnsi" w:eastAsiaTheme="minorEastAsia" w:hAnsiTheme="minorHAnsi" w:cstheme="minorBidi"/>
          <w:bCs w:val="0"/>
          <w:kern w:val="2"/>
          <w:sz w:val="22"/>
          <w:szCs w:val="22"/>
          <w14:ligatures w14:val="standardContextual"/>
        </w:rPr>
      </w:pPr>
      <w:del w:id="397" w:author="Gavin Rawson" w:date="2024-07-17T08:55:00Z" w16du:dateUtc="2024-07-17T07:55:00Z">
        <w:r w:rsidRPr="003A2150" w:rsidDel="003A2150">
          <w:rPr>
            <w:rPrChange w:id="398" w:author="Gavin Rawson" w:date="2024-07-17T08:55:00Z" w16du:dateUtc="2024-07-17T07:55:00Z">
              <w:rPr>
                <w:rStyle w:val="Hyperlink"/>
                <w:bCs w:val="0"/>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399" w:author="Gavin Rawson" w:date="2024-07-17T08:55:00Z" w16du:dateUtc="2024-07-17T07:55:00Z"/>
          <w:rFonts w:asciiTheme="minorHAnsi" w:eastAsiaTheme="minorEastAsia" w:hAnsiTheme="minorHAnsi" w:cstheme="minorBidi"/>
          <w:bCs w:val="0"/>
          <w:kern w:val="2"/>
          <w:sz w:val="22"/>
          <w:szCs w:val="22"/>
          <w14:ligatures w14:val="standardContextual"/>
        </w:rPr>
      </w:pPr>
      <w:del w:id="400" w:author="Gavin Rawson" w:date="2024-07-17T08:55:00Z" w16du:dateUtc="2024-07-17T07:55:00Z">
        <w:r w:rsidRPr="003A2150" w:rsidDel="003A2150">
          <w:rPr>
            <w:rPrChange w:id="401" w:author="Gavin Rawson" w:date="2024-07-17T08:55:00Z" w16du:dateUtc="2024-07-17T07:55:00Z">
              <w:rPr>
                <w:rStyle w:val="Hyperlink"/>
                <w:bCs w:val="0"/>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02" w:author="Gavin Rawson" w:date="2024-07-17T08:55:00Z" w16du:dateUtc="2024-07-17T07:55:00Z">
              <w:rPr>
                <w:rStyle w:val="Hyperlink"/>
                <w:bCs w:val="0"/>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03" w:author="Gavin Rawson" w:date="2024-07-17T08:55:00Z" w16du:dateUtc="2024-07-17T07:55:00Z"/>
          <w:rFonts w:asciiTheme="minorHAnsi" w:eastAsiaTheme="minorEastAsia" w:hAnsiTheme="minorHAnsi" w:cstheme="minorBidi"/>
          <w:kern w:val="2"/>
          <w:sz w:val="22"/>
          <w:szCs w:val="22"/>
          <w14:ligatures w14:val="standardContextual"/>
        </w:rPr>
      </w:pPr>
      <w:del w:id="404" w:author="Gavin Rawson" w:date="2024-07-17T08:55:00Z" w16du:dateUtc="2024-07-17T07:55:00Z">
        <w:r w:rsidRPr="003A2150" w:rsidDel="003A2150">
          <w:rPr>
            <w:rPrChange w:id="405"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6"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07" w:author="Gavin Rawson" w:date="2024-07-17T08:55:00Z" w16du:dateUtc="2024-07-17T07:55:00Z"/>
          <w:rFonts w:asciiTheme="minorHAnsi" w:eastAsiaTheme="minorEastAsia" w:hAnsiTheme="minorHAnsi" w:cstheme="minorBidi"/>
          <w:kern w:val="2"/>
          <w:sz w:val="22"/>
          <w:szCs w:val="22"/>
          <w14:ligatures w14:val="standardContextual"/>
        </w:rPr>
      </w:pPr>
      <w:del w:id="408" w:author="Gavin Rawson" w:date="2024-07-17T08:55:00Z" w16du:dateUtc="2024-07-17T07:55:00Z">
        <w:r w:rsidRPr="003A2150" w:rsidDel="003A2150">
          <w:rPr>
            <w:rPrChange w:id="409"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0"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411" w:author="Gavin Rawson" w:date="2024-07-17T08:55:00Z" w16du:dateUtc="2024-07-17T07:55:00Z"/>
          <w:rFonts w:asciiTheme="minorHAnsi" w:eastAsiaTheme="minorEastAsia" w:hAnsiTheme="minorHAnsi" w:cstheme="minorBidi"/>
          <w:kern w:val="2"/>
          <w:sz w:val="22"/>
          <w:szCs w:val="22"/>
          <w14:ligatures w14:val="standardContextual"/>
        </w:rPr>
      </w:pPr>
      <w:del w:id="412" w:author="Gavin Rawson" w:date="2024-07-17T08:55:00Z" w16du:dateUtc="2024-07-17T07:55:00Z">
        <w:r w:rsidRPr="003A2150" w:rsidDel="003A2150">
          <w:rPr>
            <w:rPrChange w:id="413"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4"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415" w:author="Gavin Rawson" w:date="2024-07-17T08:55:00Z" w16du:dateUtc="2024-07-17T07:55:00Z"/>
          <w:rFonts w:asciiTheme="minorHAnsi" w:eastAsiaTheme="minorEastAsia" w:hAnsiTheme="minorHAnsi" w:cstheme="minorBidi"/>
          <w:kern w:val="2"/>
          <w:sz w:val="22"/>
          <w:szCs w:val="22"/>
          <w14:ligatures w14:val="standardContextual"/>
        </w:rPr>
      </w:pPr>
      <w:del w:id="416" w:author="Gavin Rawson" w:date="2024-07-17T08:55:00Z" w16du:dateUtc="2024-07-17T07:55:00Z">
        <w:r w:rsidRPr="003A2150" w:rsidDel="003A2150">
          <w:rPr>
            <w:rPrChange w:id="417"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8"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419" w:author="Gavin Rawson" w:date="2024-07-17T08:55:00Z" w16du:dateUtc="2024-07-17T07:55:00Z"/>
          <w:rFonts w:asciiTheme="minorHAnsi" w:eastAsiaTheme="minorEastAsia" w:hAnsiTheme="minorHAnsi" w:cstheme="minorBidi"/>
          <w:kern w:val="2"/>
          <w:sz w:val="22"/>
          <w:szCs w:val="22"/>
          <w14:ligatures w14:val="standardContextual"/>
        </w:rPr>
      </w:pPr>
      <w:del w:id="420" w:author="Gavin Rawson" w:date="2024-07-17T08:55:00Z" w16du:dateUtc="2024-07-17T07:55:00Z">
        <w:r w:rsidRPr="003A2150" w:rsidDel="003A2150">
          <w:rPr>
            <w:rPrChange w:id="421"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2"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423" w:author="Gavin Rawson" w:date="2024-07-17T08:55:00Z" w16du:dateUtc="2024-07-17T07:55:00Z"/>
          <w:rFonts w:asciiTheme="minorHAnsi" w:eastAsiaTheme="minorEastAsia" w:hAnsiTheme="minorHAnsi" w:cstheme="minorBidi"/>
          <w:kern w:val="2"/>
          <w:sz w:val="22"/>
          <w:szCs w:val="22"/>
          <w14:ligatures w14:val="standardContextual"/>
        </w:rPr>
      </w:pPr>
      <w:del w:id="424" w:author="Gavin Rawson" w:date="2024-07-17T08:55:00Z" w16du:dateUtc="2024-07-17T07:55:00Z">
        <w:r w:rsidRPr="003A2150" w:rsidDel="003A2150">
          <w:rPr>
            <w:rPrChange w:id="425"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6"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427" w:author="Gavin Rawson" w:date="2024-07-17T08:55:00Z" w16du:dateUtc="2024-07-17T07:55:00Z"/>
          <w:rFonts w:asciiTheme="minorHAnsi" w:eastAsiaTheme="minorEastAsia" w:hAnsiTheme="minorHAnsi" w:cstheme="minorBidi"/>
          <w:kern w:val="2"/>
          <w:sz w:val="22"/>
          <w:szCs w:val="22"/>
          <w14:ligatures w14:val="standardContextual"/>
        </w:rPr>
      </w:pPr>
      <w:del w:id="428" w:author="Gavin Rawson" w:date="2024-07-17T08:55:00Z" w16du:dateUtc="2024-07-17T07:55:00Z">
        <w:r w:rsidRPr="003A2150" w:rsidDel="003A2150">
          <w:rPr>
            <w:rPrChange w:id="429"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0"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431" w:author="Gavin Rawson" w:date="2024-07-17T08:55:00Z" w16du:dateUtc="2024-07-17T07:55:00Z"/>
          <w:rFonts w:asciiTheme="minorHAnsi" w:eastAsiaTheme="minorEastAsia" w:hAnsiTheme="minorHAnsi" w:cstheme="minorBidi"/>
          <w:bCs w:val="0"/>
          <w:kern w:val="2"/>
          <w:sz w:val="22"/>
          <w:szCs w:val="22"/>
          <w14:ligatures w14:val="standardContextual"/>
        </w:rPr>
      </w:pPr>
      <w:del w:id="432" w:author="Gavin Rawson" w:date="2024-07-17T08:55:00Z" w16du:dateUtc="2024-07-17T07:55:00Z">
        <w:r w:rsidRPr="003A2150" w:rsidDel="003A2150">
          <w:rPr>
            <w:rPrChange w:id="433" w:author="Gavin Rawson" w:date="2024-07-17T08:55:00Z" w16du:dateUtc="2024-07-17T07:55:00Z">
              <w:rPr>
                <w:rStyle w:val="Hyperlink"/>
                <w:bCs w:val="0"/>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34" w:author="Gavin Rawson" w:date="2024-07-17T08:55:00Z" w16du:dateUtc="2024-07-17T07:55:00Z">
              <w:rPr>
                <w:rStyle w:val="Hyperlink"/>
                <w:bCs w:val="0"/>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435" w:author="Gavin Rawson" w:date="2024-07-17T08:55:00Z" w16du:dateUtc="2024-07-17T07:55:00Z"/>
          <w:rFonts w:asciiTheme="minorHAnsi" w:eastAsiaTheme="minorEastAsia" w:hAnsiTheme="minorHAnsi" w:cstheme="minorBidi"/>
          <w:kern w:val="2"/>
          <w:sz w:val="22"/>
          <w:szCs w:val="22"/>
          <w14:ligatures w14:val="standardContextual"/>
        </w:rPr>
      </w:pPr>
      <w:del w:id="436" w:author="Gavin Rawson" w:date="2024-07-17T08:55:00Z" w16du:dateUtc="2024-07-17T07:55:00Z">
        <w:r w:rsidRPr="003A2150" w:rsidDel="003A2150">
          <w:rPr>
            <w:rPrChange w:id="437"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8"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439" w:author="Gavin Rawson" w:date="2024-07-17T08:55:00Z" w16du:dateUtc="2024-07-17T07:55:00Z"/>
          <w:rFonts w:asciiTheme="minorHAnsi" w:eastAsiaTheme="minorEastAsia" w:hAnsiTheme="minorHAnsi" w:cstheme="minorBidi"/>
          <w:noProof/>
          <w:kern w:val="2"/>
          <w:sz w:val="22"/>
          <w:szCs w:val="22"/>
          <w14:ligatures w14:val="standardContextual"/>
        </w:rPr>
      </w:pPr>
      <w:del w:id="440" w:author="Gavin Rawson" w:date="2024-07-17T08:55:00Z" w16du:dateUtc="2024-07-17T07:55:00Z">
        <w:r w:rsidRPr="003A2150" w:rsidDel="003A2150">
          <w:rPr>
            <w:rPrChange w:id="441"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2"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443" w:author="Gavin Rawson" w:date="2024-07-17T08:55:00Z" w16du:dateUtc="2024-07-17T07:55:00Z"/>
          <w:rFonts w:asciiTheme="minorHAnsi" w:eastAsiaTheme="minorEastAsia" w:hAnsiTheme="minorHAnsi" w:cstheme="minorBidi"/>
          <w:noProof/>
          <w:kern w:val="2"/>
          <w:sz w:val="22"/>
          <w:szCs w:val="22"/>
          <w14:ligatures w14:val="standardContextual"/>
        </w:rPr>
      </w:pPr>
      <w:del w:id="444" w:author="Gavin Rawson" w:date="2024-07-17T08:55:00Z" w16du:dateUtc="2024-07-17T07:55:00Z">
        <w:r w:rsidRPr="003A2150" w:rsidDel="003A2150">
          <w:rPr>
            <w:rPrChange w:id="445"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6"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447" w:author="Gavin Rawson" w:date="2024-07-17T08:55:00Z" w16du:dateUtc="2024-07-17T07:55:00Z"/>
          <w:rFonts w:asciiTheme="minorHAnsi" w:eastAsiaTheme="minorEastAsia" w:hAnsiTheme="minorHAnsi" w:cstheme="minorBidi"/>
          <w:noProof/>
          <w:kern w:val="2"/>
          <w:sz w:val="22"/>
          <w:szCs w:val="22"/>
          <w14:ligatures w14:val="standardContextual"/>
        </w:rPr>
      </w:pPr>
      <w:del w:id="448" w:author="Gavin Rawson" w:date="2024-07-17T08:55:00Z" w16du:dateUtc="2024-07-17T07:55:00Z">
        <w:r w:rsidRPr="003A2150" w:rsidDel="003A2150">
          <w:rPr>
            <w:rPrChange w:id="449"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0"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451" w:author="Gavin Rawson" w:date="2024-07-17T08:55:00Z" w16du:dateUtc="2024-07-17T07:55:00Z"/>
          <w:rFonts w:asciiTheme="minorHAnsi" w:eastAsiaTheme="minorEastAsia" w:hAnsiTheme="minorHAnsi" w:cstheme="minorBidi"/>
          <w:noProof/>
          <w:kern w:val="2"/>
          <w:sz w:val="22"/>
          <w:szCs w:val="22"/>
          <w14:ligatures w14:val="standardContextual"/>
        </w:rPr>
      </w:pPr>
      <w:del w:id="452" w:author="Gavin Rawson" w:date="2024-07-17T08:55:00Z" w16du:dateUtc="2024-07-17T07:55:00Z">
        <w:r w:rsidRPr="003A2150" w:rsidDel="003A2150">
          <w:rPr>
            <w:rPrChange w:id="453"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4"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455" w:author="Gavin Rawson" w:date="2024-07-17T08:55:00Z" w16du:dateUtc="2024-07-17T07:55:00Z"/>
          <w:rFonts w:asciiTheme="minorHAnsi" w:eastAsiaTheme="minorEastAsia" w:hAnsiTheme="minorHAnsi" w:cstheme="minorBidi"/>
          <w:noProof/>
          <w:kern w:val="2"/>
          <w:sz w:val="22"/>
          <w:szCs w:val="22"/>
          <w14:ligatures w14:val="standardContextual"/>
        </w:rPr>
      </w:pPr>
      <w:del w:id="456" w:author="Gavin Rawson" w:date="2024-07-17T08:55:00Z" w16du:dateUtc="2024-07-17T07:55:00Z">
        <w:r w:rsidRPr="003A2150" w:rsidDel="003A2150">
          <w:rPr>
            <w:rPrChange w:id="457"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8"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459" w:author="Gavin Rawson" w:date="2024-07-17T08:55:00Z" w16du:dateUtc="2024-07-17T07:55:00Z"/>
          <w:rFonts w:asciiTheme="minorHAnsi" w:eastAsiaTheme="minorEastAsia" w:hAnsiTheme="minorHAnsi" w:cstheme="minorBidi"/>
          <w:kern w:val="2"/>
          <w:sz w:val="22"/>
          <w:szCs w:val="22"/>
          <w14:ligatures w14:val="standardContextual"/>
        </w:rPr>
      </w:pPr>
      <w:del w:id="460" w:author="Gavin Rawson" w:date="2024-07-17T08:55:00Z" w16du:dateUtc="2024-07-17T07:55:00Z">
        <w:r w:rsidRPr="003A2150" w:rsidDel="003A2150">
          <w:rPr>
            <w:rPrChange w:id="461" w:author="Gavin Rawson" w:date="2024-07-17T08:55:00Z" w16du:dateUtc="2024-07-17T07:55:00Z">
              <w:rPr>
                <w:rStyle w:val="Hyperlink"/>
              </w:rPr>
            </w:rPrChange>
          </w:rPr>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2"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463" w:author="Gavin Rawson" w:date="2024-07-17T08:55:00Z" w16du:dateUtc="2024-07-17T07:55:00Z"/>
          <w:rFonts w:asciiTheme="minorHAnsi" w:eastAsiaTheme="minorEastAsia" w:hAnsiTheme="minorHAnsi" w:cstheme="minorBidi"/>
          <w:kern w:val="2"/>
          <w:sz w:val="22"/>
          <w:szCs w:val="22"/>
          <w14:ligatures w14:val="standardContextual"/>
        </w:rPr>
      </w:pPr>
      <w:del w:id="464" w:author="Gavin Rawson" w:date="2024-07-17T08:55:00Z" w16du:dateUtc="2024-07-17T07:55:00Z">
        <w:r w:rsidRPr="003A2150" w:rsidDel="003A2150">
          <w:rPr>
            <w:rPrChange w:id="465" w:author="Gavin Rawson" w:date="2024-07-17T08:55:00Z" w16du:dateUtc="2024-07-17T07:55:00Z">
              <w:rPr>
                <w:rStyle w:val="Hyperlink"/>
              </w:rPr>
            </w:rPrChange>
          </w:rPr>
          <w:lastRenderedPageBreak/>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6"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467" w:author="Gavin Rawson" w:date="2024-07-17T08:55:00Z" w16du:dateUtc="2024-07-17T07:55:00Z"/>
          <w:rFonts w:asciiTheme="minorHAnsi" w:eastAsiaTheme="minorEastAsia" w:hAnsiTheme="minorHAnsi" w:cstheme="minorBidi"/>
          <w:kern w:val="2"/>
          <w:sz w:val="22"/>
          <w:szCs w:val="22"/>
          <w14:ligatures w14:val="standardContextual"/>
        </w:rPr>
      </w:pPr>
      <w:del w:id="468" w:author="Gavin Rawson" w:date="2024-07-17T08:55:00Z" w16du:dateUtc="2024-07-17T07:55:00Z">
        <w:r w:rsidRPr="003A2150" w:rsidDel="003A2150">
          <w:rPr>
            <w:rPrChange w:id="469"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70"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471" w:author="Gavin Rawson" w:date="2024-07-17T08:55:00Z" w16du:dateUtc="2024-07-17T07:55:00Z"/>
          <w:rFonts w:asciiTheme="minorHAnsi" w:eastAsiaTheme="minorEastAsia" w:hAnsiTheme="minorHAnsi" w:cstheme="minorBidi"/>
          <w:noProof/>
          <w:kern w:val="2"/>
          <w:sz w:val="22"/>
          <w:szCs w:val="22"/>
          <w14:ligatures w14:val="standardContextual"/>
        </w:rPr>
      </w:pPr>
      <w:del w:id="472" w:author="Gavin Rawson" w:date="2024-07-17T08:55:00Z" w16du:dateUtc="2024-07-17T07:55:00Z">
        <w:r w:rsidRPr="003A2150" w:rsidDel="003A2150">
          <w:rPr>
            <w:rPrChange w:id="473"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4" w:author="Gavin Rawson" w:date="2024-07-17T08:55:00Z" w16du:dateUtc="2024-07-17T07:55:00Z">
              <w:rPr>
                <w:rStyle w:val="Hyperlink"/>
                <w:noProof/>
              </w:rPr>
            </w:rPrChange>
          </w:rPr>
          <w:delText>Point quality flags</w:delText>
        </w:r>
        <w:r w:rsidDel="003A2150">
          <w:rPr>
            <w:noProof/>
            <w:webHidden/>
          </w:rPr>
          <w:tab/>
        </w:r>
      </w:del>
      <w:del w:id="475"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476" w:author="Gavin Rawson" w:date="2024-07-17T08:55:00Z" w16du:dateUtc="2024-07-17T07:55:00Z"/>
          <w:rFonts w:asciiTheme="minorHAnsi" w:eastAsiaTheme="minorEastAsia" w:hAnsiTheme="minorHAnsi" w:cstheme="minorBidi"/>
          <w:noProof/>
          <w:kern w:val="2"/>
          <w:sz w:val="22"/>
          <w:szCs w:val="22"/>
          <w14:ligatures w14:val="standardContextual"/>
        </w:rPr>
      </w:pPr>
      <w:del w:id="477" w:author="Gavin Rawson" w:date="2024-07-17T08:55:00Z" w16du:dateUtc="2024-07-17T07:55:00Z">
        <w:r w:rsidRPr="003A2150" w:rsidDel="003A2150">
          <w:rPr>
            <w:rPrChange w:id="478"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9"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480" w:author="Gavin Rawson" w:date="2024-07-17T08:55:00Z" w16du:dateUtc="2024-07-17T07:55:00Z"/>
          <w:rFonts w:asciiTheme="minorHAnsi" w:eastAsiaTheme="minorEastAsia" w:hAnsiTheme="minorHAnsi" w:cstheme="minorBidi"/>
          <w:noProof/>
          <w:kern w:val="2"/>
          <w:sz w:val="22"/>
          <w:szCs w:val="22"/>
          <w14:ligatures w14:val="standardContextual"/>
        </w:rPr>
      </w:pPr>
      <w:del w:id="481" w:author="Gavin Rawson" w:date="2024-07-17T08:55:00Z" w16du:dateUtc="2024-07-17T07:55:00Z">
        <w:r w:rsidRPr="003A2150" w:rsidDel="003A2150">
          <w:rPr>
            <w:rPrChange w:id="482"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3"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484" w:author="Gavin Rawson" w:date="2024-07-17T08:55:00Z" w16du:dateUtc="2024-07-17T07:55:00Z"/>
          <w:rFonts w:asciiTheme="minorHAnsi" w:eastAsiaTheme="minorEastAsia" w:hAnsiTheme="minorHAnsi" w:cstheme="minorBidi"/>
          <w:noProof/>
          <w:kern w:val="2"/>
          <w:sz w:val="22"/>
          <w:szCs w:val="22"/>
          <w14:ligatures w14:val="standardContextual"/>
        </w:rPr>
      </w:pPr>
      <w:del w:id="485" w:author="Gavin Rawson" w:date="2024-07-17T08:55:00Z" w16du:dateUtc="2024-07-17T07:55:00Z">
        <w:r w:rsidRPr="003A2150" w:rsidDel="003A2150">
          <w:rPr>
            <w:rPrChange w:id="486"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7"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488" w:author="Gavin Rawson" w:date="2024-07-17T08:55:00Z" w16du:dateUtc="2024-07-17T07:55:00Z"/>
          <w:rFonts w:asciiTheme="minorHAnsi" w:eastAsiaTheme="minorEastAsia" w:hAnsiTheme="minorHAnsi" w:cstheme="minorBidi"/>
          <w:noProof/>
          <w:kern w:val="2"/>
          <w:sz w:val="22"/>
          <w:szCs w:val="22"/>
          <w14:ligatures w14:val="standardContextual"/>
        </w:rPr>
      </w:pPr>
      <w:del w:id="489" w:author="Gavin Rawson" w:date="2024-07-17T08:55:00Z" w16du:dateUtc="2024-07-17T07:55:00Z">
        <w:r w:rsidRPr="003A2150" w:rsidDel="003A2150">
          <w:rPr>
            <w:rFonts w:eastAsia="DengXian"/>
            <w:rPrChange w:id="490"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1"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492" w:author="Gavin Rawson" w:date="2024-07-17T08:55:00Z" w16du:dateUtc="2024-07-17T07:55:00Z"/>
          <w:rFonts w:asciiTheme="minorHAnsi" w:eastAsiaTheme="minorEastAsia" w:hAnsiTheme="minorHAnsi" w:cstheme="minorBidi"/>
          <w:noProof/>
          <w:kern w:val="2"/>
          <w:sz w:val="22"/>
          <w:szCs w:val="22"/>
          <w14:ligatures w14:val="standardContextual"/>
        </w:rPr>
      </w:pPr>
      <w:del w:id="493" w:author="Gavin Rawson" w:date="2024-07-17T08:55:00Z" w16du:dateUtc="2024-07-17T07:55:00Z">
        <w:r w:rsidRPr="003A2150" w:rsidDel="003A2150">
          <w:rPr>
            <w:rFonts w:eastAsia="DengXian"/>
            <w:rPrChange w:id="494"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5"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496" w:author="Gavin Rawson" w:date="2024-07-17T08:55:00Z" w16du:dateUtc="2024-07-17T07:55:00Z"/>
          <w:rFonts w:asciiTheme="minorHAnsi" w:eastAsiaTheme="minorEastAsia" w:hAnsiTheme="minorHAnsi" w:cstheme="minorBidi"/>
          <w:noProof/>
          <w:kern w:val="2"/>
          <w:sz w:val="22"/>
          <w:szCs w:val="22"/>
          <w14:ligatures w14:val="standardContextual"/>
        </w:rPr>
      </w:pPr>
      <w:del w:id="497" w:author="Gavin Rawson" w:date="2024-07-17T08:55:00Z" w16du:dateUtc="2024-07-17T07:55:00Z">
        <w:r w:rsidRPr="003A2150" w:rsidDel="003A2150">
          <w:rPr>
            <w:rFonts w:eastAsia="DengXian"/>
            <w:rPrChange w:id="498"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9"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500" w:author="Gavin Rawson" w:date="2024-07-17T08:55:00Z" w16du:dateUtc="2024-07-17T07:55:00Z"/>
          <w:rFonts w:asciiTheme="minorHAnsi" w:eastAsiaTheme="minorEastAsia" w:hAnsiTheme="minorHAnsi" w:cstheme="minorBidi"/>
          <w:kern w:val="2"/>
          <w:sz w:val="22"/>
          <w:szCs w:val="22"/>
          <w14:ligatures w14:val="standardContextual"/>
        </w:rPr>
      </w:pPr>
      <w:del w:id="501" w:author="Gavin Rawson" w:date="2024-07-17T08:55:00Z" w16du:dateUtc="2024-07-17T07:55:00Z">
        <w:r w:rsidRPr="003A2150" w:rsidDel="003A2150">
          <w:rPr>
            <w:rPrChange w:id="502"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3"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04" w:author="Gavin Rawson" w:date="2024-07-17T08:55:00Z" w16du:dateUtc="2024-07-17T07:55:00Z"/>
          <w:rFonts w:asciiTheme="minorHAnsi" w:eastAsiaTheme="minorEastAsia" w:hAnsiTheme="minorHAnsi" w:cstheme="minorBidi"/>
          <w:noProof/>
          <w:kern w:val="2"/>
          <w:sz w:val="22"/>
          <w:szCs w:val="22"/>
          <w14:ligatures w14:val="standardContextual"/>
        </w:rPr>
      </w:pPr>
      <w:del w:id="505" w:author="Gavin Rawson" w:date="2024-07-17T08:55:00Z" w16du:dateUtc="2024-07-17T07:55:00Z">
        <w:r w:rsidRPr="003A2150" w:rsidDel="003A2150">
          <w:rPr>
            <w:rPrChange w:id="506"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07"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08" w:author="Gavin Rawson" w:date="2024-07-17T08:55:00Z" w16du:dateUtc="2024-07-17T07:55:00Z"/>
          <w:rFonts w:asciiTheme="minorHAnsi" w:eastAsiaTheme="minorEastAsia" w:hAnsiTheme="minorHAnsi" w:cstheme="minorBidi"/>
          <w:noProof/>
          <w:kern w:val="2"/>
          <w:sz w:val="22"/>
          <w:szCs w:val="22"/>
          <w14:ligatures w14:val="standardContextual"/>
        </w:rPr>
      </w:pPr>
      <w:del w:id="509" w:author="Gavin Rawson" w:date="2024-07-17T08:55:00Z" w16du:dateUtc="2024-07-17T07:55:00Z">
        <w:r w:rsidRPr="003A2150" w:rsidDel="003A2150">
          <w:rPr>
            <w:rPrChange w:id="510"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1"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512" w:author="Gavin Rawson" w:date="2024-07-17T08:55:00Z" w16du:dateUtc="2024-07-17T07:55:00Z"/>
          <w:rFonts w:asciiTheme="minorHAnsi" w:eastAsiaTheme="minorEastAsia" w:hAnsiTheme="minorHAnsi" w:cstheme="minorBidi"/>
          <w:noProof/>
          <w:kern w:val="2"/>
          <w:sz w:val="22"/>
          <w:szCs w:val="22"/>
          <w14:ligatures w14:val="standardContextual"/>
        </w:rPr>
      </w:pPr>
      <w:del w:id="513" w:author="Gavin Rawson" w:date="2024-07-17T08:55:00Z" w16du:dateUtc="2024-07-17T07:55:00Z">
        <w:r w:rsidRPr="003A2150" w:rsidDel="003A2150">
          <w:rPr>
            <w:rPrChange w:id="514"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5"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516" w:author="Gavin Rawson" w:date="2024-07-17T08:55:00Z" w16du:dateUtc="2024-07-17T07:55:00Z"/>
          <w:rFonts w:asciiTheme="minorHAnsi" w:eastAsiaTheme="minorEastAsia" w:hAnsiTheme="minorHAnsi" w:cstheme="minorBidi"/>
          <w:noProof/>
          <w:kern w:val="2"/>
          <w:sz w:val="22"/>
          <w:szCs w:val="22"/>
          <w14:ligatures w14:val="standardContextual"/>
        </w:rPr>
      </w:pPr>
      <w:del w:id="517" w:author="Gavin Rawson" w:date="2024-07-17T08:55:00Z" w16du:dateUtc="2024-07-17T07:55:00Z">
        <w:r w:rsidRPr="003A2150" w:rsidDel="003A2150">
          <w:rPr>
            <w:rPrChange w:id="518"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9"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520" w:author="Gavin Rawson" w:date="2024-07-17T08:55:00Z" w16du:dateUtc="2024-07-17T07:55:00Z"/>
          <w:rFonts w:asciiTheme="minorHAnsi" w:eastAsiaTheme="minorEastAsia" w:hAnsiTheme="minorHAnsi" w:cstheme="minorBidi"/>
          <w:noProof/>
          <w:kern w:val="2"/>
          <w:sz w:val="22"/>
          <w:szCs w:val="22"/>
          <w14:ligatures w14:val="standardContextual"/>
        </w:rPr>
      </w:pPr>
      <w:del w:id="521" w:author="Gavin Rawson" w:date="2024-07-17T08:55:00Z" w16du:dateUtc="2024-07-17T07:55:00Z">
        <w:r w:rsidRPr="003A2150" w:rsidDel="003A2150">
          <w:rPr>
            <w:rPrChange w:id="522"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3"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524" w:author="Gavin Rawson" w:date="2024-07-17T08:55:00Z" w16du:dateUtc="2024-07-17T07:55:00Z"/>
          <w:rFonts w:asciiTheme="minorHAnsi" w:eastAsiaTheme="minorEastAsia" w:hAnsiTheme="minorHAnsi" w:cstheme="minorBidi"/>
          <w:noProof/>
          <w:kern w:val="2"/>
          <w:sz w:val="22"/>
          <w:szCs w:val="22"/>
          <w14:ligatures w14:val="standardContextual"/>
        </w:rPr>
      </w:pPr>
      <w:del w:id="525" w:author="Gavin Rawson" w:date="2024-07-17T08:55:00Z" w16du:dateUtc="2024-07-17T07:55:00Z">
        <w:r w:rsidRPr="003A2150" w:rsidDel="003A2150">
          <w:rPr>
            <w:rPrChange w:id="526"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7"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528" w:author="Gavin Rawson" w:date="2024-07-17T08:55:00Z" w16du:dateUtc="2024-07-17T07:55:00Z"/>
          <w:rFonts w:asciiTheme="minorHAnsi" w:eastAsiaTheme="minorEastAsia" w:hAnsiTheme="minorHAnsi" w:cstheme="minorBidi"/>
          <w:noProof/>
          <w:kern w:val="2"/>
          <w:sz w:val="22"/>
          <w:szCs w:val="22"/>
          <w14:ligatures w14:val="standardContextual"/>
        </w:rPr>
      </w:pPr>
      <w:del w:id="529" w:author="Gavin Rawson" w:date="2024-07-17T08:55:00Z" w16du:dateUtc="2024-07-17T07:55:00Z">
        <w:r w:rsidRPr="003A2150" w:rsidDel="003A2150">
          <w:rPr>
            <w:rPrChange w:id="530"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1"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532" w:author="Gavin Rawson" w:date="2024-07-17T08:55:00Z" w16du:dateUtc="2024-07-17T07:55:00Z"/>
          <w:rFonts w:asciiTheme="minorHAnsi" w:eastAsiaTheme="minorEastAsia" w:hAnsiTheme="minorHAnsi" w:cstheme="minorBidi"/>
          <w:noProof/>
          <w:kern w:val="2"/>
          <w:sz w:val="22"/>
          <w:szCs w:val="22"/>
          <w14:ligatures w14:val="standardContextual"/>
        </w:rPr>
      </w:pPr>
      <w:del w:id="533" w:author="Gavin Rawson" w:date="2024-07-17T08:55:00Z" w16du:dateUtc="2024-07-17T07:55:00Z">
        <w:r w:rsidRPr="003A2150" w:rsidDel="003A2150">
          <w:rPr>
            <w:rPrChange w:id="534"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5"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536" w:author="Gavin Rawson" w:date="2024-07-17T08:55:00Z" w16du:dateUtc="2024-07-17T07:55:00Z"/>
          <w:rFonts w:asciiTheme="minorHAnsi" w:eastAsiaTheme="minorEastAsia" w:hAnsiTheme="minorHAnsi" w:cstheme="minorBidi"/>
          <w:kern w:val="2"/>
          <w:sz w:val="22"/>
          <w:szCs w:val="22"/>
          <w14:ligatures w14:val="standardContextual"/>
        </w:rPr>
      </w:pPr>
      <w:del w:id="537" w:author="Gavin Rawson" w:date="2024-07-17T08:55:00Z" w16du:dateUtc="2024-07-17T07:55:00Z">
        <w:r w:rsidRPr="003A2150" w:rsidDel="003A2150">
          <w:rPr>
            <w:rPrChange w:id="538"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39"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540" w:author="Gavin Rawson" w:date="2024-07-17T08:55:00Z" w16du:dateUtc="2024-07-17T07:55:00Z"/>
          <w:rFonts w:asciiTheme="minorHAnsi" w:eastAsiaTheme="minorEastAsia" w:hAnsiTheme="minorHAnsi" w:cstheme="minorBidi"/>
          <w:noProof/>
          <w:kern w:val="2"/>
          <w:sz w:val="22"/>
          <w:szCs w:val="22"/>
          <w14:ligatures w14:val="standardContextual"/>
        </w:rPr>
      </w:pPr>
      <w:del w:id="541" w:author="Gavin Rawson" w:date="2024-07-17T08:55:00Z" w16du:dateUtc="2024-07-17T07:55:00Z">
        <w:r w:rsidRPr="003A2150" w:rsidDel="003A2150">
          <w:rPr>
            <w:rPrChange w:id="542"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3"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544" w:author="Gavin Rawson" w:date="2024-07-17T08:55:00Z" w16du:dateUtc="2024-07-17T07:55:00Z"/>
          <w:rFonts w:asciiTheme="minorHAnsi" w:eastAsiaTheme="minorEastAsia" w:hAnsiTheme="minorHAnsi" w:cstheme="minorBidi"/>
          <w:noProof/>
          <w:kern w:val="2"/>
          <w:sz w:val="22"/>
          <w:szCs w:val="22"/>
          <w14:ligatures w14:val="standardContextual"/>
        </w:rPr>
      </w:pPr>
      <w:del w:id="545" w:author="Gavin Rawson" w:date="2024-07-17T08:55:00Z" w16du:dateUtc="2024-07-17T07:55:00Z">
        <w:r w:rsidRPr="003A2150" w:rsidDel="003A2150">
          <w:rPr>
            <w:rPrChange w:id="546"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7"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548" w:author="Gavin Rawson" w:date="2024-07-17T08:55:00Z" w16du:dateUtc="2024-07-17T07:55:00Z"/>
          <w:rFonts w:asciiTheme="minorHAnsi" w:eastAsiaTheme="minorEastAsia" w:hAnsiTheme="minorHAnsi" w:cstheme="minorBidi"/>
          <w:kern w:val="2"/>
          <w:sz w:val="22"/>
          <w:szCs w:val="22"/>
          <w14:ligatures w14:val="standardContextual"/>
        </w:rPr>
      </w:pPr>
      <w:del w:id="549" w:author="Gavin Rawson" w:date="2024-07-17T08:55:00Z" w16du:dateUtc="2024-07-17T07:55:00Z">
        <w:r w:rsidRPr="003A2150" w:rsidDel="003A2150">
          <w:rPr>
            <w:rPrChange w:id="550"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1"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552" w:author="Gavin Rawson" w:date="2024-07-17T08:55:00Z" w16du:dateUtc="2024-07-17T07:55:00Z"/>
          <w:rFonts w:asciiTheme="minorHAnsi" w:eastAsiaTheme="minorEastAsia" w:hAnsiTheme="minorHAnsi" w:cstheme="minorBidi"/>
          <w:kern w:val="2"/>
          <w:sz w:val="22"/>
          <w:szCs w:val="22"/>
          <w14:ligatures w14:val="standardContextual"/>
        </w:rPr>
      </w:pPr>
      <w:del w:id="553" w:author="Gavin Rawson" w:date="2024-07-17T08:55:00Z" w16du:dateUtc="2024-07-17T07:55:00Z">
        <w:r w:rsidRPr="003A2150" w:rsidDel="003A2150">
          <w:rPr>
            <w:rPrChange w:id="554"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5"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556" w:author="Gavin Rawson" w:date="2024-07-17T08:55:00Z" w16du:dateUtc="2024-07-17T07:55:00Z"/>
          <w:rFonts w:asciiTheme="minorHAnsi" w:eastAsiaTheme="minorEastAsia" w:hAnsiTheme="minorHAnsi" w:cstheme="minorBidi"/>
          <w:bCs w:val="0"/>
          <w:kern w:val="2"/>
          <w:sz w:val="22"/>
          <w:szCs w:val="22"/>
          <w14:ligatures w14:val="standardContextual"/>
        </w:rPr>
      </w:pPr>
      <w:del w:id="557" w:author="Gavin Rawson" w:date="2024-07-17T08:55:00Z" w16du:dateUtc="2024-07-17T07:55:00Z">
        <w:r w:rsidRPr="003A2150" w:rsidDel="003A2150">
          <w:rPr>
            <w:rPrChange w:id="558" w:author="Gavin Rawson" w:date="2024-07-17T08:55:00Z" w16du:dateUtc="2024-07-17T07:55:00Z">
              <w:rPr>
                <w:rStyle w:val="Hyperlink"/>
                <w:bCs w:val="0"/>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59" w:author="Gavin Rawson" w:date="2024-07-17T08:55:00Z" w16du:dateUtc="2024-07-17T07:55:00Z">
              <w:rPr>
                <w:rStyle w:val="Hyperlink"/>
                <w:bCs w:val="0"/>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560" w:author="Gavin Rawson" w:date="2024-07-17T08:55:00Z" w16du:dateUtc="2024-07-17T07:55:00Z"/>
          <w:rFonts w:asciiTheme="minorHAnsi" w:eastAsiaTheme="minorEastAsia" w:hAnsiTheme="minorHAnsi" w:cstheme="minorBidi"/>
          <w:kern w:val="2"/>
          <w:sz w:val="22"/>
          <w:szCs w:val="22"/>
          <w14:ligatures w14:val="standardContextual"/>
        </w:rPr>
      </w:pPr>
      <w:del w:id="561" w:author="Gavin Rawson" w:date="2024-07-17T08:55:00Z" w16du:dateUtc="2024-07-17T07:55:00Z">
        <w:r w:rsidRPr="003A2150" w:rsidDel="003A2150">
          <w:rPr>
            <w:rPrChange w:id="562"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3"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564" w:author="Gavin Rawson" w:date="2024-07-17T08:55:00Z" w16du:dateUtc="2024-07-17T07:55:00Z"/>
          <w:rFonts w:asciiTheme="minorHAnsi" w:eastAsiaTheme="minorEastAsia" w:hAnsiTheme="minorHAnsi" w:cstheme="minorBidi"/>
          <w:kern w:val="2"/>
          <w:sz w:val="22"/>
          <w:szCs w:val="22"/>
          <w14:ligatures w14:val="standardContextual"/>
        </w:rPr>
      </w:pPr>
      <w:del w:id="565" w:author="Gavin Rawson" w:date="2024-07-17T08:55:00Z" w16du:dateUtc="2024-07-17T07:55:00Z">
        <w:r w:rsidRPr="003A2150" w:rsidDel="003A2150">
          <w:rPr>
            <w:rPrChange w:id="566"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7"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568" w:author="Gavin Rawson" w:date="2024-07-17T08:55:00Z" w16du:dateUtc="2024-07-17T07:55:00Z"/>
          <w:rFonts w:asciiTheme="minorHAnsi" w:eastAsiaTheme="minorEastAsia" w:hAnsiTheme="minorHAnsi" w:cstheme="minorBidi"/>
          <w:bCs w:val="0"/>
          <w:kern w:val="2"/>
          <w:sz w:val="22"/>
          <w:szCs w:val="22"/>
          <w14:ligatures w14:val="standardContextual"/>
        </w:rPr>
      </w:pPr>
      <w:del w:id="569" w:author="Gavin Rawson" w:date="2024-07-17T08:55:00Z" w16du:dateUtc="2024-07-17T07:55:00Z">
        <w:r w:rsidRPr="003A2150" w:rsidDel="003A2150">
          <w:rPr>
            <w:rPrChange w:id="570" w:author="Gavin Rawson" w:date="2024-07-17T08:55:00Z" w16du:dateUtc="2024-07-17T07:55:00Z">
              <w:rPr>
                <w:rStyle w:val="Hyperlink"/>
                <w:bCs w:val="0"/>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71" w:author="Gavin Rawson" w:date="2024-07-17T08:55:00Z" w16du:dateUtc="2024-07-17T07:55:00Z">
              <w:rPr>
                <w:rStyle w:val="Hyperlink"/>
                <w:bCs w:val="0"/>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572" w:author="Gavin Rawson" w:date="2024-07-17T08:55:00Z" w16du:dateUtc="2024-07-17T07:55:00Z"/>
          <w:rFonts w:asciiTheme="minorHAnsi" w:eastAsiaTheme="minorEastAsia" w:hAnsiTheme="minorHAnsi" w:cstheme="minorBidi"/>
          <w:kern w:val="2"/>
          <w:sz w:val="22"/>
          <w:szCs w:val="22"/>
          <w14:ligatures w14:val="standardContextual"/>
        </w:rPr>
      </w:pPr>
      <w:del w:id="573" w:author="Gavin Rawson" w:date="2024-07-17T08:55:00Z" w16du:dateUtc="2024-07-17T07:55:00Z">
        <w:r w:rsidRPr="003A2150" w:rsidDel="003A2150">
          <w:rPr>
            <w:rPrChange w:id="574"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5"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576" w:author="Gavin Rawson" w:date="2024-07-17T08:55:00Z" w16du:dateUtc="2024-07-17T07:55:00Z"/>
          <w:rFonts w:asciiTheme="minorHAnsi" w:eastAsiaTheme="minorEastAsia" w:hAnsiTheme="minorHAnsi" w:cstheme="minorBidi"/>
          <w:kern w:val="2"/>
          <w:sz w:val="22"/>
          <w:szCs w:val="22"/>
          <w14:ligatures w14:val="standardContextual"/>
        </w:rPr>
      </w:pPr>
      <w:del w:id="577" w:author="Gavin Rawson" w:date="2024-07-17T08:55:00Z" w16du:dateUtc="2024-07-17T07:55:00Z">
        <w:r w:rsidRPr="003A2150" w:rsidDel="003A2150">
          <w:rPr>
            <w:rPrChange w:id="578"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9"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580" w:author="Gavin Rawson" w:date="2024-07-17T08:55:00Z" w16du:dateUtc="2024-07-17T07:55:00Z"/>
          <w:rFonts w:asciiTheme="minorHAnsi" w:eastAsiaTheme="minorEastAsia" w:hAnsiTheme="minorHAnsi" w:cstheme="minorBidi"/>
          <w:bCs w:val="0"/>
          <w:kern w:val="2"/>
          <w:sz w:val="22"/>
          <w:szCs w:val="22"/>
          <w14:ligatures w14:val="standardContextual"/>
        </w:rPr>
      </w:pPr>
      <w:del w:id="581" w:author="Gavin Rawson" w:date="2024-07-17T08:55:00Z" w16du:dateUtc="2024-07-17T07:55:00Z">
        <w:r w:rsidRPr="003A2150" w:rsidDel="003A2150">
          <w:rPr>
            <w:rPrChange w:id="582" w:author="Gavin Rawson" w:date="2024-07-17T08:55:00Z" w16du:dateUtc="2024-07-17T07:55:00Z">
              <w:rPr>
                <w:rStyle w:val="Hyperlink"/>
                <w:bCs w:val="0"/>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3" w:author="Gavin Rawson" w:date="2024-07-17T08:55:00Z" w16du:dateUtc="2024-07-17T07:55:00Z">
              <w:rPr>
                <w:rStyle w:val="Hyperlink"/>
                <w:bCs w:val="0"/>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584" w:author="Gavin Rawson" w:date="2024-07-17T08:55:00Z" w16du:dateUtc="2024-07-17T07:55:00Z"/>
          <w:rFonts w:asciiTheme="minorHAnsi" w:eastAsiaTheme="minorEastAsia" w:hAnsiTheme="minorHAnsi" w:cstheme="minorBidi"/>
          <w:bCs w:val="0"/>
          <w:kern w:val="2"/>
          <w:sz w:val="22"/>
          <w:szCs w:val="22"/>
          <w14:ligatures w14:val="standardContextual"/>
        </w:rPr>
      </w:pPr>
      <w:del w:id="585" w:author="Gavin Rawson" w:date="2024-07-17T08:55:00Z" w16du:dateUtc="2024-07-17T07:55:00Z">
        <w:r w:rsidRPr="003A2150" w:rsidDel="003A2150">
          <w:rPr>
            <w:rPrChange w:id="586" w:author="Gavin Rawson" w:date="2024-07-17T08:55:00Z" w16du:dateUtc="2024-07-17T07:55:00Z">
              <w:rPr>
                <w:rStyle w:val="Hyperlink"/>
                <w:bCs w:val="0"/>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7" w:author="Gavin Rawson" w:date="2024-07-17T08:55:00Z" w16du:dateUtc="2024-07-17T07:55:00Z">
              <w:rPr>
                <w:rStyle w:val="Hyperlink"/>
                <w:bCs w:val="0"/>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588" w:author="Gavin Rawson" w:date="2024-07-17T08:55:00Z" w16du:dateUtc="2024-07-17T07:55:00Z"/>
          <w:rFonts w:asciiTheme="minorHAnsi" w:eastAsiaTheme="minorEastAsia" w:hAnsiTheme="minorHAnsi" w:cstheme="minorBidi"/>
          <w:kern w:val="2"/>
          <w:sz w:val="22"/>
          <w:szCs w:val="22"/>
          <w14:ligatures w14:val="standardContextual"/>
        </w:rPr>
      </w:pPr>
      <w:del w:id="589" w:author="Gavin Rawson" w:date="2024-07-17T08:55:00Z" w16du:dateUtc="2024-07-17T07:55:00Z">
        <w:r w:rsidRPr="003A2150" w:rsidDel="003A2150">
          <w:rPr>
            <w:rPrChange w:id="590"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1"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592" w:author="Gavin Rawson" w:date="2024-07-17T08:55:00Z" w16du:dateUtc="2024-07-17T07:55:00Z"/>
          <w:rFonts w:asciiTheme="minorHAnsi" w:eastAsiaTheme="minorEastAsia" w:hAnsiTheme="minorHAnsi" w:cstheme="minorBidi"/>
          <w:kern w:val="2"/>
          <w:sz w:val="22"/>
          <w:szCs w:val="22"/>
          <w14:ligatures w14:val="standardContextual"/>
        </w:rPr>
      </w:pPr>
      <w:del w:id="593" w:author="Gavin Rawson" w:date="2024-07-17T08:55:00Z" w16du:dateUtc="2024-07-17T07:55:00Z">
        <w:r w:rsidRPr="003A2150" w:rsidDel="003A2150">
          <w:rPr>
            <w:rPrChange w:id="594"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5"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596" w:author="Gavin Rawson" w:date="2024-07-17T08:55:00Z" w16du:dateUtc="2024-07-17T07:55:00Z"/>
          <w:rFonts w:asciiTheme="minorHAnsi" w:eastAsiaTheme="minorEastAsia" w:hAnsiTheme="minorHAnsi" w:cstheme="minorBidi"/>
          <w:kern w:val="2"/>
          <w:sz w:val="22"/>
          <w:szCs w:val="22"/>
          <w14:ligatures w14:val="standardContextual"/>
        </w:rPr>
      </w:pPr>
      <w:del w:id="597" w:author="Gavin Rawson" w:date="2024-07-17T08:55:00Z" w16du:dateUtc="2024-07-17T07:55:00Z">
        <w:r w:rsidRPr="003A2150" w:rsidDel="003A2150">
          <w:rPr>
            <w:rPrChange w:id="598"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9"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600" w:author="Gavin Rawson" w:date="2024-07-17T08:55:00Z" w16du:dateUtc="2024-07-17T07:55:00Z"/>
          <w:rFonts w:asciiTheme="minorHAnsi" w:eastAsiaTheme="minorEastAsia" w:hAnsiTheme="minorHAnsi" w:cstheme="minorBidi"/>
          <w:noProof/>
          <w:kern w:val="2"/>
          <w:sz w:val="22"/>
          <w:szCs w:val="22"/>
          <w14:ligatures w14:val="standardContextual"/>
        </w:rPr>
      </w:pPr>
      <w:del w:id="601" w:author="Gavin Rawson" w:date="2024-07-17T08:55:00Z" w16du:dateUtc="2024-07-17T07:55:00Z">
        <w:r w:rsidRPr="003A2150" w:rsidDel="003A2150">
          <w:rPr>
            <w:rPrChange w:id="602"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3"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04" w:author="Gavin Rawson" w:date="2024-07-17T08:55:00Z" w16du:dateUtc="2024-07-17T07:55:00Z"/>
          <w:rFonts w:asciiTheme="minorHAnsi" w:eastAsiaTheme="minorEastAsia" w:hAnsiTheme="minorHAnsi" w:cstheme="minorBidi"/>
          <w:kern w:val="2"/>
          <w:sz w:val="22"/>
          <w:szCs w:val="22"/>
          <w14:ligatures w14:val="standardContextual"/>
        </w:rPr>
      </w:pPr>
      <w:del w:id="605" w:author="Gavin Rawson" w:date="2024-07-17T08:55:00Z" w16du:dateUtc="2024-07-17T07:55:00Z">
        <w:r w:rsidRPr="003A2150" w:rsidDel="003A2150">
          <w:rPr>
            <w:rPrChange w:id="606"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07"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08" w:author="Gavin Rawson" w:date="2024-07-17T08:55:00Z" w16du:dateUtc="2024-07-17T07:55:00Z"/>
          <w:rFonts w:asciiTheme="minorHAnsi" w:eastAsiaTheme="minorEastAsia" w:hAnsiTheme="minorHAnsi" w:cstheme="minorBidi"/>
          <w:noProof/>
          <w:kern w:val="2"/>
          <w:sz w:val="22"/>
          <w:szCs w:val="22"/>
          <w14:ligatures w14:val="standardContextual"/>
        </w:rPr>
      </w:pPr>
      <w:del w:id="609" w:author="Gavin Rawson" w:date="2024-07-17T08:55:00Z" w16du:dateUtc="2024-07-17T07:55:00Z">
        <w:r w:rsidRPr="003A2150" w:rsidDel="003A2150">
          <w:rPr>
            <w:rPrChange w:id="610"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1"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612" w:author="Gavin Rawson" w:date="2024-07-17T08:55:00Z" w16du:dateUtc="2024-07-17T07:55:00Z"/>
          <w:rFonts w:asciiTheme="minorHAnsi" w:eastAsiaTheme="minorEastAsia" w:hAnsiTheme="minorHAnsi" w:cstheme="minorBidi"/>
          <w:noProof/>
          <w:kern w:val="2"/>
          <w:sz w:val="22"/>
          <w:szCs w:val="22"/>
          <w14:ligatures w14:val="standardContextual"/>
        </w:rPr>
      </w:pPr>
      <w:del w:id="613" w:author="Gavin Rawson" w:date="2024-07-17T08:55:00Z" w16du:dateUtc="2024-07-17T07:55:00Z">
        <w:r w:rsidRPr="003A2150" w:rsidDel="003A2150">
          <w:rPr>
            <w:rPrChange w:id="614" w:author="Gavin Rawson" w:date="2024-07-17T08:55:00Z" w16du:dateUtc="2024-07-17T07:55:00Z">
              <w:rPr>
                <w:rStyle w:val="Hyperlink"/>
                <w:noProof/>
              </w:rPr>
            </w:rPrChange>
          </w:rPr>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5"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616" w:author="Gavin Rawson" w:date="2024-07-17T08:55:00Z" w16du:dateUtc="2024-07-17T07:55:00Z"/>
          <w:rFonts w:asciiTheme="minorHAnsi" w:eastAsiaTheme="minorEastAsia" w:hAnsiTheme="minorHAnsi" w:cstheme="minorBidi"/>
          <w:kern w:val="2"/>
          <w:sz w:val="22"/>
          <w:szCs w:val="22"/>
          <w14:ligatures w14:val="standardContextual"/>
        </w:rPr>
      </w:pPr>
      <w:del w:id="617" w:author="Gavin Rawson" w:date="2024-07-17T08:55:00Z" w16du:dateUtc="2024-07-17T07:55:00Z">
        <w:r w:rsidRPr="003A2150" w:rsidDel="003A2150">
          <w:rPr>
            <w:rPrChange w:id="618" w:author="Gavin Rawson" w:date="2024-07-17T08:55:00Z" w16du:dateUtc="2024-07-17T07:55:00Z">
              <w:rPr>
                <w:rStyle w:val="Hyperlink"/>
              </w:rPr>
            </w:rPrChange>
          </w:rPr>
          <w:lastRenderedPageBreak/>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619"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620" w:author="Gavin Rawson" w:date="2024-07-17T08:55:00Z" w16du:dateUtc="2024-07-17T07:55:00Z"/>
          <w:rFonts w:asciiTheme="minorHAnsi" w:eastAsiaTheme="minorEastAsia" w:hAnsiTheme="minorHAnsi" w:cstheme="minorBidi"/>
          <w:bCs w:val="0"/>
          <w:kern w:val="2"/>
          <w:sz w:val="22"/>
          <w:szCs w:val="22"/>
          <w14:ligatures w14:val="standardContextual"/>
        </w:rPr>
      </w:pPr>
      <w:del w:id="621" w:author="Gavin Rawson" w:date="2024-07-17T08:55:00Z" w16du:dateUtc="2024-07-17T07:55:00Z">
        <w:r w:rsidRPr="003A2150" w:rsidDel="003A2150">
          <w:rPr>
            <w:rPrChange w:id="622" w:author="Gavin Rawson" w:date="2024-07-17T08:55:00Z" w16du:dateUtc="2024-07-17T07:55:00Z">
              <w:rPr>
                <w:rStyle w:val="Hyperlink"/>
                <w:bCs w:val="0"/>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23" w:author="Gavin Rawson" w:date="2024-07-17T08:55:00Z" w16du:dateUtc="2024-07-17T07:55:00Z">
              <w:rPr>
                <w:rStyle w:val="Hyperlink"/>
                <w:bCs w:val="0"/>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624" w:author="Gavin Rawson" w:date="2024-07-17T08:55:00Z" w16du:dateUtc="2024-07-17T07:55:00Z"/>
          <w:rFonts w:asciiTheme="minorHAnsi" w:eastAsiaTheme="minorEastAsia" w:hAnsiTheme="minorHAnsi" w:cstheme="minorBidi"/>
          <w:kern w:val="2"/>
          <w:sz w:val="22"/>
          <w:szCs w:val="22"/>
          <w14:ligatures w14:val="standardContextual"/>
        </w:rPr>
      </w:pPr>
      <w:del w:id="625" w:author="Gavin Rawson" w:date="2024-07-17T08:55:00Z" w16du:dateUtc="2024-07-17T07:55:00Z">
        <w:r w:rsidRPr="003A2150" w:rsidDel="003A2150">
          <w:rPr>
            <w:rPrChange w:id="626"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27"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628" w:author="Gavin Rawson" w:date="2024-07-17T08:55:00Z" w16du:dateUtc="2024-07-17T07:55:00Z"/>
          <w:rFonts w:asciiTheme="minorHAnsi" w:eastAsiaTheme="minorEastAsia" w:hAnsiTheme="minorHAnsi" w:cstheme="minorBidi"/>
          <w:kern w:val="2"/>
          <w:sz w:val="22"/>
          <w:szCs w:val="22"/>
          <w14:ligatures w14:val="standardContextual"/>
        </w:rPr>
      </w:pPr>
      <w:del w:id="629" w:author="Gavin Rawson" w:date="2024-07-17T08:55:00Z" w16du:dateUtc="2024-07-17T07:55:00Z">
        <w:r w:rsidRPr="003A2150" w:rsidDel="003A2150">
          <w:rPr>
            <w:rPrChange w:id="630"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1"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632" w:author="Gavin Rawson" w:date="2024-07-17T08:55:00Z" w16du:dateUtc="2024-07-17T07:55:00Z"/>
          <w:rFonts w:asciiTheme="minorHAnsi" w:eastAsiaTheme="minorEastAsia" w:hAnsiTheme="minorHAnsi" w:cstheme="minorBidi"/>
          <w:kern w:val="2"/>
          <w:sz w:val="22"/>
          <w:szCs w:val="22"/>
          <w14:ligatures w14:val="standardContextual"/>
        </w:rPr>
      </w:pPr>
      <w:del w:id="633" w:author="Gavin Rawson" w:date="2024-07-17T08:55:00Z" w16du:dateUtc="2024-07-17T07:55:00Z">
        <w:r w:rsidRPr="003A2150" w:rsidDel="003A2150">
          <w:rPr>
            <w:rPrChange w:id="634"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5"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636" w:author="Gavin Rawson" w:date="2024-07-17T08:55:00Z" w16du:dateUtc="2024-07-17T07:55:00Z"/>
          <w:rFonts w:asciiTheme="minorHAnsi" w:eastAsiaTheme="minorEastAsia" w:hAnsiTheme="minorHAnsi" w:cstheme="minorBidi"/>
          <w:bCs w:val="0"/>
          <w:kern w:val="2"/>
          <w:sz w:val="22"/>
          <w:szCs w:val="22"/>
          <w14:ligatures w14:val="standardContextual"/>
        </w:rPr>
      </w:pPr>
      <w:del w:id="637" w:author="Gavin Rawson" w:date="2024-07-17T08:55:00Z" w16du:dateUtc="2024-07-17T07:55:00Z">
        <w:r w:rsidRPr="003A2150" w:rsidDel="003A2150">
          <w:rPr>
            <w:rPrChange w:id="638" w:author="Gavin Rawson" w:date="2024-07-17T08:55:00Z" w16du:dateUtc="2024-07-17T07:55:00Z">
              <w:rPr>
                <w:rStyle w:val="Hyperlink"/>
                <w:bCs w:val="0"/>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39" w:author="Gavin Rawson" w:date="2024-07-17T08:55:00Z" w16du:dateUtc="2024-07-17T07:55:00Z">
              <w:rPr>
                <w:rStyle w:val="Hyperlink"/>
                <w:bCs w:val="0"/>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640" w:author="Gavin Rawson" w:date="2024-07-17T08:55:00Z" w16du:dateUtc="2024-07-17T07:55:00Z"/>
          <w:rFonts w:asciiTheme="minorHAnsi" w:eastAsiaTheme="minorEastAsia" w:hAnsiTheme="minorHAnsi" w:cstheme="minorBidi"/>
          <w:bCs w:val="0"/>
          <w:kern w:val="2"/>
          <w:sz w:val="22"/>
          <w:szCs w:val="22"/>
          <w14:ligatures w14:val="standardContextual"/>
        </w:rPr>
      </w:pPr>
      <w:del w:id="641" w:author="Gavin Rawson" w:date="2024-07-17T08:55:00Z" w16du:dateUtc="2024-07-17T07:55:00Z">
        <w:r w:rsidRPr="003A2150" w:rsidDel="003A2150">
          <w:rPr>
            <w:rPrChange w:id="642" w:author="Gavin Rawson" w:date="2024-07-17T08:55:00Z" w16du:dateUtc="2024-07-17T07:55:00Z">
              <w:rPr>
                <w:rStyle w:val="Hyperlink"/>
                <w:bCs w:val="0"/>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43" w:author="Gavin Rawson" w:date="2024-07-17T08:55:00Z" w16du:dateUtc="2024-07-17T07:55:00Z">
              <w:rPr>
                <w:rStyle w:val="Hyperlink"/>
                <w:bCs w:val="0"/>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644" w:author="Gavin Rawson" w:date="2024-07-17T08:55:00Z" w16du:dateUtc="2024-07-17T07:55:00Z"/>
          <w:rFonts w:asciiTheme="minorHAnsi" w:eastAsiaTheme="minorEastAsia" w:hAnsiTheme="minorHAnsi" w:cstheme="minorBidi"/>
          <w:kern w:val="2"/>
          <w:sz w:val="22"/>
          <w:szCs w:val="22"/>
          <w14:ligatures w14:val="standardContextual"/>
        </w:rPr>
      </w:pPr>
      <w:del w:id="645" w:author="Gavin Rawson" w:date="2024-07-17T08:55:00Z" w16du:dateUtc="2024-07-17T07:55:00Z">
        <w:r w:rsidRPr="003A2150" w:rsidDel="003A2150">
          <w:rPr>
            <w:rPrChange w:id="646"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7"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648" w:author="Gavin Rawson" w:date="2024-07-17T08:55:00Z" w16du:dateUtc="2024-07-17T07:55:00Z"/>
          <w:rFonts w:asciiTheme="minorHAnsi" w:eastAsiaTheme="minorEastAsia" w:hAnsiTheme="minorHAnsi" w:cstheme="minorBidi"/>
          <w:bCs w:val="0"/>
          <w:kern w:val="2"/>
          <w:sz w:val="22"/>
          <w:szCs w:val="22"/>
          <w14:ligatures w14:val="standardContextual"/>
        </w:rPr>
      </w:pPr>
      <w:del w:id="649" w:author="Gavin Rawson" w:date="2024-07-17T08:55:00Z" w16du:dateUtc="2024-07-17T07:55:00Z">
        <w:r w:rsidRPr="003A2150" w:rsidDel="003A2150">
          <w:rPr>
            <w:rPrChange w:id="650" w:author="Gavin Rawson" w:date="2024-07-17T08:55:00Z" w16du:dateUtc="2024-07-17T07:55:00Z">
              <w:rPr>
                <w:rStyle w:val="Hyperlink"/>
                <w:bCs w:val="0"/>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1" w:author="Gavin Rawson" w:date="2024-07-17T08:55:00Z" w16du:dateUtc="2024-07-17T07:55:00Z">
              <w:rPr>
                <w:rStyle w:val="Hyperlink"/>
                <w:bCs w:val="0"/>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652" w:author="Gavin Rawson" w:date="2024-07-17T08:55:00Z" w16du:dateUtc="2024-07-17T07:55:00Z"/>
          <w:rFonts w:asciiTheme="minorHAnsi" w:eastAsiaTheme="minorEastAsia" w:hAnsiTheme="minorHAnsi" w:cstheme="minorBidi"/>
          <w:kern w:val="2"/>
          <w:sz w:val="22"/>
          <w:szCs w:val="22"/>
          <w14:ligatures w14:val="standardContextual"/>
        </w:rPr>
      </w:pPr>
      <w:del w:id="653" w:author="Gavin Rawson" w:date="2024-07-17T08:55:00Z" w16du:dateUtc="2024-07-17T07:55:00Z">
        <w:r w:rsidRPr="003A2150" w:rsidDel="003A2150">
          <w:rPr>
            <w:rPrChange w:id="654"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5"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656" w:author="Gavin Rawson" w:date="2024-07-17T08:55:00Z" w16du:dateUtc="2024-07-17T07:55:00Z"/>
          <w:rFonts w:asciiTheme="minorHAnsi" w:eastAsiaTheme="minorEastAsia" w:hAnsiTheme="minorHAnsi" w:cstheme="minorBidi"/>
          <w:noProof/>
          <w:kern w:val="2"/>
          <w:sz w:val="22"/>
          <w:szCs w:val="22"/>
          <w14:ligatures w14:val="standardContextual"/>
        </w:rPr>
      </w:pPr>
      <w:del w:id="657" w:author="Gavin Rawson" w:date="2024-07-17T08:55:00Z" w16du:dateUtc="2024-07-17T07:55:00Z">
        <w:r w:rsidRPr="003A2150" w:rsidDel="003A2150">
          <w:rPr>
            <w:rPrChange w:id="658"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59"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660" w:author="Gavin Rawson" w:date="2024-07-17T08:55:00Z" w16du:dateUtc="2024-07-17T07:55:00Z"/>
          <w:rFonts w:asciiTheme="minorHAnsi" w:eastAsiaTheme="minorEastAsia" w:hAnsiTheme="minorHAnsi" w:cstheme="minorBidi"/>
          <w:noProof/>
          <w:kern w:val="2"/>
          <w:sz w:val="22"/>
          <w:szCs w:val="22"/>
          <w14:ligatures w14:val="standardContextual"/>
        </w:rPr>
      </w:pPr>
      <w:del w:id="661" w:author="Gavin Rawson" w:date="2024-07-17T08:55:00Z" w16du:dateUtc="2024-07-17T07:55:00Z">
        <w:r w:rsidRPr="003A2150" w:rsidDel="003A2150">
          <w:rPr>
            <w:rPrChange w:id="662"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3"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664" w:author="Gavin Rawson" w:date="2024-07-17T08:55:00Z" w16du:dateUtc="2024-07-17T07:55:00Z"/>
          <w:rFonts w:asciiTheme="minorHAnsi" w:eastAsiaTheme="minorEastAsia" w:hAnsiTheme="minorHAnsi" w:cstheme="minorBidi"/>
          <w:noProof/>
          <w:kern w:val="2"/>
          <w:sz w:val="22"/>
          <w:szCs w:val="22"/>
          <w14:ligatures w14:val="standardContextual"/>
        </w:rPr>
      </w:pPr>
      <w:del w:id="665" w:author="Gavin Rawson" w:date="2024-07-17T08:55:00Z" w16du:dateUtc="2024-07-17T07:55:00Z">
        <w:r w:rsidRPr="003A2150" w:rsidDel="003A2150">
          <w:rPr>
            <w:rPrChange w:id="666"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7"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668" w:author="Gavin Rawson" w:date="2024-07-17T08:55:00Z" w16du:dateUtc="2024-07-17T07:55:00Z"/>
          <w:rFonts w:asciiTheme="minorHAnsi" w:eastAsiaTheme="minorEastAsia" w:hAnsiTheme="minorHAnsi" w:cstheme="minorBidi"/>
          <w:kern w:val="2"/>
          <w:sz w:val="22"/>
          <w:szCs w:val="22"/>
          <w14:ligatures w14:val="standardContextual"/>
        </w:rPr>
      </w:pPr>
      <w:del w:id="669" w:author="Gavin Rawson" w:date="2024-07-17T08:55:00Z" w16du:dateUtc="2024-07-17T07:55:00Z">
        <w:r w:rsidRPr="003A2150" w:rsidDel="003A2150">
          <w:rPr>
            <w:rPrChange w:id="670"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1"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672" w:author="Gavin Rawson" w:date="2024-07-17T08:55:00Z" w16du:dateUtc="2024-07-17T07:55:00Z"/>
          <w:rFonts w:asciiTheme="minorHAnsi" w:eastAsiaTheme="minorEastAsia" w:hAnsiTheme="minorHAnsi" w:cstheme="minorBidi"/>
          <w:noProof/>
          <w:kern w:val="2"/>
          <w:sz w:val="22"/>
          <w:szCs w:val="22"/>
          <w14:ligatures w14:val="standardContextual"/>
        </w:rPr>
      </w:pPr>
      <w:del w:id="673" w:author="Gavin Rawson" w:date="2024-07-17T08:55:00Z" w16du:dateUtc="2024-07-17T07:55:00Z">
        <w:r w:rsidRPr="003A2150" w:rsidDel="003A2150">
          <w:rPr>
            <w:rPrChange w:id="674"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5"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676" w:author="Gavin Rawson" w:date="2024-07-17T08:55:00Z" w16du:dateUtc="2024-07-17T07:55:00Z"/>
          <w:rFonts w:asciiTheme="minorHAnsi" w:eastAsiaTheme="minorEastAsia" w:hAnsiTheme="minorHAnsi" w:cstheme="minorBidi"/>
          <w:noProof/>
          <w:kern w:val="2"/>
          <w:sz w:val="22"/>
          <w:szCs w:val="22"/>
          <w14:ligatures w14:val="standardContextual"/>
        </w:rPr>
      </w:pPr>
      <w:del w:id="677" w:author="Gavin Rawson" w:date="2024-07-17T08:55:00Z" w16du:dateUtc="2024-07-17T07:55:00Z">
        <w:r w:rsidRPr="003A2150" w:rsidDel="003A2150">
          <w:rPr>
            <w:rPrChange w:id="678"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9"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680" w:author="Gavin Rawson" w:date="2024-07-17T08:55:00Z" w16du:dateUtc="2024-07-17T07:55:00Z"/>
          <w:rFonts w:asciiTheme="minorHAnsi" w:eastAsiaTheme="minorEastAsia" w:hAnsiTheme="minorHAnsi" w:cstheme="minorBidi"/>
          <w:bCs w:val="0"/>
          <w:kern w:val="2"/>
          <w:sz w:val="22"/>
          <w:szCs w:val="22"/>
          <w14:ligatures w14:val="standardContextual"/>
        </w:rPr>
      </w:pPr>
      <w:del w:id="681" w:author="Gavin Rawson" w:date="2024-07-17T08:55:00Z" w16du:dateUtc="2024-07-17T07:55:00Z">
        <w:r w:rsidRPr="003A2150" w:rsidDel="003A2150">
          <w:rPr>
            <w:rPrChange w:id="682" w:author="Gavin Rawson" w:date="2024-07-17T08:55:00Z" w16du:dateUtc="2024-07-17T07:55:00Z">
              <w:rPr>
                <w:rStyle w:val="Hyperlink"/>
                <w:bCs w:val="0"/>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83" w:author="Gavin Rawson" w:date="2024-07-17T08:55:00Z" w16du:dateUtc="2024-07-17T07:55:00Z">
              <w:rPr>
                <w:rStyle w:val="Hyperlink"/>
                <w:bCs w:val="0"/>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684" w:author="Gavin Rawson" w:date="2024-07-17T08:55:00Z" w16du:dateUtc="2024-07-17T07:55:00Z"/>
          <w:rFonts w:asciiTheme="minorHAnsi" w:eastAsiaTheme="minorEastAsia" w:hAnsiTheme="minorHAnsi" w:cstheme="minorBidi"/>
          <w:kern w:val="2"/>
          <w:sz w:val="22"/>
          <w:szCs w:val="22"/>
          <w14:ligatures w14:val="standardContextual"/>
        </w:rPr>
      </w:pPr>
      <w:del w:id="685" w:author="Gavin Rawson" w:date="2024-07-17T08:55:00Z" w16du:dateUtc="2024-07-17T07:55:00Z">
        <w:r w:rsidRPr="003A2150" w:rsidDel="003A2150">
          <w:rPr>
            <w:rFonts w:eastAsia="DengXian Light"/>
            <w:rPrChange w:id="686"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87"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688" w:author="Gavin Rawson" w:date="2024-07-17T08:55:00Z" w16du:dateUtc="2024-07-17T07:55:00Z"/>
          <w:rFonts w:asciiTheme="minorHAnsi" w:eastAsiaTheme="minorEastAsia" w:hAnsiTheme="minorHAnsi" w:cstheme="minorBidi"/>
          <w:kern w:val="2"/>
          <w:sz w:val="22"/>
          <w:szCs w:val="22"/>
          <w14:ligatures w14:val="standardContextual"/>
        </w:rPr>
      </w:pPr>
      <w:del w:id="689" w:author="Gavin Rawson" w:date="2024-07-17T08:55:00Z" w16du:dateUtc="2024-07-17T07:55:00Z">
        <w:r w:rsidRPr="003A2150" w:rsidDel="003A2150">
          <w:rPr>
            <w:rFonts w:eastAsia="DengXian Light"/>
            <w:rPrChange w:id="690"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91"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692" w:author="Gavin Rawson" w:date="2024-07-17T08:55:00Z" w16du:dateUtc="2024-07-17T07:55:00Z"/>
          <w:rFonts w:asciiTheme="minorHAnsi" w:eastAsiaTheme="minorEastAsia" w:hAnsiTheme="minorHAnsi" w:cstheme="minorBidi"/>
          <w:bCs w:val="0"/>
          <w:kern w:val="2"/>
          <w:sz w:val="22"/>
          <w:szCs w:val="22"/>
          <w14:ligatures w14:val="standardContextual"/>
        </w:rPr>
      </w:pPr>
      <w:del w:id="693" w:author="Gavin Rawson" w:date="2024-07-17T08:55:00Z" w16du:dateUtc="2024-07-17T07:55:00Z">
        <w:r w:rsidRPr="003A2150" w:rsidDel="003A2150">
          <w:rPr>
            <w:rPrChange w:id="694" w:author="Gavin Rawson" w:date="2024-07-17T08:55:00Z" w16du:dateUtc="2024-07-17T07:55:00Z">
              <w:rPr>
                <w:rStyle w:val="Hyperlink"/>
                <w:bCs w:val="0"/>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5" w:author="Gavin Rawson" w:date="2024-07-17T08:55:00Z" w16du:dateUtc="2024-07-17T07:55:00Z">
              <w:rPr>
                <w:rStyle w:val="Hyperlink"/>
                <w:bCs w:val="0"/>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696" w:author="Gavin Rawson" w:date="2024-07-17T08:55:00Z" w16du:dateUtc="2024-07-17T07:55:00Z"/>
          <w:rFonts w:asciiTheme="minorHAnsi" w:eastAsiaTheme="minorEastAsia" w:hAnsiTheme="minorHAnsi" w:cstheme="minorBidi"/>
          <w:bCs w:val="0"/>
          <w:kern w:val="2"/>
          <w:sz w:val="22"/>
          <w:szCs w:val="22"/>
          <w14:ligatures w14:val="standardContextual"/>
        </w:rPr>
      </w:pPr>
      <w:del w:id="697" w:author="Gavin Rawson" w:date="2024-07-17T08:55:00Z" w16du:dateUtc="2024-07-17T07:55:00Z">
        <w:r w:rsidRPr="003A2150" w:rsidDel="003A2150">
          <w:rPr>
            <w:rPrChange w:id="698" w:author="Gavin Rawson" w:date="2024-07-17T08:55:00Z" w16du:dateUtc="2024-07-17T07:55:00Z">
              <w:rPr>
                <w:rStyle w:val="Hyperlink"/>
                <w:bCs w:val="0"/>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9" w:author="Gavin Rawson" w:date="2024-07-17T08:55:00Z" w16du:dateUtc="2024-07-17T07:55:00Z">
              <w:rPr>
                <w:rStyle w:val="Hyperlink"/>
                <w:bCs w:val="0"/>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700" w:author="Gavin Rawson" w:date="2024-07-17T08:55:00Z" w16du:dateUtc="2024-07-17T07:55:00Z"/>
          <w:rFonts w:asciiTheme="minorHAnsi" w:eastAsiaTheme="minorEastAsia" w:hAnsiTheme="minorHAnsi" w:cstheme="minorBidi"/>
          <w:bCs w:val="0"/>
          <w:kern w:val="2"/>
          <w:sz w:val="22"/>
          <w:szCs w:val="22"/>
          <w14:ligatures w14:val="standardContextual"/>
        </w:rPr>
      </w:pPr>
      <w:del w:id="701" w:author="Gavin Rawson" w:date="2024-07-17T08:55:00Z" w16du:dateUtc="2024-07-17T07:55:00Z">
        <w:r w:rsidRPr="003A2150" w:rsidDel="003A2150">
          <w:rPr>
            <w:rPrChange w:id="702" w:author="Gavin Rawson" w:date="2024-07-17T08:55:00Z" w16du:dateUtc="2024-07-17T07:55:00Z">
              <w:rPr>
                <w:rStyle w:val="Hyperlink"/>
                <w:bCs w:val="0"/>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3" w:author="Gavin Rawson" w:date="2024-07-17T08:55:00Z" w16du:dateUtc="2024-07-17T07:55:00Z">
              <w:rPr>
                <w:rStyle w:val="Hyperlink"/>
                <w:bCs w:val="0"/>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04" w:author="Gavin Rawson" w:date="2024-07-17T08:55:00Z" w16du:dateUtc="2024-07-17T07:55:00Z"/>
          <w:rFonts w:asciiTheme="minorHAnsi" w:eastAsiaTheme="minorEastAsia" w:hAnsiTheme="minorHAnsi" w:cstheme="minorBidi"/>
          <w:bCs w:val="0"/>
          <w:kern w:val="2"/>
          <w:sz w:val="22"/>
          <w:szCs w:val="22"/>
          <w14:ligatures w14:val="standardContextual"/>
        </w:rPr>
      </w:pPr>
      <w:del w:id="705" w:author="Gavin Rawson" w:date="2024-07-17T08:55:00Z" w16du:dateUtc="2024-07-17T07:55:00Z">
        <w:r w:rsidRPr="003A2150" w:rsidDel="003A2150">
          <w:rPr>
            <w:rPrChange w:id="706" w:author="Gavin Rawson" w:date="2024-07-17T08:55:00Z" w16du:dateUtc="2024-07-17T07:55:00Z">
              <w:rPr>
                <w:rStyle w:val="Hyperlink"/>
                <w:bCs w:val="0"/>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7" w:author="Gavin Rawson" w:date="2024-07-17T08:55:00Z" w16du:dateUtc="2024-07-17T07:55:00Z">
              <w:rPr>
                <w:rStyle w:val="Hyperlink"/>
                <w:bCs w:val="0"/>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08" w:author="Gavin Rawson" w:date="2024-07-17T08:55:00Z" w16du:dateUtc="2024-07-17T07:55:00Z"/>
          <w:rFonts w:asciiTheme="minorHAnsi" w:eastAsiaTheme="minorEastAsia" w:hAnsiTheme="minorHAnsi" w:cstheme="minorBidi"/>
          <w:kern w:val="2"/>
          <w:sz w:val="22"/>
          <w:szCs w:val="22"/>
          <w14:ligatures w14:val="standardContextual"/>
        </w:rPr>
      </w:pPr>
      <w:del w:id="709" w:author="Gavin Rawson" w:date="2024-07-17T08:55:00Z" w16du:dateUtc="2024-07-17T07:55:00Z">
        <w:r w:rsidRPr="003A2150" w:rsidDel="003A2150">
          <w:rPr>
            <w:rPrChange w:id="710"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1"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712" w:author="Gavin Rawson" w:date="2024-07-17T08:55:00Z" w16du:dateUtc="2024-07-17T07:55:00Z"/>
          <w:rFonts w:asciiTheme="minorHAnsi" w:eastAsiaTheme="minorEastAsia" w:hAnsiTheme="minorHAnsi" w:cstheme="minorBidi"/>
          <w:kern w:val="2"/>
          <w:sz w:val="22"/>
          <w:szCs w:val="22"/>
          <w14:ligatures w14:val="standardContextual"/>
        </w:rPr>
      </w:pPr>
      <w:del w:id="713" w:author="Gavin Rawson" w:date="2024-07-17T08:55:00Z" w16du:dateUtc="2024-07-17T07:55:00Z">
        <w:r w:rsidRPr="003A2150" w:rsidDel="003A2150">
          <w:rPr>
            <w:rPrChange w:id="714"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5"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716" w:author="Gavin Rawson" w:date="2024-07-17T08:55:00Z" w16du:dateUtc="2024-07-17T07:55:00Z"/>
          <w:rFonts w:asciiTheme="minorHAnsi" w:eastAsiaTheme="minorEastAsia" w:hAnsiTheme="minorHAnsi" w:cstheme="minorBidi"/>
          <w:kern w:val="2"/>
          <w:sz w:val="22"/>
          <w:szCs w:val="22"/>
          <w14:ligatures w14:val="standardContextual"/>
        </w:rPr>
      </w:pPr>
      <w:del w:id="717" w:author="Gavin Rawson" w:date="2024-07-17T08:55:00Z" w16du:dateUtc="2024-07-17T07:55:00Z">
        <w:r w:rsidRPr="003A2150" w:rsidDel="003A2150">
          <w:rPr>
            <w:rPrChange w:id="718"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9"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720" w:author="Gavin Rawson" w:date="2024-07-17T08:55:00Z" w16du:dateUtc="2024-07-17T07:55:00Z"/>
          <w:rFonts w:asciiTheme="minorHAnsi" w:eastAsiaTheme="minorEastAsia" w:hAnsiTheme="minorHAnsi" w:cstheme="minorBidi"/>
          <w:kern w:val="2"/>
          <w:sz w:val="22"/>
          <w:szCs w:val="22"/>
          <w14:ligatures w14:val="standardContextual"/>
        </w:rPr>
      </w:pPr>
      <w:del w:id="721" w:author="Gavin Rawson" w:date="2024-07-17T08:55:00Z" w16du:dateUtc="2024-07-17T07:55:00Z">
        <w:r w:rsidRPr="003A2150" w:rsidDel="003A2150">
          <w:rPr>
            <w:rPrChange w:id="722"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3"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724" w:author="Gavin Rawson" w:date="2024-07-17T08:55:00Z" w16du:dateUtc="2024-07-17T07:55:00Z"/>
          <w:rFonts w:asciiTheme="minorHAnsi" w:eastAsiaTheme="minorEastAsia" w:hAnsiTheme="minorHAnsi" w:cstheme="minorBidi"/>
          <w:bCs w:val="0"/>
          <w:kern w:val="2"/>
          <w:sz w:val="22"/>
          <w:szCs w:val="22"/>
          <w14:ligatures w14:val="standardContextual"/>
        </w:rPr>
      </w:pPr>
      <w:del w:id="725" w:author="Gavin Rawson" w:date="2024-07-17T08:55:00Z" w16du:dateUtc="2024-07-17T07:55:00Z">
        <w:r w:rsidRPr="003A2150" w:rsidDel="003A2150">
          <w:rPr>
            <w:rPrChange w:id="726" w:author="Gavin Rawson" w:date="2024-07-17T08:55:00Z" w16du:dateUtc="2024-07-17T07:55:00Z">
              <w:rPr>
                <w:rStyle w:val="Hyperlink"/>
                <w:bCs w:val="0"/>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27" w:author="Gavin Rawson" w:date="2024-07-17T08:55:00Z" w16du:dateUtc="2024-07-17T07:55:00Z">
              <w:rPr>
                <w:rStyle w:val="Hyperlink"/>
                <w:bCs w:val="0"/>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20"/>
    <w:bookmarkEnd w:id="21"/>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4ADCCBD4"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7B3FAF">
        <w:fldChar w:fldCharType="begin"/>
      </w:r>
      <w:r w:rsidR="007B3FAF">
        <w:instrText>HYPERLINK \l "_Toc170288628"</w:instrText>
      </w:r>
      <w:r w:rsidR="007B3FAF">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728" w:author="Gavin Rawson" w:date="2024-07-17T10:16:00Z" w16du:dateUtc="2024-07-17T09:16:00Z">
        <w:r w:rsidR="00B048D0">
          <w:rPr>
            <w:noProof/>
            <w:webHidden/>
          </w:rPr>
          <w:t>15</w:t>
        </w:r>
      </w:ins>
      <w:del w:id="729" w:author="Gavin Rawson" w:date="2024-07-17T09:26:00Z" w16du:dateUtc="2024-07-17T08:26:00Z">
        <w:r w:rsidR="00B95831" w:rsidDel="007B3FAF">
          <w:rPr>
            <w:noProof/>
            <w:webHidden/>
          </w:rPr>
          <w:delText>15</w:delText>
        </w:r>
      </w:del>
      <w:r w:rsidR="00354D14">
        <w:rPr>
          <w:noProof/>
          <w:webHidden/>
        </w:rPr>
        <w:fldChar w:fldCharType="end"/>
      </w:r>
      <w:r w:rsidR="007B3FAF">
        <w:rPr>
          <w:noProof/>
        </w:rPr>
        <w:fldChar w:fldCharType="end"/>
      </w:r>
    </w:p>
    <w:p w14:paraId="243303C7" w14:textId="55F5048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730" w:author="Gavin Rawson" w:date="2024-07-17T10:16:00Z" w16du:dateUtc="2024-07-17T09:16:00Z">
        <w:r w:rsidR="00B048D0">
          <w:rPr>
            <w:noProof/>
            <w:webHidden/>
          </w:rPr>
          <w:t>16</w:t>
        </w:r>
      </w:ins>
      <w:del w:id="731" w:author="Gavin Rawson" w:date="2024-07-17T09:26:00Z" w16du:dateUtc="2024-07-17T08:26:00Z">
        <w:r w:rsidR="00B95831" w:rsidDel="007B3FAF">
          <w:rPr>
            <w:noProof/>
            <w:webHidden/>
          </w:rPr>
          <w:delText>16</w:delText>
        </w:r>
      </w:del>
      <w:r w:rsidR="00354D14">
        <w:rPr>
          <w:noProof/>
          <w:webHidden/>
        </w:rPr>
        <w:fldChar w:fldCharType="end"/>
      </w:r>
      <w:r>
        <w:rPr>
          <w:noProof/>
        </w:rPr>
        <w:fldChar w:fldCharType="end"/>
      </w:r>
    </w:p>
    <w:p w14:paraId="5424BCD6" w14:textId="548C42C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732" w:author="Gavin Rawson" w:date="2024-07-17T10:16:00Z" w16du:dateUtc="2024-07-17T09:16:00Z">
        <w:r w:rsidR="00B048D0">
          <w:rPr>
            <w:noProof/>
            <w:webHidden/>
          </w:rPr>
          <w:t>20</w:t>
        </w:r>
      </w:ins>
      <w:del w:id="733" w:author="Gavin Rawson" w:date="2024-07-17T09:26:00Z" w16du:dateUtc="2024-07-17T08:26:00Z">
        <w:r w:rsidR="00B95831" w:rsidDel="007B3FAF">
          <w:rPr>
            <w:noProof/>
            <w:webHidden/>
          </w:rPr>
          <w:delText>20</w:delText>
        </w:r>
      </w:del>
      <w:r w:rsidR="00354D14">
        <w:rPr>
          <w:noProof/>
          <w:webHidden/>
        </w:rPr>
        <w:fldChar w:fldCharType="end"/>
      </w:r>
      <w:r>
        <w:rPr>
          <w:noProof/>
        </w:rPr>
        <w:fldChar w:fldCharType="end"/>
      </w:r>
    </w:p>
    <w:p w14:paraId="206D4BE4" w14:textId="5E948A5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734" w:author="Gavin Rawson" w:date="2024-07-17T10:16:00Z" w16du:dateUtc="2024-07-17T09:16:00Z">
        <w:r w:rsidR="00B048D0">
          <w:rPr>
            <w:noProof/>
            <w:webHidden/>
          </w:rPr>
          <w:t>34</w:t>
        </w:r>
      </w:ins>
      <w:del w:id="735"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1C051DC2" w14:textId="2DBF77D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736" w:author="Gavin Rawson" w:date="2024-07-17T10:16:00Z" w16du:dateUtc="2024-07-17T09:16:00Z">
        <w:r w:rsidR="00B048D0">
          <w:rPr>
            <w:noProof/>
            <w:webHidden/>
          </w:rPr>
          <w:t>36</w:t>
        </w:r>
      </w:ins>
      <w:del w:id="737" w:author="Gavin Rawson" w:date="2024-07-17T09:26:00Z" w16du:dateUtc="2024-07-17T08:26:00Z">
        <w:r w:rsidR="00B95831" w:rsidDel="007B3FAF">
          <w:rPr>
            <w:noProof/>
            <w:webHidden/>
          </w:rPr>
          <w:delText>36</w:delText>
        </w:r>
      </w:del>
      <w:r w:rsidR="00354D14">
        <w:rPr>
          <w:noProof/>
          <w:webHidden/>
        </w:rPr>
        <w:fldChar w:fldCharType="end"/>
      </w:r>
      <w:r>
        <w:rPr>
          <w:noProof/>
        </w:rPr>
        <w:fldChar w:fldCharType="end"/>
      </w:r>
    </w:p>
    <w:p w14:paraId="0B534A3C" w14:textId="27B9073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738" w:author="Gavin Rawson" w:date="2024-07-17T10:16:00Z" w16du:dateUtc="2024-07-17T09:16:00Z">
        <w:r w:rsidR="00B048D0">
          <w:rPr>
            <w:noProof/>
            <w:webHidden/>
          </w:rPr>
          <w:t>42</w:t>
        </w:r>
      </w:ins>
      <w:del w:id="739"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1553A077" w14:textId="30453D5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740" w:author="Gavin Rawson" w:date="2024-07-17T10:16:00Z" w16du:dateUtc="2024-07-17T09:16:00Z">
        <w:r w:rsidR="00B048D0">
          <w:rPr>
            <w:noProof/>
            <w:webHidden/>
          </w:rPr>
          <w:t>42</w:t>
        </w:r>
      </w:ins>
      <w:del w:id="741"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443F9F57" w14:textId="6B3A35F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742" w:author="Gavin Rawson" w:date="2024-07-17T10:16:00Z" w16du:dateUtc="2024-07-17T09:16:00Z">
        <w:r w:rsidR="00B048D0">
          <w:rPr>
            <w:noProof/>
            <w:webHidden/>
          </w:rPr>
          <w:t>44</w:t>
        </w:r>
      </w:ins>
      <w:del w:id="743" w:author="Gavin Rawson" w:date="2024-07-17T09:26:00Z" w16du:dateUtc="2024-07-17T08:26:00Z">
        <w:r w:rsidR="00B95831" w:rsidDel="007B3FAF">
          <w:rPr>
            <w:noProof/>
            <w:webHidden/>
          </w:rPr>
          <w:delText>44</w:delText>
        </w:r>
      </w:del>
      <w:r w:rsidR="00354D14">
        <w:rPr>
          <w:noProof/>
          <w:webHidden/>
        </w:rPr>
        <w:fldChar w:fldCharType="end"/>
      </w:r>
      <w:r>
        <w:rPr>
          <w:noProof/>
        </w:rPr>
        <w:fldChar w:fldCharType="end"/>
      </w:r>
    </w:p>
    <w:p w14:paraId="57D0A997" w14:textId="3CAB71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744" w:author="Gavin Rawson" w:date="2024-07-17T10:16:00Z" w16du:dateUtc="2024-07-17T09:16:00Z">
        <w:r w:rsidR="00B048D0">
          <w:rPr>
            <w:noProof/>
            <w:webHidden/>
          </w:rPr>
          <w:t>45</w:t>
        </w:r>
      </w:ins>
      <w:del w:id="745" w:author="Gavin Rawson" w:date="2024-07-17T09:26:00Z" w16du:dateUtc="2024-07-17T08:26:00Z">
        <w:r w:rsidR="00B95831" w:rsidDel="007B3FAF">
          <w:rPr>
            <w:noProof/>
            <w:webHidden/>
          </w:rPr>
          <w:delText>45</w:delText>
        </w:r>
      </w:del>
      <w:r w:rsidR="00354D14">
        <w:rPr>
          <w:noProof/>
          <w:webHidden/>
        </w:rPr>
        <w:fldChar w:fldCharType="end"/>
      </w:r>
      <w:r>
        <w:rPr>
          <w:noProof/>
        </w:rPr>
        <w:fldChar w:fldCharType="end"/>
      </w:r>
    </w:p>
    <w:p w14:paraId="7B06EFA7" w14:textId="0347A69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746" w:author="Gavin Rawson" w:date="2024-07-17T10:16:00Z" w16du:dateUtc="2024-07-17T09:16:00Z">
        <w:r w:rsidR="00B048D0">
          <w:rPr>
            <w:noProof/>
            <w:webHidden/>
          </w:rPr>
          <w:t>48</w:t>
        </w:r>
      </w:ins>
      <w:del w:id="747"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5424C5CA" w14:textId="2479830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748" w:author="Gavin Rawson" w:date="2024-07-17T10:16:00Z" w16du:dateUtc="2024-07-17T09:16:00Z">
        <w:r w:rsidR="00B048D0">
          <w:rPr>
            <w:noProof/>
            <w:webHidden/>
          </w:rPr>
          <w:t>55</w:t>
        </w:r>
      </w:ins>
      <w:del w:id="749" w:author="Gavin Rawson" w:date="2024-07-17T09:26:00Z" w16du:dateUtc="2024-07-17T08:26:00Z">
        <w:r w:rsidR="00B95831" w:rsidDel="007B3FAF">
          <w:rPr>
            <w:noProof/>
            <w:webHidden/>
          </w:rPr>
          <w:delText>55</w:delText>
        </w:r>
      </w:del>
      <w:r w:rsidR="00354D14">
        <w:rPr>
          <w:noProof/>
          <w:webHidden/>
        </w:rPr>
        <w:fldChar w:fldCharType="end"/>
      </w:r>
      <w:r>
        <w:rPr>
          <w:noProof/>
        </w:rPr>
        <w:fldChar w:fldCharType="end"/>
      </w:r>
    </w:p>
    <w:p w14:paraId="21C4B46C" w14:textId="27DAD5E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750" w:author="Gavin Rawson" w:date="2024-07-17T10:16:00Z" w16du:dateUtc="2024-07-17T09:16:00Z">
        <w:r w:rsidR="00B048D0">
          <w:rPr>
            <w:noProof/>
            <w:webHidden/>
          </w:rPr>
          <w:t>71</w:t>
        </w:r>
      </w:ins>
      <w:del w:id="751" w:author="Gavin Rawson" w:date="2024-07-17T09:26:00Z" w16du:dateUtc="2024-07-17T08:26:00Z">
        <w:r w:rsidR="00B95831" w:rsidDel="007B3FAF">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6698AB74"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7B3FAF">
        <w:fldChar w:fldCharType="begin"/>
      </w:r>
      <w:r w:rsidR="007B3FAF">
        <w:instrText>HYPERLINK \l "_Toc170288640"</w:instrText>
      </w:r>
      <w:r w:rsidR="007B3FAF">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752" w:author="Gavin Rawson" w:date="2024-07-17T10:16:00Z" w16du:dateUtc="2024-07-17T09:16:00Z">
        <w:r w:rsidR="00B048D0">
          <w:rPr>
            <w:noProof/>
            <w:webHidden/>
          </w:rPr>
          <w:t>22</w:t>
        </w:r>
      </w:ins>
      <w:del w:id="753" w:author="Gavin Rawson" w:date="2024-07-17T09:26:00Z" w16du:dateUtc="2024-07-17T08:26:00Z">
        <w:r w:rsidR="00B95831" w:rsidDel="007B3FAF">
          <w:rPr>
            <w:noProof/>
            <w:webHidden/>
          </w:rPr>
          <w:delText>22</w:delText>
        </w:r>
      </w:del>
      <w:r w:rsidR="00354D14">
        <w:rPr>
          <w:noProof/>
          <w:webHidden/>
        </w:rPr>
        <w:fldChar w:fldCharType="end"/>
      </w:r>
      <w:r w:rsidR="007B3FAF">
        <w:rPr>
          <w:noProof/>
        </w:rPr>
        <w:fldChar w:fldCharType="end"/>
      </w:r>
    </w:p>
    <w:p w14:paraId="58BD7C53" w14:textId="503D251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754" w:author="Gavin Rawson" w:date="2024-07-17T10:16:00Z" w16du:dateUtc="2024-07-17T09:16:00Z">
        <w:r w:rsidR="00B048D0">
          <w:rPr>
            <w:noProof/>
            <w:webHidden/>
          </w:rPr>
          <w:t>23</w:t>
        </w:r>
      </w:ins>
      <w:del w:id="755"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78574F78" w14:textId="33AAD82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756" w:author="Gavin Rawson" w:date="2024-07-17T10:16:00Z" w16du:dateUtc="2024-07-17T09:16:00Z">
        <w:r w:rsidR="00B048D0">
          <w:rPr>
            <w:noProof/>
            <w:webHidden/>
          </w:rPr>
          <w:t>23</w:t>
        </w:r>
      </w:ins>
      <w:del w:id="757"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4890AE32" w14:textId="3B65422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758" w:author="Gavin Rawson" w:date="2024-07-17T10:16:00Z" w16du:dateUtc="2024-07-17T09:16:00Z">
        <w:r w:rsidR="00B048D0">
          <w:rPr>
            <w:noProof/>
            <w:webHidden/>
          </w:rPr>
          <w:t>25</w:t>
        </w:r>
      </w:ins>
      <w:del w:id="759" w:author="Gavin Rawson" w:date="2024-07-17T09:26:00Z" w16du:dateUtc="2024-07-17T08:26:00Z">
        <w:r w:rsidR="00B95831" w:rsidDel="007B3FAF">
          <w:rPr>
            <w:noProof/>
            <w:webHidden/>
          </w:rPr>
          <w:delText>25</w:delText>
        </w:r>
      </w:del>
      <w:r w:rsidR="00354D14">
        <w:rPr>
          <w:noProof/>
          <w:webHidden/>
        </w:rPr>
        <w:fldChar w:fldCharType="end"/>
      </w:r>
      <w:r>
        <w:rPr>
          <w:noProof/>
        </w:rPr>
        <w:fldChar w:fldCharType="end"/>
      </w:r>
    </w:p>
    <w:p w14:paraId="71779AE3" w14:textId="58032B7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760" w:author="Gavin Rawson" w:date="2024-07-17T10:16:00Z" w16du:dateUtc="2024-07-17T09:16:00Z">
        <w:r w:rsidR="00B048D0">
          <w:rPr>
            <w:noProof/>
            <w:webHidden/>
          </w:rPr>
          <w:t>26</w:t>
        </w:r>
      </w:ins>
      <w:del w:id="761"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147DF7CB" w14:textId="1021CCE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762" w:author="Gavin Rawson" w:date="2024-07-17T10:16:00Z" w16du:dateUtc="2024-07-17T09:16:00Z">
        <w:r w:rsidR="00B048D0">
          <w:rPr>
            <w:noProof/>
            <w:webHidden/>
          </w:rPr>
          <w:t>26</w:t>
        </w:r>
      </w:ins>
      <w:del w:id="763"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3F97EE01" w14:textId="2F892B3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764" w:author="Gavin Rawson" w:date="2024-07-17T10:16:00Z" w16du:dateUtc="2024-07-17T09:16:00Z">
        <w:r w:rsidR="00B048D0">
          <w:rPr>
            <w:noProof/>
            <w:webHidden/>
          </w:rPr>
          <w:t>27</w:t>
        </w:r>
      </w:ins>
      <w:del w:id="765" w:author="Gavin Rawson" w:date="2024-07-17T09:26:00Z" w16du:dateUtc="2024-07-17T08:26:00Z">
        <w:r w:rsidR="00B95831" w:rsidDel="007B3FAF">
          <w:rPr>
            <w:noProof/>
            <w:webHidden/>
          </w:rPr>
          <w:delText>27</w:delText>
        </w:r>
      </w:del>
      <w:r w:rsidR="00354D14">
        <w:rPr>
          <w:noProof/>
          <w:webHidden/>
        </w:rPr>
        <w:fldChar w:fldCharType="end"/>
      </w:r>
      <w:r>
        <w:rPr>
          <w:noProof/>
        </w:rPr>
        <w:fldChar w:fldCharType="end"/>
      </w:r>
    </w:p>
    <w:p w14:paraId="42926C3D" w14:textId="32B67D7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766" w:author="Gavin Rawson" w:date="2024-07-17T10:16:00Z" w16du:dateUtc="2024-07-17T09:16:00Z">
        <w:r w:rsidR="00B048D0">
          <w:rPr>
            <w:noProof/>
            <w:webHidden/>
          </w:rPr>
          <w:t>28</w:t>
        </w:r>
      </w:ins>
      <w:del w:id="767" w:author="Gavin Rawson" w:date="2024-07-17T09:26:00Z" w16du:dateUtc="2024-07-17T08:26:00Z">
        <w:r w:rsidR="00B95831" w:rsidDel="007B3FAF">
          <w:rPr>
            <w:noProof/>
            <w:webHidden/>
          </w:rPr>
          <w:delText>28</w:delText>
        </w:r>
      </w:del>
      <w:r w:rsidR="00354D14">
        <w:rPr>
          <w:noProof/>
          <w:webHidden/>
        </w:rPr>
        <w:fldChar w:fldCharType="end"/>
      </w:r>
      <w:r>
        <w:rPr>
          <w:noProof/>
        </w:rPr>
        <w:fldChar w:fldCharType="end"/>
      </w:r>
    </w:p>
    <w:p w14:paraId="064F2BC4" w14:textId="4CF7B34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768" w:author="Gavin Rawson" w:date="2024-07-17T10:16:00Z" w16du:dateUtc="2024-07-17T09:16:00Z">
        <w:r w:rsidR="00B048D0">
          <w:rPr>
            <w:noProof/>
            <w:webHidden/>
          </w:rPr>
          <w:t>30</w:t>
        </w:r>
      </w:ins>
      <w:del w:id="769" w:author="Gavin Rawson" w:date="2024-07-17T09:26:00Z" w16du:dateUtc="2024-07-17T08:26:00Z">
        <w:r w:rsidR="00B95831" w:rsidDel="007B3FAF">
          <w:rPr>
            <w:noProof/>
            <w:webHidden/>
          </w:rPr>
          <w:delText>30</w:delText>
        </w:r>
      </w:del>
      <w:r w:rsidR="00354D14">
        <w:rPr>
          <w:noProof/>
          <w:webHidden/>
        </w:rPr>
        <w:fldChar w:fldCharType="end"/>
      </w:r>
      <w:r>
        <w:rPr>
          <w:noProof/>
        </w:rPr>
        <w:fldChar w:fldCharType="end"/>
      </w:r>
    </w:p>
    <w:p w14:paraId="264EBC3F" w14:textId="70AC4D9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770" w:author="Gavin Rawson" w:date="2024-07-17T10:16:00Z" w16du:dateUtc="2024-07-17T09:16:00Z">
        <w:r w:rsidR="00B048D0">
          <w:rPr>
            <w:noProof/>
            <w:webHidden/>
          </w:rPr>
          <w:t>31</w:t>
        </w:r>
      </w:ins>
      <w:del w:id="771" w:author="Gavin Rawson" w:date="2024-07-17T09:26:00Z" w16du:dateUtc="2024-07-17T08:26:00Z">
        <w:r w:rsidR="00B95831" w:rsidDel="007B3FAF">
          <w:rPr>
            <w:noProof/>
            <w:webHidden/>
          </w:rPr>
          <w:delText>31</w:delText>
        </w:r>
      </w:del>
      <w:r w:rsidR="00354D14">
        <w:rPr>
          <w:noProof/>
          <w:webHidden/>
        </w:rPr>
        <w:fldChar w:fldCharType="end"/>
      </w:r>
      <w:r>
        <w:rPr>
          <w:noProof/>
        </w:rPr>
        <w:fldChar w:fldCharType="end"/>
      </w:r>
    </w:p>
    <w:p w14:paraId="35987FA6" w14:textId="41C81F9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772" w:author="Gavin Rawson" w:date="2024-07-17T10:16:00Z" w16du:dateUtc="2024-07-17T09:16:00Z">
        <w:r w:rsidR="00B048D0">
          <w:rPr>
            <w:noProof/>
            <w:webHidden/>
          </w:rPr>
          <w:t>32</w:t>
        </w:r>
      </w:ins>
      <w:del w:id="773" w:author="Gavin Rawson" w:date="2024-07-17T09:26:00Z" w16du:dateUtc="2024-07-17T08:26:00Z">
        <w:r w:rsidR="00B95831" w:rsidDel="007B3FAF">
          <w:rPr>
            <w:noProof/>
            <w:webHidden/>
          </w:rPr>
          <w:delText>32</w:delText>
        </w:r>
      </w:del>
      <w:r w:rsidR="00354D14">
        <w:rPr>
          <w:noProof/>
          <w:webHidden/>
        </w:rPr>
        <w:fldChar w:fldCharType="end"/>
      </w:r>
      <w:r>
        <w:rPr>
          <w:noProof/>
        </w:rPr>
        <w:fldChar w:fldCharType="end"/>
      </w:r>
    </w:p>
    <w:p w14:paraId="3665D713" w14:textId="4FE85D8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774" w:author="Gavin Rawson" w:date="2024-07-17T10:16:00Z" w16du:dateUtc="2024-07-17T09:16:00Z">
        <w:r w:rsidR="00B048D0">
          <w:rPr>
            <w:noProof/>
            <w:webHidden/>
          </w:rPr>
          <w:t>34</w:t>
        </w:r>
      </w:ins>
      <w:del w:id="775"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7BF8D096" w14:textId="11B15A5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776" w:author="Gavin Rawson" w:date="2024-07-17T10:16:00Z" w16du:dateUtc="2024-07-17T09:16:00Z">
        <w:r w:rsidR="00B048D0">
          <w:rPr>
            <w:noProof/>
            <w:webHidden/>
          </w:rPr>
          <w:t>37</w:t>
        </w:r>
      </w:ins>
      <w:del w:id="777"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1366FEC9" w14:textId="178372F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778" w:author="Gavin Rawson" w:date="2024-07-17T10:16:00Z" w16du:dateUtc="2024-07-17T09:16:00Z">
        <w:r w:rsidR="00B048D0">
          <w:rPr>
            <w:noProof/>
            <w:webHidden/>
          </w:rPr>
          <w:t>37</w:t>
        </w:r>
      </w:ins>
      <w:del w:id="779"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714914E5" w14:textId="5D1F930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780" w:author="Gavin Rawson" w:date="2024-07-17T10:16:00Z" w16du:dateUtc="2024-07-17T09:16:00Z">
        <w:r w:rsidR="00B048D0">
          <w:rPr>
            <w:noProof/>
            <w:webHidden/>
          </w:rPr>
          <w:t>38</w:t>
        </w:r>
      </w:ins>
      <w:del w:id="781" w:author="Gavin Rawson" w:date="2024-07-17T09:26:00Z" w16du:dateUtc="2024-07-17T08:26:00Z">
        <w:r w:rsidR="00B95831" w:rsidDel="007B3FAF">
          <w:rPr>
            <w:noProof/>
            <w:webHidden/>
          </w:rPr>
          <w:delText>38</w:delText>
        </w:r>
      </w:del>
      <w:r w:rsidR="00354D14">
        <w:rPr>
          <w:noProof/>
          <w:webHidden/>
        </w:rPr>
        <w:fldChar w:fldCharType="end"/>
      </w:r>
      <w:r>
        <w:rPr>
          <w:noProof/>
        </w:rPr>
        <w:fldChar w:fldCharType="end"/>
      </w:r>
    </w:p>
    <w:p w14:paraId="1BB39805" w14:textId="2F4660C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782" w:author="Gavin Rawson" w:date="2024-07-17T10:16:00Z" w16du:dateUtc="2024-07-17T09:16:00Z">
        <w:r w:rsidR="00B048D0">
          <w:rPr>
            <w:noProof/>
            <w:webHidden/>
          </w:rPr>
          <w:t>39</w:t>
        </w:r>
      </w:ins>
      <w:del w:id="783" w:author="Gavin Rawson" w:date="2024-07-17T09:26:00Z" w16du:dateUtc="2024-07-17T08:26:00Z">
        <w:r w:rsidR="00B95831" w:rsidDel="007B3FAF">
          <w:rPr>
            <w:noProof/>
            <w:webHidden/>
          </w:rPr>
          <w:delText>39</w:delText>
        </w:r>
      </w:del>
      <w:r w:rsidR="00354D14">
        <w:rPr>
          <w:noProof/>
          <w:webHidden/>
        </w:rPr>
        <w:fldChar w:fldCharType="end"/>
      </w:r>
      <w:r>
        <w:rPr>
          <w:noProof/>
        </w:rPr>
        <w:fldChar w:fldCharType="end"/>
      </w:r>
    </w:p>
    <w:p w14:paraId="53DBB0FC" w14:textId="2929A5A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784" w:author="Gavin Rawson" w:date="2024-07-17T10:16:00Z" w16du:dateUtc="2024-07-17T09:16:00Z">
        <w:r w:rsidR="00B048D0">
          <w:rPr>
            <w:noProof/>
            <w:webHidden/>
          </w:rPr>
          <w:t>48</w:t>
        </w:r>
      </w:ins>
      <w:del w:id="785"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2E21A417" w14:textId="4019B74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786" w:author="Gavin Rawson" w:date="2024-07-17T10:16:00Z" w16du:dateUtc="2024-07-17T09:16:00Z">
        <w:r w:rsidR="00B048D0">
          <w:rPr>
            <w:noProof/>
            <w:webHidden/>
          </w:rPr>
          <w:t>51</w:t>
        </w:r>
      </w:ins>
      <w:del w:id="787" w:author="Gavin Rawson" w:date="2024-07-17T09:26:00Z" w16du:dateUtc="2024-07-17T08:26:00Z">
        <w:r w:rsidR="00B95831" w:rsidDel="007B3FAF">
          <w:rPr>
            <w:noProof/>
            <w:webHidden/>
          </w:rPr>
          <w:delText>51</w:delText>
        </w:r>
      </w:del>
      <w:r w:rsidR="00354D14">
        <w:rPr>
          <w:noProof/>
          <w:webHidden/>
        </w:rPr>
        <w:fldChar w:fldCharType="end"/>
      </w:r>
      <w:r>
        <w:rPr>
          <w:noProof/>
        </w:rPr>
        <w:fldChar w:fldCharType="end"/>
      </w:r>
    </w:p>
    <w:p w14:paraId="5BA0D973" w14:textId="282DC5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788" w:author="Gavin Rawson" w:date="2024-07-17T10:16:00Z" w16du:dateUtc="2024-07-17T09:16:00Z">
        <w:r w:rsidR="00B048D0">
          <w:rPr>
            <w:noProof/>
            <w:webHidden/>
          </w:rPr>
          <w:t>53</w:t>
        </w:r>
      </w:ins>
      <w:del w:id="789" w:author="Gavin Rawson" w:date="2024-07-17T09:26:00Z" w16du:dateUtc="2024-07-17T08:26:00Z">
        <w:r w:rsidR="00B95831" w:rsidDel="007B3FAF">
          <w:rPr>
            <w:noProof/>
            <w:webHidden/>
          </w:rPr>
          <w:delText>53</w:delText>
        </w:r>
      </w:del>
      <w:r w:rsidR="00354D14">
        <w:rPr>
          <w:noProof/>
          <w:webHidden/>
        </w:rPr>
        <w:fldChar w:fldCharType="end"/>
      </w:r>
      <w:r>
        <w:rPr>
          <w:noProof/>
        </w:rPr>
        <w:fldChar w:fldCharType="end"/>
      </w:r>
    </w:p>
    <w:p w14:paraId="44C2FB7A" w14:textId="4C1C0E9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790" w:author="Gavin Rawson" w:date="2024-07-17T10:16:00Z" w16du:dateUtc="2024-07-17T09:16:00Z">
        <w:r w:rsidR="00B048D0">
          <w:rPr>
            <w:noProof/>
            <w:webHidden/>
          </w:rPr>
          <w:t>58</w:t>
        </w:r>
      </w:ins>
      <w:del w:id="791"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073643FA" w14:textId="2BD9056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792" w:author="Gavin Rawson" w:date="2024-07-17T10:16:00Z" w16du:dateUtc="2024-07-17T09:16:00Z">
        <w:r w:rsidR="00B048D0">
          <w:rPr>
            <w:noProof/>
            <w:webHidden/>
          </w:rPr>
          <w:t>58</w:t>
        </w:r>
      </w:ins>
      <w:del w:id="793"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47DA7A54" w14:textId="7F1F912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794" w:author="Gavin Rawson" w:date="2024-07-17T10:16:00Z" w16du:dateUtc="2024-07-17T09:16:00Z">
        <w:r w:rsidR="00B048D0">
          <w:rPr>
            <w:noProof/>
            <w:webHidden/>
          </w:rPr>
          <w:t>59</w:t>
        </w:r>
      </w:ins>
      <w:del w:id="795"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2393BE50" w14:textId="2A4CA98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796" w:author="Gavin Rawson" w:date="2024-07-17T10:16:00Z" w16du:dateUtc="2024-07-17T09:16:00Z">
        <w:r w:rsidR="00B048D0">
          <w:rPr>
            <w:noProof/>
            <w:webHidden/>
          </w:rPr>
          <w:t>59</w:t>
        </w:r>
      </w:ins>
      <w:del w:id="797"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75F8B5B6" w14:textId="26C9C23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798" w:author="Gavin Rawson" w:date="2024-07-17T10:16:00Z" w16du:dateUtc="2024-07-17T09:16:00Z">
        <w:r w:rsidR="00B048D0">
          <w:rPr>
            <w:noProof/>
            <w:webHidden/>
          </w:rPr>
          <w:t>65</w:t>
        </w:r>
      </w:ins>
      <w:del w:id="799" w:author="Gavin Rawson" w:date="2024-07-17T09:26:00Z" w16du:dateUtc="2024-07-17T08:26:00Z">
        <w:r w:rsidR="00B95831" w:rsidDel="007B3FAF">
          <w:rPr>
            <w:noProof/>
            <w:webHidden/>
          </w:rPr>
          <w:delText>65</w:delText>
        </w:r>
      </w:del>
      <w:r w:rsidR="00354D14">
        <w:rPr>
          <w:noProof/>
          <w:webHidden/>
        </w:rPr>
        <w:fldChar w:fldCharType="end"/>
      </w:r>
      <w:r>
        <w:rPr>
          <w:noProof/>
        </w:rPr>
        <w:fldChar w:fldCharType="end"/>
      </w:r>
    </w:p>
    <w:p w14:paraId="615FFF3A" w14:textId="3587A92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800" w:author="Gavin Rawson" w:date="2024-07-17T10:16:00Z" w16du:dateUtc="2024-07-17T09:16:00Z">
        <w:r w:rsidR="00B048D0">
          <w:rPr>
            <w:noProof/>
            <w:webHidden/>
          </w:rPr>
          <w:t>77</w:t>
        </w:r>
      </w:ins>
      <w:del w:id="801" w:author="Gavin Rawson" w:date="2024-07-17T09:26:00Z" w16du:dateUtc="2024-07-17T08:26:00Z">
        <w:r w:rsidR="00B95831" w:rsidDel="007B3FAF">
          <w:rPr>
            <w:noProof/>
            <w:webHidden/>
          </w:rPr>
          <w:delText>77</w:delText>
        </w:r>
      </w:del>
      <w:r w:rsidR="00354D14">
        <w:rPr>
          <w:noProof/>
          <w:webHidden/>
        </w:rPr>
        <w:fldChar w:fldCharType="end"/>
      </w:r>
      <w:r>
        <w:rPr>
          <w:noProof/>
        </w:rPr>
        <w:fldChar w:fldCharType="end"/>
      </w:r>
    </w:p>
    <w:p w14:paraId="3ACF3481" w14:textId="6A64960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802" w:author="Gavin Rawson" w:date="2024-07-17T10:16:00Z" w16du:dateUtc="2024-07-17T09:16:00Z">
        <w:r w:rsidR="00B048D0">
          <w:rPr>
            <w:noProof/>
            <w:webHidden/>
          </w:rPr>
          <w:t>86</w:t>
        </w:r>
      </w:ins>
      <w:del w:id="803" w:author="Gavin Rawson" w:date="2024-07-17T09:26:00Z" w16du:dateUtc="2024-07-17T08:26:00Z">
        <w:r w:rsidR="00B95831" w:rsidDel="007B3FAF">
          <w:rPr>
            <w:noProof/>
            <w:webHidden/>
          </w:rPr>
          <w:delText>86</w:delText>
        </w:r>
      </w:del>
      <w:r w:rsidR="00354D14">
        <w:rPr>
          <w:noProof/>
          <w:webHidden/>
        </w:rPr>
        <w:fldChar w:fldCharType="end"/>
      </w:r>
      <w:r>
        <w:rPr>
          <w:noProof/>
        </w:rPr>
        <w:fldChar w:fldCharType="end"/>
      </w:r>
    </w:p>
    <w:p w14:paraId="3A1E09F0" w14:textId="3673C4B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804" w:author="Gavin Rawson" w:date="2024-07-17T10:16:00Z" w16du:dateUtc="2024-07-17T09:16:00Z">
        <w:r w:rsidR="00B048D0">
          <w:rPr>
            <w:noProof/>
            <w:webHidden/>
          </w:rPr>
          <w:t>88</w:t>
        </w:r>
      </w:ins>
      <w:del w:id="805" w:author="Gavin Rawson" w:date="2024-07-17T09:26:00Z" w16du:dateUtc="2024-07-17T08:26:00Z">
        <w:r w:rsidR="00B95831" w:rsidDel="007B3FAF">
          <w:rPr>
            <w:noProof/>
            <w:webHidden/>
          </w:rPr>
          <w:delText>88</w:delText>
        </w:r>
      </w:del>
      <w:r w:rsidR="00354D14">
        <w:rPr>
          <w:noProof/>
          <w:webHidden/>
        </w:rPr>
        <w:fldChar w:fldCharType="end"/>
      </w:r>
      <w:r>
        <w:rPr>
          <w:noProof/>
        </w:rPr>
        <w:fldChar w:fldCharType="end"/>
      </w:r>
    </w:p>
    <w:p w14:paraId="2D700432" w14:textId="6ED5DB7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806" w:author="Gavin Rawson" w:date="2024-07-17T10:16:00Z" w16du:dateUtc="2024-07-17T09:16:00Z">
        <w:r w:rsidR="00B048D0">
          <w:rPr>
            <w:noProof/>
            <w:webHidden/>
          </w:rPr>
          <w:t>94</w:t>
        </w:r>
      </w:ins>
      <w:del w:id="807" w:author="Gavin Rawson" w:date="2024-07-17T09:26:00Z" w16du:dateUtc="2024-07-17T08:26:00Z">
        <w:r w:rsidR="00B95831" w:rsidDel="007B3FAF">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808" w:name="_Ref160012265"/>
      <w:bookmarkStart w:id="809" w:name="_Toc172098928"/>
      <w:r>
        <w:lastRenderedPageBreak/>
        <w:t>Introduction</w:t>
      </w:r>
      <w:bookmarkEnd w:id="808"/>
      <w:bookmarkEnd w:id="809"/>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810" w:name="_Toc172098929"/>
      <w:r>
        <w:t>Purpose</w:t>
      </w:r>
      <w:bookmarkEnd w:id="810"/>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811" w:name="_Toc172098930"/>
      <w:r>
        <w:t>Use of the protocol</w:t>
      </w:r>
      <w:bookmarkEnd w:id="811"/>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812" w:name="_Toc172098931"/>
      <w:r>
        <w:t>Protocol history</w:t>
      </w:r>
      <w:bookmarkEnd w:id="812"/>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813" w:name="_Toc172098932"/>
      <w:r>
        <w:t>Protocol transport</w:t>
      </w:r>
      <w:bookmarkEnd w:id="813"/>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A1FD12D"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048D0">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814" w:author="Gavin Rawson" w:date="2024-07-17T10:16:00Z" w16du:dateUtc="2024-07-17T09:16:00Z">
        <w:r w:rsidR="00B048D0" w:rsidRPr="00B048D0">
          <w:rPr>
            <w:rStyle w:val="Crossreference"/>
            <w:rPrChange w:id="815" w:author="Gavin Rawson" w:date="2024-07-17T10:16:00Z" w16du:dateUtc="2024-07-17T09:16:00Z">
              <w:rPr/>
            </w:rPrChange>
          </w:rPr>
          <w:t>Use of MQTT</w:t>
        </w:r>
      </w:ins>
      <w:del w:id="816"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88003C0"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817" w:author="Gavin Rawson" w:date="2024-07-17T10:16:00Z" w16du:dateUtc="2024-07-17T09:16:00Z">
        <w:r w:rsidR="00B048D0" w:rsidRPr="00B048D0">
          <w:rPr>
            <w:rStyle w:val="Crossreference"/>
            <w:rFonts w:eastAsia="DengXian"/>
            <w:rPrChange w:id="818" w:author="Gavin Rawson" w:date="2024-07-17T10:16:00Z" w16du:dateUtc="2024-07-17T09:16:00Z">
              <w:rPr>
                <w:rFonts w:eastAsia="DengXian" w:cs="Arial"/>
                <w:lang w:eastAsia="en-US"/>
              </w:rPr>
            </w:rPrChange>
          </w:rPr>
          <w:t>[</w:t>
        </w:r>
        <w:proofErr w:type="spellStart"/>
        <w:r w:rsidR="00B048D0" w:rsidRPr="00B048D0">
          <w:rPr>
            <w:rStyle w:val="Crossreference"/>
            <w:rFonts w:eastAsia="DengXian"/>
            <w:rPrChange w:id="819" w:author="Gavin Rawson" w:date="2024-07-17T10:16:00Z" w16du:dateUtc="2024-07-17T09:16:00Z">
              <w:rPr>
                <w:rFonts w:eastAsia="DengXian" w:cs="Arial"/>
                <w:lang w:eastAsia="en-US"/>
              </w:rPr>
            </w:rPrChange>
          </w:rPr>
          <w:t>JSONSchema</w:t>
        </w:r>
        <w:proofErr w:type="spellEnd"/>
        <w:r w:rsidR="00B048D0" w:rsidRPr="00B048D0">
          <w:rPr>
            <w:rStyle w:val="Crossreference"/>
            <w:rFonts w:eastAsia="DengXian"/>
            <w:rPrChange w:id="820" w:author="Gavin Rawson" w:date="2024-07-17T10:16:00Z" w16du:dateUtc="2024-07-17T09:16:00Z">
              <w:rPr>
                <w:rFonts w:eastAsia="DengXian" w:cs="Arial"/>
                <w:lang w:eastAsia="en-US"/>
              </w:rPr>
            </w:rPrChange>
          </w:rPr>
          <w:t>]</w:t>
        </w:r>
      </w:ins>
      <w:del w:id="821"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822" w:name="_Ref163149864"/>
      <w:bookmarkStart w:id="823" w:name="_Ref163149872"/>
      <w:bookmarkStart w:id="824" w:name="_Ref163149876"/>
      <w:bookmarkStart w:id="825"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822"/>
      <w:bookmarkEnd w:id="823"/>
      <w:bookmarkEnd w:id="824"/>
      <w:bookmarkEnd w:id="825"/>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826" w:name="_Toc172098934"/>
      <w:r w:rsidRPr="00A05273">
        <w:t xml:space="preserve">Lucid </w:t>
      </w:r>
      <w:r w:rsidR="00A018AA">
        <w:t>b</w:t>
      </w:r>
      <w:r w:rsidRPr="00A05273">
        <w:t xml:space="preserve">etween </w:t>
      </w:r>
      <w:r w:rsidR="006B0494" w:rsidRPr="00A05273">
        <w:t>supervisory applications</w:t>
      </w:r>
      <w:bookmarkEnd w:id="826"/>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827" w:name="_Toc172098935"/>
      <w:r>
        <w:t>Data representation</w:t>
      </w:r>
      <w:bookmarkEnd w:id="827"/>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828" w:name="_Toc172098936"/>
      <w:r>
        <w:lastRenderedPageBreak/>
        <w:t xml:space="preserve">Data </w:t>
      </w:r>
      <w:r w:rsidR="006B0494">
        <w:t>model</w:t>
      </w:r>
      <w:bookmarkEnd w:id="828"/>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829" w:name="_Toc172098937"/>
      <w:r>
        <w:t xml:space="preserve">Field </w:t>
      </w:r>
      <w:r w:rsidR="006B0494">
        <w:t>device</w:t>
      </w:r>
      <w:bookmarkEnd w:id="829"/>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7F9DDA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830" w:author="Gavin Rawson" w:date="2024-07-17T10:16:00Z" w16du:dateUtc="2024-07-17T09:16:00Z">
        <w:r w:rsidR="00B048D0" w:rsidRPr="00B048D0">
          <w:rPr>
            <w:rStyle w:val="Crossreference"/>
            <w:rPrChange w:id="831" w:author="Gavin Rawson" w:date="2024-07-17T10:16:00Z" w16du:dateUtc="2024-07-17T09:16:00Z">
              <w:rPr/>
            </w:rPrChange>
          </w:rPr>
          <w:t xml:space="preserve">Figure </w:t>
        </w:r>
        <w:r w:rsidR="00B048D0" w:rsidRPr="00B048D0">
          <w:rPr>
            <w:rStyle w:val="Crossreference"/>
            <w:rPrChange w:id="832" w:author="Gavin Rawson" w:date="2024-07-17T10:16:00Z" w16du:dateUtc="2024-07-17T09:16:00Z">
              <w:rPr>
                <w:noProof/>
              </w:rPr>
            </w:rPrChange>
          </w:rPr>
          <w:t>1</w:t>
        </w:r>
      </w:ins>
      <w:del w:id="833"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2A9ABE3"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048D0">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834" w:author="Gavin Rawson" w:date="2024-07-17T10:16:00Z" w16du:dateUtc="2024-07-17T09:16:00Z">
        <w:r w:rsidR="00B048D0" w:rsidRPr="00B048D0">
          <w:rPr>
            <w:rStyle w:val="Crossreference"/>
            <w:rPrChange w:id="835" w:author="Gavin Rawson" w:date="2024-07-17T10:16:00Z" w16du:dateUtc="2024-07-17T09:16:00Z">
              <w:rPr/>
            </w:rPrChange>
          </w:rPr>
          <w:t>Example use cases</w:t>
        </w:r>
      </w:ins>
      <w:del w:id="836"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5948E016" w:rsidR="00E279F0" w:rsidRDefault="00E279F0" w:rsidP="009F3044">
      <w:pPr>
        <w:pStyle w:val="Caption"/>
      </w:pPr>
      <w:bookmarkStart w:id="837" w:name="_Ref160528474"/>
      <w:bookmarkStart w:id="838" w:name="_Toc170288628"/>
      <w:r>
        <w:t xml:space="preserve">Figure </w:t>
      </w:r>
      <w:r>
        <w:fldChar w:fldCharType="begin"/>
      </w:r>
      <w:r>
        <w:instrText xml:space="preserve"> SEQ Figure \* ARABIC </w:instrText>
      </w:r>
      <w:r>
        <w:fldChar w:fldCharType="separate"/>
      </w:r>
      <w:r w:rsidR="00B048D0">
        <w:rPr>
          <w:noProof/>
        </w:rPr>
        <w:t>1</w:t>
      </w:r>
      <w:r>
        <w:rPr>
          <w:noProof/>
        </w:rPr>
        <w:fldChar w:fldCharType="end"/>
      </w:r>
      <w:bookmarkEnd w:id="837"/>
      <w:r>
        <w:tab/>
      </w:r>
      <w:r w:rsidRPr="00E279F0">
        <w:t xml:space="preserve">Field device and </w:t>
      </w:r>
      <w:r w:rsidR="00A018AA">
        <w:t>s</w:t>
      </w:r>
      <w:r w:rsidRPr="00E279F0">
        <w:t>upervisory application messages</w:t>
      </w:r>
      <w:bookmarkEnd w:id="838"/>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680F94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048D0">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839" w:author="Gavin Rawson" w:date="2024-07-17T10:16:00Z" w16du:dateUtc="2024-07-17T09:16:00Z">
        <w:r w:rsidR="00B048D0" w:rsidRPr="00B048D0">
          <w:rPr>
            <w:rStyle w:val="Crossreference"/>
            <w:rPrChange w:id="840" w:author="Gavin Rawson" w:date="2024-07-17T10:16:00Z" w16du:dateUtc="2024-07-17T09:16:00Z">
              <w:rPr/>
            </w:rPrChange>
          </w:rPr>
          <w:t>Use of MQTT</w:t>
        </w:r>
      </w:ins>
      <w:del w:id="841"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842" w:name="_Toc172098938"/>
      <w:r>
        <w:t>Lucid schema</w:t>
      </w:r>
      <w:bookmarkEnd w:id="842"/>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673AC87" w:rsidR="005950AA" w:rsidRDefault="00FC7015" w:rsidP="009F3044">
      <w:pPr>
        <w:pStyle w:val="Caption"/>
      </w:pPr>
      <w:bookmarkStart w:id="843" w:name="_Toc170288629"/>
      <w:r w:rsidRPr="00BA7567">
        <w:t>Figure</w:t>
      </w:r>
      <w:r w:rsidR="00D82389" w:rsidRPr="00BA7567">
        <w:t xml:space="preserve"> </w:t>
      </w:r>
      <w:r>
        <w:fldChar w:fldCharType="begin"/>
      </w:r>
      <w:r>
        <w:instrText xml:space="preserve"> SEQ Figure \* ARABIC </w:instrText>
      </w:r>
      <w:r>
        <w:fldChar w:fldCharType="separate"/>
      </w:r>
      <w:r w:rsidR="00B048D0">
        <w:rPr>
          <w:noProof/>
        </w:rPr>
        <w:t>2</w:t>
      </w:r>
      <w:r>
        <w:rPr>
          <w:noProof/>
        </w:rPr>
        <w:fldChar w:fldCharType="end"/>
      </w:r>
      <w:r w:rsidR="00D82389" w:rsidRPr="00BA7567">
        <w:tab/>
        <w:t>JSON schema</w:t>
      </w:r>
      <w:bookmarkEnd w:id="843"/>
    </w:p>
    <w:p w14:paraId="6D28A886" w14:textId="29299CF9" w:rsidR="009C3498" w:rsidRDefault="009C3498" w:rsidP="009C3498">
      <w:pPr>
        <w:pStyle w:val="Heading3"/>
      </w:pPr>
      <w:bookmarkStart w:id="844" w:name="_Toc172098939"/>
      <w:r>
        <w:t xml:space="preserve">Device </w:t>
      </w:r>
      <w:r w:rsidR="006B0494">
        <w:t>profile</w:t>
      </w:r>
      <w:bookmarkEnd w:id="844"/>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845"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845"/>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6BF859A9"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048D0">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846" w:author="Gavin Rawson" w:date="2024-07-17T10:16:00Z" w16du:dateUtc="2024-07-17T09:16:00Z">
        <w:r w:rsidR="00B048D0" w:rsidRPr="00B048D0">
          <w:rPr>
            <w:rStyle w:val="Crossreference"/>
            <w:rPrChange w:id="847" w:author="Gavin Rawson" w:date="2024-07-17T10:16:00Z" w16du:dateUtc="2024-07-17T09:16:00Z">
              <w:rPr/>
            </w:rPrChange>
          </w:rPr>
          <w:t>Configuration</w:t>
        </w:r>
      </w:ins>
      <w:del w:id="848"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25DCB722"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849" w:author="Gavin Rawson" w:date="2024-07-17T10:16:00Z" w16du:dateUtc="2024-07-17T09:16:00Z">
        <w:r w:rsidR="00B048D0" w:rsidRPr="00B048D0">
          <w:rPr>
            <w:rStyle w:val="Crossreference"/>
            <w:rPrChange w:id="850" w:author="Gavin Rawson" w:date="2024-07-17T10:16:00Z" w16du:dateUtc="2024-07-17T09:16:00Z">
              <w:rPr/>
            </w:rPrChange>
          </w:rPr>
          <w:t xml:space="preserve">Figure </w:t>
        </w:r>
        <w:r w:rsidR="00B048D0" w:rsidRPr="00B048D0">
          <w:rPr>
            <w:rStyle w:val="Crossreference"/>
            <w:rPrChange w:id="851" w:author="Gavin Rawson" w:date="2024-07-17T10:16:00Z" w16du:dateUtc="2024-07-17T09:16:00Z">
              <w:rPr>
                <w:noProof/>
              </w:rPr>
            </w:rPrChange>
          </w:rPr>
          <w:t>3</w:t>
        </w:r>
      </w:ins>
      <w:del w:id="852"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389C071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048D0">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048D0">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048D0"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0CDDD9A9" w:rsidR="00D616A6" w:rsidRDefault="00FC7015" w:rsidP="007335B8">
      <w:pPr>
        <w:pStyle w:val="Caption"/>
      </w:pPr>
      <w:bookmarkStart w:id="853" w:name="_Ref160529908"/>
      <w:bookmarkStart w:id="854" w:name="_Toc160543266"/>
      <w:bookmarkStart w:id="855" w:name="_Toc170288630"/>
      <w:r>
        <w:t xml:space="preserve">Figure </w:t>
      </w:r>
      <w:r>
        <w:fldChar w:fldCharType="begin"/>
      </w:r>
      <w:r>
        <w:instrText xml:space="preserve"> SEQ Figure \* ARABIC </w:instrText>
      </w:r>
      <w:r>
        <w:fldChar w:fldCharType="separate"/>
      </w:r>
      <w:r w:rsidR="00B048D0">
        <w:rPr>
          <w:noProof/>
        </w:rPr>
        <w:t>3</w:t>
      </w:r>
      <w:r>
        <w:rPr>
          <w:noProof/>
        </w:rPr>
        <w:fldChar w:fldCharType="end"/>
      </w:r>
      <w:bookmarkEnd w:id="853"/>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854"/>
      <w:bookmarkEnd w:id="855"/>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856" w:name="_Ref160530157"/>
      <w:bookmarkStart w:id="857" w:name="_Toc172098940"/>
      <w:r>
        <w:t>Configuration</w:t>
      </w:r>
      <w:bookmarkEnd w:id="856"/>
      <w:bookmarkEnd w:id="857"/>
    </w:p>
    <w:p w14:paraId="3B8A49D7" w14:textId="0F045F13"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048D0">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858" w:author="Gavin Rawson" w:date="2024-07-17T10:16:00Z" w16du:dateUtc="2024-07-17T09:16:00Z">
        <w:r w:rsidR="00B048D0" w:rsidRPr="00B048D0">
          <w:rPr>
            <w:rStyle w:val="Crossreference"/>
            <w:rPrChange w:id="859" w:author="Gavin Rawson" w:date="2024-07-17T10:16:00Z" w16du:dateUtc="2024-07-17T09:16:00Z">
              <w:rPr/>
            </w:rPrChange>
          </w:rPr>
          <w:t>Configuration errors</w:t>
        </w:r>
      </w:ins>
      <w:del w:id="860"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861" w:name="_Ref162954664"/>
      <w:r>
        <w:t xml:space="preserve">Configuration </w:t>
      </w:r>
      <w:r w:rsidR="006B0494">
        <w:t>errors</w:t>
      </w:r>
      <w:bookmarkEnd w:id="861"/>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C90BEB9"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862" w:author="Gavin Rawson" w:date="2024-07-17T10:16:00Z" w16du:dateUtc="2024-07-17T09:16:00Z">
        <w:r w:rsidR="00B048D0" w:rsidRPr="00B048D0">
          <w:rPr>
            <w:rStyle w:val="Crossreference"/>
            <w:rPrChange w:id="863" w:author="Gavin Rawson" w:date="2024-07-17T10:16:00Z" w16du:dateUtc="2024-07-17T09:16:00Z">
              <w:rPr/>
            </w:rPrChange>
          </w:rPr>
          <w:t xml:space="preserve">Table </w:t>
        </w:r>
        <w:r w:rsidR="00B048D0" w:rsidRPr="00B048D0">
          <w:rPr>
            <w:rStyle w:val="Crossreference"/>
            <w:rPrChange w:id="864" w:author="Gavin Rawson" w:date="2024-07-17T10:16:00Z" w16du:dateUtc="2024-07-17T09:16:00Z">
              <w:rPr>
                <w:noProof/>
              </w:rPr>
            </w:rPrChange>
          </w:rPr>
          <w:t>1</w:t>
        </w:r>
      </w:ins>
      <w:del w:id="865"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B127298" w:rsidR="00180D58" w:rsidRDefault="00FC7015" w:rsidP="00297394">
      <w:pPr>
        <w:pStyle w:val="Caption"/>
        <w:keepNext/>
      </w:pPr>
      <w:bookmarkStart w:id="866" w:name="_Ref160457063"/>
      <w:bookmarkStart w:id="867" w:name="_Toc160543307"/>
      <w:bookmarkStart w:id="868" w:name="_Toc170288640"/>
      <w:r>
        <w:t xml:space="preserve">Table </w:t>
      </w:r>
      <w:r>
        <w:fldChar w:fldCharType="begin"/>
      </w:r>
      <w:r>
        <w:instrText xml:space="preserve"> SEQ Table \* ARABIC </w:instrText>
      </w:r>
      <w:r>
        <w:fldChar w:fldCharType="separate"/>
      </w:r>
      <w:r w:rsidR="00B048D0">
        <w:rPr>
          <w:noProof/>
        </w:rPr>
        <w:t>1</w:t>
      </w:r>
      <w:r>
        <w:rPr>
          <w:noProof/>
        </w:rPr>
        <w:fldChar w:fldCharType="end"/>
      </w:r>
      <w:bookmarkEnd w:id="866"/>
      <w:r w:rsidR="00180D58">
        <w:tab/>
      </w:r>
      <w:r w:rsidR="00180D58" w:rsidRPr="00180D58">
        <w:t>Device elements</w:t>
      </w:r>
      <w:bookmarkEnd w:id="867"/>
      <w:bookmarkEnd w:id="8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681676">
            <w:pPr>
              <w:pStyle w:val="TableText"/>
            </w:pPr>
            <w:r>
              <w:t>Node Id</w:t>
            </w:r>
          </w:p>
        </w:tc>
        <w:tc>
          <w:tcPr>
            <w:tcW w:w="1339" w:type="dxa"/>
            <w:shd w:val="clear" w:color="auto" w:fill="auto"/>
          </w:tcPr>
          <w:p w14:paraId="46124F7B" w14:textId="0FCD2FF9" w:rsidR="00E4091F" w:rsidRPr="008A325B" w:rsidRDefault="00E4091F" w:rsidP="00681676">
            <w:pPr>
              <w:pStyle w:val="TableText"/>
            </w:pPr>
            <w:r>
              <w:t>String</w:t>
            </w:r>
          </w:p>
        </w:tc>
        <w:tc>
          <w:tcPr>
            <w:tcW w:w="1617" w:type="dxa"/>
          </w:tcPr>
          <w:p w14:paraId="6305A1D9" w14:textId="4DB62F82" w:rsidR="00E4091F" w:rsidRPr="00DA2284" w:rsidRDefault="00E4091F" w:rsidP="00681676">
            <w:pPr>
              <w:pStyle w:val="TableText"/>
            </w:pPr>
            <w:proofErr w:type="spellStart"/>
            <w:r w:rsidRPr="00DA2284">
              <w:t>nid</w:t>
            </w:r>
            <w:proofErr w:type="spellEnd"/>
          </w:p>
        </w:tc>
        <w:tc>
          <w:tcPr>
            <w:tcW w:w="1355" w:type="dxa"/>
          </w:tcPr>
          <w:p w14:paraId="0D5C810A" w14:textId="61497613" w:rsidR="00E4091F" w:rsidRDefault="00E4091F" w:rsidP="00681676">
            <w:pPr>
              <w:pStyle w:val="TableText"/>
            </w:pPr>
            <w:r w:rsidRPr="005543B9">
              <w:t>Yes</w:t>
            </w:r>
          </w:p>
        </w:tc>
        <w:tc>
          <w:tcPr>
            <w:tcW w:w="3204" w:type="dxa"/>
          </w:tcPr>
          <w:p w14:paraId="7D23332A" w14:textId="5A43ADAA" w:rsidR="00E4091F" w:rsidRDefault="00E4091F" w:rsidP="00681676">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681676">
            <w:pPr>
              <w:pStyle w:val="TableText"/>
            </w:pPr>
            <w:r>
              <w:t>Name</w:t>
            </w:r>
          </w:p>
        </w:tc>
        <w:tc>
          <w:tcPr>
            <w:tcW w:w="1339" w:type="dxa"/>
            <w:shd w:val="clear" w:color="auto" w:fill="auto"/>
          </w:tcPr>
          <w:p w14:paraId="2CEC0AD4" w14:textId="4601881E" w:rsidR="00E4091F" w:rsidRPr="008A325B" w:rsidRDefault="00E4091F" w:rsidP="00681676">
            <w:pPr>
              <w:pStyle w:val="TableText"/>
            </w:pPr>
            <w:r>
              <w:t>String</w:t>
            </w:r>
          </w:p>
        </w:tc>
        <w:tc>
          <w:tcPr>
            <w:tcW w:w="1617" w:type="dxa"/>
          </w:tcPr>
          <w:p w14:paraId="3F790927" w14:textId="43CFC8AE" w:rsidR="00E4091F" w:rsidRPr="00DA2284" w:rsidRDefault="00E4091F" w:rsidP="00681676">
            <w:pPr>
              <w:pStyle w:val="TableText"/>
            </w:pPr>
            <w:r w:rsidRPr="00DA2284">
              <w:t>name</w:t>
            </w:r>
          </w:p>
        </w:tc>
        <w:tc>
          <w:tcPr>
            <w:tcW w:w="1355" w:type="dxa"/>
          </w:tcPr>
          <w:p w14:paraId="15CBCFC4" w14:textId="155296A0" w:rsidR="00E4091F" w:rsidRDefault="00E4091F" w:rsidP="00681676">
            <w:pPr>
              <w:pStyle w:val="TableText"/>
            </w:pPr>
            <w:r>
              <w:t>Yes</w:t>
            </w:r>
          </w:p>
        </w:tc>
        <w:tc>
          <w:tcPr>
            <w:tcW w:w="3204" w:type="dxa"/>
          </w:tcPr>
          <w:p w14:paraId="16C3BF1B" w14:textId="09D11D75" w:rsidR="00E4091F" w:rsidRDefault="00E4091F" w:rsidP="00681676">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681676">
            <w:pPr>
              <w:pStyle w:val="TableText"/>
            </w:pPr>
            <w:r>
              <w:t>Location</w:t>
            </w:r>
          </w:p>
        </w:tc>
        <w:tc>
          <w:tcPr>
            <w:tcW w:w="1339" w:type="dxa"/>
            <w:shd w:val="clear" w:color="auto" w:fill="auto"/>
          </w:tcPr>
          <w:p w14:paraId="18B33563" w14:textId="0035E11E" w:rsidR="00E4091F" w:rsidRDefault="00E4091F" w:rsidP="00681676">
            <w:pPr>
              <w:pStyle w:val="TableText"/>
            </w:pPr>
            <w:r>
              <w:t>String</w:t>
            </w:r>
          </w:p>
        </w:tc>
        <w:tc>
          <w:tcPr>
            <w:tcW w:w="1617" w:type="dxa"/>
          </w:tcPr>
          <w:p w14:paraId="20529501" w14:textId="2E09E410" w:rsidR="00E4091F" w:rsidRPr="00DA2284" w:rsidRDefault="00E4091F" w:rsidP="00681676">
            <w:pPr>
              <w:pStyle w:val="TableText"/>
            </w:pPr>
            <w:r w:rsidRPr="00DA2284">
              <w:t>loc</w:t>
            </w:r>
          </w:p>
        </w:tc>
        <w:tc>
          <w:tcPr>
            <w:tcW w:w="1355" w:type="dxa"/>
          </w:tcPr>
          <w:p w14:paraId="3E0DD4B8" w14:textId="4C7EFB13" w:rsidR="00E4091F" w:rsidRDefault="00E4091F" w:rsidP="00681676">
            <w:pPr>
              <w:pStyle w:val="TableText"/>
            </w:pPr>
            <w:r>
              <w:t>No</w:t>
            </w:r>
          </w:p>
        </w:tc>
        <w:tc>
          <w:tcPr>
            <w:tcW w:w="3204" w:type="dxa"/>
          </w:tcPr>
          <w:p w14:paraId="519FB7AA" w14:textId="7E1D3966" w:rsidR="00E4091F" w:rsidRDefault="00650646" w:rsidP="00681676">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681676">
            <w:pPr>
              <w:pStyle w:val="TableText"/>
            </w:pPr>
            <w:r>
              <w:t>Owner</w:t>
            </w:r>
          </w:p>
        </w:tc>
        <w:tc>
          <w:tcPr>
            <w:tcW w:w="1339" w:type="dxa"/>
            <w:shd w:val="clear" w:color="auto" w:fill="auto"/>
          </w:tcPr>
          <w:p w14:paraId="6F65CBA1" w14:textId="1DB0BE5D" w:rsidR="00E4091F" w:rsidRDefault="00E4091F" w:rsidP="00681676">
            <w:pPr>
              <w:pStyle w:val="TableText"/>
            </w:pPr>
            <w:r>
              <w:t>String</w:t>
            </w:r>
          </w:p>
        </w:tc>
        <w:tc>
          <w:tcPr>
            <w:tcW w:w="1617" w:type="dxa"/>
          </w:tcPr>
          <w:p w14:paraId="5CD44588" w14:textId="2083C0F1" w:rsidR="00E4091F" w:rsidRPr="00DA2284" w:rsidRDefault="00E4091F" w:rsidP="00681676">
            <w:pPr>
              <w:pStyle w:val="TableText"/>
            </w:pPr>
            <w:proofErr w:type="spellStart"/>
            <w:r w:rsidRPr="00DA2284">
              <w:t>ownr</w:t>
            </w:r>
            <w:proofErr w:type="spellEnd"/>
          </w:p>
        </w:tc>
        <w:tc>
          <w:tcPr>
            <w:tcW w:w="1355" w:type="dxa"/>
          </w:tcPr>
          <w:p w14:paraId="135D59D4" w14:textId="798D9824" w:rsidR="00E4091F" w:rsidRDefault="00E4091F" w:rsidP="00681676">
            <w:pPr>
              <w:pStyle w:val="TableText"/>
            </w:pPr>
            <w:r>
              <w:t>No</w:t>
            </w:r>
          </w:p>
        </w:tc>
        <w:tc>
          <w:tcPr>
            <w:tcW w:w="3204" w:type="dxa"/>
          </w:tcPr>
          <w:p w14:paraId="3336C5FF" w14:textId="48129EEE" w:rsidR="00E4091F" w:rsidRDefault="00E4091F" w:rsidP="00681676">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681676">
            <w:pPr>
              <w:pStyle w:val="TableText"/>
            </w:pPr>
            <w:r>
              <w:t>Asset</w:t>
            </w:r>
          </w:p>
        </w:tc>
        <w:tc>
          <w:tcPr>
            <w:tcW w:w="1339" w:type="dxa"/>
            <w:shd w:val="clear" w:color="auto" w:fill="auto"/>
          </w:tcPr>
          <w:p w14:paraId="0D6A727A" w14:textId="65582BDE" w:rsidR="00E4091F" w:rsidRDefault="00E4091F" w:rsidP="00681676">
            <w:pPr>
              <w:pStyle w:val="TableText"/>
            </w:pPr>
            <w:r>
              <w:t>String</w:t>
            </w:r>
          </w:p>
        </w:tc>
        <w:tc>
          <w:tcPr>
            <w:tcW w:w="1617" w:type="dxa"/>
          </w:tcPr>
          <w:p w14:paraId="7C76FCAC" w14:textId="0297DC5D" w:rsidR="00E4091F" w:rsidRPr="00DA2284" w:rsidRDefault="00E4091F" w:rsidP="00681676">
            <w:pPr>
              <w:pStyle w:val="TableText"/>
            </w:pPr>
            <w:r w:rsidRPr="00DA2284">
              <w:t>asst</w:t>
            </w:r>
          </w:p>
        </w:tc>
        <w:tc>
          <w:tcPr>
            <w:tcW w:w="1355" w:type="dxa"/>
          </w:tcPr>
          <w:p w14:paraId="18FA9940" w14:textId="16ED80CD" w:rsidR="00E4091F" w:rsidRDefault="00E4091F" w:rsidP="00681676">
            <w:pPr>
              <w:pStyle w:val="TableText"/>
            </w:pPr>
            <w:r>
              <w:t>No</w:t>
            </w:r>
          </w:p>
        </w:tc>
        <w:tc>
          <w:tcPr>
            <w:tcW w:w="3204" w:type="dxa"/>
          </w:tcPr>
          <w:p w14:paraId="2D89C484" w14:textId="307307FA" w:rsidR="00E4091F" w:rsidRDefault="00E4091F" w:rsidP="00681676">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681676">
            <w:pPr>
              <w:pStyle w:val="TableText"/>
            </w:pPr>
            <w:r>
              <w:t>Serial</w:t>
            </w:r>
          </w:p>
        </w:tc>
        <w:tc>
          <w:tcPr>
            <w:tcW w:w="1339" w:type="dxa"/>
            <w:shd w:val="clear" w:color="auto" w:fill="auto"/>
          </w:tcPr>
          <w:p w14:paraId="0A0D3A30" w14:textId="48166049" w:rsidR="00E4091F" w:rsidRDefault="00E4091F" w:rsidP="00681676">
            <w:pPr>
              <w:pStyle w:val="TableText"/>
            </w:pPr>
            <w:r>
              <w:t>String</w:t>
            </w:r>
          </w:p>
        </w:tc>
        <w:tc>
          <w:tcPr>
            <w:tcW w:w="1617" w:type="dxa"/>
          </w:tcPr>
          <w:p w14:paraId="4E330608" w14:textId="1D78ABC9" w:rsidR="00E4091F" w:rsidRPr="00DA2284" w:rsidRDefault="00E4091F" w:rsidP="00681676">
            <w:pPr>
              <w:pStyle w:val="TableText"/>
            </w:pPr>
            <w:proofErr w:type="spellStart"/>
            <w:r w:rsidRPr="00DA2284">
              <w:t>serl</w:t>
            </w:r>
            <w:proofErr w:type="spellEnd"/>
          </w:p>
        </w:tc>
        <w:tc>
          <w:tcPr>
            <w:tcW w:w="1355" w:type="dxa"/>
          </w:tcPr>
          <w:p w14:paraId="0B8C8ADD" w14:textId="3962FAA3" w:rsidR="00E4091F" w:rsidRDefault="00E4091F" w:rsidP="00681676">
            <w:pPr>
              <w:pStyle w:val="TableText"/>
            </w:pPr>
            <w:r>
              <w:t>No</w:t>
            </w:r>
          </w:p>
        </w:tc>
        <w:tc>
          <w:tcPr>
            <w:tcW w:w="3204" w:type="dxa"/>
          </w:tcPr>
          <w:p w14:paraId="7FA56B9B" w14:textId="25361708" w:rsidR="00E4091F" w:rsidRDefault="00E4091F" w:rsidP="00681676">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681676">
            <w:pPr>
              <w:pStyle w:val="TableText"/>
            </w:pPr>
            <w:r>
              <w:t>Latitude</w:t>
            </w:r>
          </w:p>
        </w:tc>
        <w:tc>
          <w:tcPr>
            <w:tcW w:w="1339" w:type="dxa"/>
            <w:shd w:val="clear" w:color="auto" w:fill="auto"/>
          </w:tcPr>
          <w:p w14:paraId="407DD68F" w14:textId="737450C7" w:rsidR="00E4091F" w:rsidRDefault="00E4091F" w:rsidP="00681676">
            <w:pPr>
              <w:pStyle w:val="TableText"/>
            </w:pPr>
            <w:r>
              <w:t>Number</w:t>
            </w:r>
          </w:p>
        </w:tc>
        <w:tc>
          <w:tcPr>
            <w:tcW w:w="1617" w:type="dxa"/>
          </w:tcPr>
          <w:p w14:paraId="602200FF" w14:textId="504BD981" w:rsidR="00E4091F" w:rsidRPr="00DA2284" w:rsidRDefault="00E4091F" w:rsidP="00681676">
            <w:pPr>
              <w:pStyle w:val="TableText"/>
            </w:pPr>
            <w:r w:rsidRPr="00DA2284">
              <w:t>latitude</w:t>
            </w:r>
          </w:p>
        </w:tc>
        <w:tc>
          <w:tcPr>
            <w:tcW w:w="1355" w:type="dxa"/>
          </w:tcPr>
          <w:p w14:paraId="5DE84E42" w14:textId="08E40368" w:rsidR="00E4091F" w:rsidRDefault="00E4091F" w:rsidP="00681676">
            <w:pPr>
              <w:pStyle w:val="TableText"/>
            </w:pPr>
            <w:r>
              <w:t>No</w:t>
            </w:r>
          </w:p>
        </w:tc>
        <w:tc>
          <w:tcPr>
            <w:tcW w:w="3204" w:type="dxa"/>
          </w:tcPr>
          <w:p w14:paraId="3F98B75F" w14:textId="2E636295" w:rsidR="00E4091F" w:rsidRDefault="00E4091F" w:rsidP="00681676">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681676">
            <w:pPr>
              <w:pStyle w:val="TableText"/>
            </w:pPr>
            <w:r>
              <w:t>Longitude</w:t>
            </w:r>
          </w:p>
        </w:tc>
        <w:tc>
          <w:tcPr>
            <w:tcW w:w="1339" w:type="dxa"/>
            <w:shd w:val="clear" w:color="auto" w:fill="auto"/>
          </w:tcPr>
          <w:p w14:paraId="6A225104" w14:textId="0071F427" w:rsidR="00E4091F" w:rsidRDefault="00E4091F" w:rsidP="00681676">
            <w:pPr>
              <w:pStyle w:val="TableText"/>
            </w:pPr>
            <w:r>
              <w:t>Number</w:t>
            </w:r>
          </w:p>
        </w:tc>
        <w:tc>
          <w:tcPr>
            <w:tcW w:w="1617" w:type="dxa"/>
          </w:tcPr>
          <w:p w14:paraId="418AF233" w14:textId="2EB0259B" w:rsidR="00E4091F" w:rsidRPr="00DA2284" w:rsidRDefault="00E4091F" w:rsidP="00681676">
            <w:pPr>
              <w:pStyle w:val="TableText"/>
            </w:pPr>
            <w:r w:rsidRPr="00DA2284">
              <w:t>longitude</w:t>
            </w:r>
          </w:p>
        </w:tc>
        <w:tc>
          <w:tcPr>
            <w:tcW w:w="1355" w:type="dxa"/>
          </w:tcPr>
          <w:p w14:paraId="0A7A7003" w14:textId="369F6FF2" w:rsidR="00E4091F" w:rsidRDefault="00E4091F" w:rsidP="00681676">
            <w:pPr>
              <w:pStyle w:val="TableText"/>
            </w:pPr>
            <w:r>
              <w:t>No</w:t>
            </w:r>
          </w:p>
        </w:tc>
        <w:tc>
          <w:tcPr>
            <w:tcW w:w="3204" w:type="dxa"/>
          </w:tcPr>
          <w:p w14:paraId="1627E2A2" w14:textId="1D966494" w:rsidR="00E4091F" w:rsidRDefault="00E4091F" w:rsidP="00681676">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681676">
            <w:pPr>
              <w:pStyle w:val="TableText"/>
            </w:pPr>
            <w:r>
              <w:t>On Scan</w:t>
            </w:r>
          </w:p>
        </w:tc>
        <w:tc>
          <w:tcPr>
            <w:tcW w:w="1339" w:type="dxa"/>
            <w:shd w:val="clear" w:color="auto" w:fill="auto"/>
          </w:tcPr>
          <w:p w14:paraId="73F89310" w14:textId="077FCA1E" w:rsidR="00E4091F" w:rsidRDefault="00E4091F" w:rsidP="00681676">
            <w:pPr>
              <w:pStyle w:val="TableText"/>
            </w:pPr>
            <w:r>
              <w:t>Boolean</w:t>
            </w:r>
          </w:p>
        </w:tc>
        <w:tc>
          <w:tcPr>
            <w:tcW w:w="1617" w:type="dxa"/>
          </w:tcPr>
          <w:p w14:paraId="222ECA05" w14:textId="4C79835D" w:rsidR="00E4091F" w:rsidRPr="00DA2284" w:rsidRDefault="00E4091F" w:rsidP="00681676">
            <w:pPr>
              <w:pStyle w:val="TableText"/>
            </w:pPr>
            <w:r w:rsidRPr="00DA2284">
              <w:t>scan</w:t>
            </w:r>
          </w:p>
        </w:tc>
        <w:tc>
          <w:tcPr>
            <w:tcW w:w="1355" w:type="dxa"/>
          </w:tcPr>
          <w:p w14:paraId="7808E95F" w14:textId="6CB175E7" w:rsidR="00E4091F" w:rsidRDefault="00E4091F" w:rsidP="00681676">
            <w:pPr>
              <w:pStyle w:val="TableText"/>
            </w:pPr>
            <w:r>
              <w:t>Yes</w:t>
            </w:r>
          </w:p>
        </w:tc>
        <w:tc>
          <w:tcPr>
            <w:tcW w:w="3204" w:type="dxa"/>
          </w:tcPr>
          <w:p w14:paraId="08EDCD43" w14:textId="6F050711" w:rsidR="00E4091F" w:rsidRDefault="00E4091F" w:rsidP="00681676">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546073C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869" w:author="Gavin Rawson" w:date="2024-07-17T10:16:00Z" w16du:dateUtc="2024-07-17T09:16:00Z">
        <w:r w:rsidR="00B048D0" w:rsidRPr="00B048D0">
          <w:rPr>
            <w:rStyle w:val="Crossreference"/>
            <w:rPrChange w:id="870" w:author="Gavin Rawson" w:date="2024-07-17T10:16:00Z" w16du:dateUtc="2024-07-17T09:16:00Z">
              <w:rPr/>
            </w:rPrChange>
          </w:rPr>
          <w:t xml:space="preserve">Table </w:t>
        </w:r>
        <w:r w:rsidR="00B048D0" w:rsidRPr="00B048D0">
          <w:rPr>
            <w:rStyle w:val="Crossreference"/>
            <w:rPrChange w:id="871" w:author="Gavin Rawson" w:date="2024-07-17T10:16:00Z" w16du:dateUtc="2024-07-17T09:16:00Z">
              <w:rPr>
                <w:noProof/>
              </w:rPr>
            </w:rPrChange>
          </w:rPr>
          <w:t>2</w:t>
        </w:r>
      </w:ins>
      <w:del w:id="872"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C1D23D7" w:rsidR="004313A4" w:rsidRDefault="004313A4" w:rsidP="009F3044">
      <w:pPr>
        <w:pStyle w:val="Caption"/>
      </w:pPr>
      <w:bookmarkStart w:id="873" w:name="_Ref160537695"/>
      <w:bookmarkStart w:id="874" w:name="_Toc160543308"/>
      <w:bookmarkStart w:id="875" w:name="_Toc170288641"/>
      <w:r>
        <w:t xml:space="preserve">Table </w:t>
      </w:r>
      <w:r>
        <w:fldChar w:fldCharType="begin"/>
      </w:r>
      <w:r>
        <w:instrText xml:space="preserve"> SEQ Table \* ARABIC </w:instrText>
      </w:r>
      <w:r>
        <w:fldChar w:fldCharType="separate"/>
      </w:r>
      <w:r w:rsidR="00B048D0">
        <w:rPr>
          <w:noProof/>
        </w:rPr>
        <w:t>2</w:t>
      </w:r>
      <w:r>
        <w:rPr>
          <w:noProof/>
        </w:rPr>
        <w:fldChar w:fldCharType="end"/>
      </w:r>
      <w:bookmarkEnd w:id="873"/>
      <w:r>
        <w:tab/>
      </w:r>
      <w:r w:rsidRPr="004313A4">
        <w:t>Channel elements</w:t>
      </w:r>
      <w:bookmarkEnd w:id="874"/>
      <w:bookmarkEnd w:id="875"/>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681676">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681676">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681676">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681676">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681676">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681676">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681676">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681676">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681676">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681676">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681676">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681676">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681676">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681676">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681676">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681676">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681676">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15AC2C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76" w:author="Gavin Rawson" w:date="2024-07-17T10:16:00Z" w16du:dateUtc="2024-07-17T09:16:00Z">
        <w:r w:rsidR="00B048D0" w:rsidRPr="00B048D0">
          <w:rPr>
            <w:rStyle w:val="Crossreference"/>
            <w:rPrChange w:id="877" w:author="Gavin Rawson" w:date="2024-07-17T10:16:00Z" w16du:dateUtc="2024-07-17T09:16:00Z">
              <w:rPr/>
            </w:rPrChange>
          </w:rPr>
          <w:t xml:space="preserve">Table </w:t>
        </w:r>
        <w:r w:rsidR="00B048D0" w:rsidRPr="00B048D0">
          <w:rPr>
            <w:rStyle w:val="Crossreference"/>
            <w:rPrChange w:id="878" w:author="Gavin Rawson" w:date="2024-07-17T10:16:00Z" w16du:dateUtc="2024-07-17T09:16:00Z">
              <w:rPr>
                <w:noProof/>
              </w:rPr>
            </w:rPrChange>
          </w:rPr>
          <w:t>3</w:t>
        </w:r>
      </w:ins>
      <w:del w:id="879"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2124AC7" w:rsidR="00B14B69" w:rsidRDefault="00B14B69" w:rsidP="00537F2E">
      <w:pPr>
        <w:pStyle w:val="Caption"/>
        <w:keepNext/>
      </w:pPr>
      <w:bookmarkStart w:id="880" w:name="_Ref160457959"/>
      <w:bookmarkStart w:id="881" w:name="_Toc160543309"/>
      <w:bookmarkStart w:id="882" w:name="_Toc170288642"/>
      <w:r>
        <w:t xml:space="preserve">Table </w:t>
      </w:r>
      <w:r>
        <w:fldChar w:fldCharType="begin"/>
      </w:r>
      <w:r>
        <w:instrText xml:space="preserve"> SEQ Table \* ARABIC </w:instrText>
      </w:r>
      <w:r>
        <w:fldChar w:fldCharType="separate"/>
      </w:r>
      <w:r w:rsidR="00B048D0">
        <w:rPr>
          <w:noProof/>
        </w:rPr>
        <w:t>3</w:t>
      </w:r>
      <w:r>
        <w:rPr>
          <w:noProof/>
        </w:rPr>
        <w:fldChar w:fldCharType="end"/>
      </w:r>
      <w:bookmarkEnd w:id="880"/>
      <w:r>
        <w:tab/>
      </w:r>
      <w:r w:rsidR="005A587D">
        <w:t>Connection</w:t>
      </w:r>
      <w:r w:rsidRPr="00B14B69">
        <w:t xml:space="preserve"> elements</w:t>
      </w:r>
      <w:bookmarkEnd w:id="881"/>
      <w:bookmarkEnd w:id="882"/>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681676">
            <w:pPr>
              <w:pStyle w:val="TableText"/>
            </w:pPr>
            <w:r w:rsidRPr="00DA2284">
              <w:t>Connection Number</w:t>
            </w:r>
          </w:p>
        </w:tc>
        <w:tc>
          <w:tcPr>
            <w:tcW w:w="1019" w:type="dxa"/>
          </w:tcPr>
          <w:p w14:paraId="2CE52BFD" w14:textId="72616A97" w:rsidR="00B14B69" w:rsidRPr="00DA2284" w:rsidRDefault="00B14B69" w:rsidP="00681676">
            <w:pPr>
              <w:pStyle w:val="TableText"/>
            </w:pPr>
            <w:r w:rsidRPr="00DA2284">
              <w:t>Integer</w:t>
            </w:r>
          </w:p>
        </w:tc>
        <w:tc>
          <w:tcPr>
            <w:tcW w:w="1101" w:type="dxa"/>
          </w:tcPr>
          <w:p w14:paraId="6ED55782" w14:textId="0CE1D373" w:rsidR="00B14B69" w:rsidRPr="00AA06A1" w:rsidRDefault="00B14B69" w:rsidP="00681676">
            <w:pPr>
              <w:pStyle w:val="TableText"/>
            </w:pPr>
            <w:proofErr w:type="spellStart"/>
            <w:r w:rsidRPr="00AA06A1">
              <w:t>num</w:t>
            </w:r>
            <w:proofErr w:type="spellEnd"/>
          </w:p>
        </w:tc>
        <w:tc>
          <w:tcPr>
            <w:tcW w:w="1355" w:type="dxa"/>
          </w:tcPr>
          <w:p w14:paraId="098B04D3" w14:textId="2960AEF8" w:rsidR="00B14B69" w:rsidRPr="00DA2284" w:rsidRDefault="00B14B69" w:rsidP="00681676">
            <w:pPr>
              <w:pStyle w:val="TableText"/>
            </w:pPr>
            <w:r w:rsidRPr="00DA2284">
              <w:t>Yes</w:t>
            </w:r>
          </w:p>
        </w:tc>
        <w:tc>
          <w:tcPr>
            <w:tcW w:w="4019" w:type="dxa"/>
          </w:tcPr>
          <w:p w14:paraId="3544CA06" w14:textId="16FFE3C4" w:rsidR="00B14B69" w:rsidRPr="00DA2284" w:rsidRDefault="00B14B69" w:rsidP="00681676">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681676">
            <w:pPr>
              <w:pStyle w:val="TableText"/>
            </w:pPr>
            <w:r w:rsidRPr="00DA2284">
              <w:t>Connection Name</w:t>
            </w:r>
          </w:p>
        </w:tc>
        <w:tc>
          <w:tcPr>
            <w:tcW w:w="1019" w:type="dxa"/>
          </w:tcPr>
          <w:p w14:paraId="20022CCA" w14:textId="0C4817F2" w:rsidR="00B14B69" w:rsidRPr="00DA2284" w:rsidRDefault="00B14B69" w:rsidP="00681676">
            <w:pPr>
              <w:pStyle w:val="TableText"/>
            </w:pPr>
            <w:r w:rsidRPr="00DA2284">
              <w:t>String</w:t>
            </w:r>
          </w:p>
        </w:tc>
        <w:tc>
          <w:tcPr>
            <w:tcW w:w="1101" w:type="dxa"/>
          </w:tcPr>
          <w:p w14:paraId="0E7D15D5" w14:textId="457B2B24" w:rsidR="00B14B69" w:rsidRPr="00AA06A1" w:rsidRDefault="00B14B69" w:rsidP="00681676">
            <w:pPr>
              <w:pStyle w:val="TableText"/>
            </w:pPr>
            <w:r w:rsidRPr="00AA06A1">
              <w:t>name</w:t>
            </w:r>
          </w:p>
        </w:tc>
        <w:tc>
          <w:tcPr>
            <w:tcW w:w="1355" w:type="dxa"/>
          </w:tcPr>
          <w:p w14:paraId="6FBB34B0" w14:textId="36D1998B" w:rsidR="00B14B69" w:rsidRPr="00DA2284" w:rsidRDefault="00B14B69" w:rsidP="00681676">
            <w:pPr>
              <w:pStyle w:val="TableText"/>
            </w:pPr>
            <w:r w:rsidRPr="00DA2284">
              <w:t>Yes</w:t>
            </w:r>
          </w:p>
        </w:tc>
        <w:tc>
          <w:tcPr>
            <w:tcW w:w="4019" w:type="dxa"/>
          </w:tcPr>
          <w:p w14:paraId="7BE1397F" w14:textId="66F1FD6D" w:rsidR="00B14B69" w:rsidRPr="00DA2284" w:rsidRDefault="00B14B69" w:rsidP="00681676">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681676">
            <w:pPr>
              <w:pStyle w:val="TableText"/>
            </w:pPr>
            <w:r w:rsidRPr="00DA2284">
              <w:t>Channel Number</w:t>
            </w:r>
          </w:p>
        </w:tc>
        <w:tc>
          <w:tcPr>
            <w:tcW w:w="1019" w:type="dxa"/>
          </w:tcPr>
          <w:p w14:paraId="32707D46" w14:textId="5C8AB924" w:rsidR="00B14B69" w:rsidRPr="00DA2284" w:rsidRDefault="00B14B69" w:rsidP="00681676">
            <w:pPr>
              <w:pStyle w:val="TableText"/>
            </w:pPr>
            <w:r w:rsidRPr="00DA2284">
              <w:t>Integer</w:t>
            </w:r>
          </w:p>
        </w:tc>
        <w:tc>
          <w:tcPr>
            <w:tcW w:w="1101" w:type="dxa"/>
          </w:tcPr>
          <w:p w14:paraId="2082AFC9" w14:textId="4444E4D9" w:rsidR="00B14B69" w:rsidRPr="00AA06A1" w:rsidRDefault="00B14B69" w:rsidP="00681676">
            <w:pPr>
              <w:pStyle w:val="TableText"/>
            </w:pPr>
            <w:r w:rsidRPr="00AA06A1">
              <w:t>channel</w:t>
            </w:r>
          </w:p>
        </w:tc>
        <w:tc>
          <w:tcPr>
            <w:tcW w:w="1355" w:type="dxa"/>
          </w:tcPr>
          <w:p w14:paraId="509E8530" w14:textId="49A1BAEA" w:rsidR="00B14B69" w:rsidRPr="00DA2284" w:rsidRDefault="00B14B69" w:rsidP="00681676">
            <w:pPr>
              <w:pStyle w:val="TableText"/>
            </w:pPr>
            <w:r w:rsidRPr="00DA2284">
              <w:t>Yes</w:t>
            </w:r>
          </w:p>
        </w:tc>
        <w:tc>
          <w:tcPr>
            <w:tcW w:w="4019" w:type="dxa"/>
          </w:tcPr>
          <w:p w14:paraId="6C68741A" w14:textId="14762451" w:rsidR="00B14B69" w:rsidRPr="00DA2284" w:rsidRDefault="00B14B69" w:rsidP="00681676">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681676">
            <w:pPr>
              <w:pStyle w:val="TableText"/>
            </w:pPr>
            <w:r w:rsidRPr="00DA2284">
              <w:t>Network Protocol</w:t>
            </w:r>
          </w:p>
        </w:tc>
        <w:tc>
          <w:tcPr>
            <w:tcW w:w="1019" w:type="dxa"/>
          </w:tcPr>
          <w:p w14:paraId="779F218A" w14:textId="36013D36" w:rsidR="00B14B69" w:rsidRPr="00DA2284" w:rsidRDefault="00B14B69" w:rsidP="00681676">
            <w:pPr>
              <w:pStyle w:val="TableText"/>
            </w:pPr>
            <w:r w:rsidRPr="00DA2284">
              <w:t>Integer</w:t>
            </w:r>
          </w:p>
        </w:tc>
        <w:tc>
          <w:tcPr>
            <w:tcW w:w="1101" w:type="dxa"/>
          </w:tcPr>
          <w:p w14:paraId="2ED69CE0" w14:textId="5EA1ED48" w:rsidR="00B14B69" w:rsidRPr="00AA06A1" w:rsidRDefault="00B14B69" w:rsidP="00681676">
            <w:pPr>
              <w:pStyle w:val="TableText"/>
            </w:pPr>
            <w:proofErr w:type="spellStart"/>
            <w:r w:rsidRPr="00AA06A1">
              <w:t>prot</w:t>
            </w:r>
            <w:proofErr w:type="spellEnd"/>
          </w:p>
        </w:tc>
        <w:tc>
          <w:tcPr>
            <w:tcW w:w="1355" w:type="dxa"/>
          </w:tcPr>
          <w:p w14:paraId="7A4D0D05" w14:textId="23E5F3FB" w:rsidR="00B14B69" w:rsidRPr="00DA2284" w:rsidRDefault="00B14B69" w:rsidP="00681676">
            <w:pPr>
              <w:pStyle w:val="TableText"/>
            </w:pPr>
            <w:r w:rsidRPr="00DA2284">
              <w:t>Yes</w:t>
            </w:r>
          </w:p>
        </w:tc>
        <w:tc>
          <w:tcPr>
            <w:tcW w:w="4019" w:type="dxa"/>
          </w:tcPr>
          <w:p w14:paraId="07291B35" w14:textId="77777777" w:rsidR="004313A4" w:rsidRPr="003E2427" w:rsidRDefault="00B14B69" w:rsidP="00681676">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681676">
            <w:pPr>
              <w:pStyle w:val="TableText"/>
            </w:pPr>
            <w:r w:rsidRPr="003E2427">
              <w:t>0 – IPv4 (TCP)</w:t>
            </w:r>
          </w:p>
          <w:p w14:paraId="78F97C3D" w14:textId="51CD3FC2" w:rsidR="00B14B69" w:rsidRPr="003E2427" w:rsidRDefault="004313A4" w:rsidP="00681676">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681676">
            <w:pPr>
              <w:pStyle w:val="TableText"/>
            </w:pPr>
            <w:r w:rsidRPr="00DA2284">
              <w:lastRenderedPageBreak/>
              <w:t>Network Information</w:t>
            </w:r>
          </w:p>
        </w:tc>
        <w:tc>
          <w:tcPr>
            <w:tcW w:w="1019" w:type="dxa"/>
          </w:tcPr>
          <w:p w14:paraId="7F18AD11" w14:textId="0B193E1A" w:rsidR="00B14B69" w:rsidRPr="00DA2284" w:rsidRDefault="00B14B69" w:rsidP="00681676">
            <w:pPr>
              <w:pStyle w:val="TableText"/>
            </w:pPr>
            <w:r w:rsidRPr="00DA2284">
              <w:t>String</w:t>
            </w:r>
          </w:p>
        </w:tc>
        <w:tc>
          <w:tcPr>
            <w:tcW w:w="1101" w:type="dxa"/>
          </w:tcPr>
          <w:p w14:paraId="70B455F1" w14:textId="0544B40B" w:rsidR="00B14B69" w:rsidRPr="00AA06A1" w:rsidRDefault="00B14B69" w:rsidP="00681676">
            <w:pPr>
              <w:pStyle w:val="TableText"/>
            </w:pPr>
            <w:r w:rsidRPr="00AA06A1">
              <w:t>net</w:t>
            </w:r>
          </w:p>
        </w:tc>
        <w:tc>
          <w:tcPr>
            <w:tcW w:w="1355" w:type="dxa"/>
          </w:tcPr>
          <w:p w14:paraId="5151E6A0" w14:textId="39F30A86" w:rsidR="00B14B69" w:rsidRPr="00DA2284" w:rsidRDefault="00B14B69" w:rsidP="00681676">
            <w:pPr>
              <w:pStyle w:val="TableText"/>
            </w:pPr>
            <w:r w:rsidRPr="00DA2284">
              <w:t>Yes</w:t>
            </w:r>
          </w:p>
        </w:tc>
        <w:tc>
          <w:tcPr>
            <w:tcW w:w="4019" w:type="dxa"/>
          </w:tcPr>
          <w:p w14:paraId="4E096D81" w14:textId="133212C9" w:rsidR="00B14B69" w:rsidRPr="00DA2284" w:rsidRDefault="00B14B69" w:rsidP="00681676">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681676">
            <w:pPr>
              <w:pStyle w:val="TableText"/>
            </w:pPr>
            <w:r w:rsidRPr="00DA2284">
              <w:t>Retries</w:t>
            </w:r>
          </w:p>
        </w:tc>
        <w:tc>
          <w:tcPr>
            <w:tcW w:w="1019" w:type="dxa"/>
          </w:tcPr>
          <w:p w14:paraId="4A396196" w14:textId="4B156D6D" w:rsidR="00B14B69" w:rsidRPr="00DA2284" w:rsidRDefault="00B14B69" w:rsidP="00681676">
            <w:pPr>
              <w:pStyle w:val="TableText"/>
            </w:pPr>
            <w:r w:rsidRPr="00DA2284">
              <w:t>Integer</w:t>
            </w:r>
          </w:p>
        </w:tc>
        <w:tc>
          <w:tcPr>
            <w:tcW w:w="1101" w:type="dxa"/>
          </w:tcPr>
          <w:p w14:paraId="16619322" w14:textId="1013CEE3" w:rsidR="00B14B69" w:rsidRPr="00AA06A1" w:rsidRDefault="00B14B69" w:rsidP="00681676">
            <w:pPr>
              <w:pStyle w:val="TableText"/>
            </w:pPr>
            <w:r w:rsidRPr="00AA06A1">
              <w:t>retries</w:t>
            </w:r>
          </w:p>
        </w:tc>
        <w:tc>
          <w:tcPr>
            <w:tcW w:w="1355" w:type="dxa"/>
          </w:tcPr>
          <w:p w14:paraId="38563873" w14:textId="62F482B3" w:rsidR="00B14B69" w:rsidRPr="00DA2284" w:rsidRDefault="00B14B69" w:rsidP="00681676">
            <w:pPr>
              <w:pStyle w:val="TableText"/>
            </w:pPr>
            <w:r w:rsidRPr="00DA2284">
              <w:t>No</w:t>
            </w:r>
          </w:p>
        </w:tc>
        <w:tc>
          <w:tcPr>
            <w:tcW w:w="4019" w:type="dxa"/>
          </w:tcPr>
          <w:p w14:paraId="5EC056FD" w14:textId="5946FB9F" w:rsidR="00B14B69" w:rsidRPr="00DA2284" w:rsidRDefault="00B14B69" w:rsidP="00681676">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681676">
            <w:pPr>
              <w:pStyle w:val="TableText"/>
            </w:pPr>
            <w:r w:rsidRPr="00DA2284">
              <w:t>Backoff</w:t>
            </w:r>
          </w:p>
        </w:tc>
        <w:tc>
          <w:tcPr>
            <w:tcW w:w="1019" w:type="dxa"/>
          </w:tcPr>
          <w:p w14:paraId="61E3EDFF" w14:textId="2EC44AE5" w:rsidR="00B14B69" w:rsidRPr="00DA2284" w:rsidRDefault="00B14B69" w:rsidP="00681676">
            <w:pPr>
              <w:pStyle w:val="TableText"/>
            </w:pPr>
            <w:r w:rsidRPr="00DA2284">
              <w:t>Integer</w:t>
            </w:r>
          </w:p>
        </w:tc>
        <w:tc>
          <w:tcPr>
            <w:tcW w:w="1101" w:type="dxa"/>
          </w:tcPr>
          <w:p w14:paraId="002E32FF" w14:textId="3B79F61A" w:rsidR="00B14B69" w:rsidRPr="00AA06A1" w:rsidRDefault="00B14B69" w:rsidP="00681676">
            <w:pPr>
              <w:pStyle w:val="TableText"/>
            </w:pPr>
            <w:r w:rsidRPr="00AA06A1">
              <w:t>backoff</w:t>
            </w:r>
          </w:p>
        </w:tc>
        <w:tc>
          <w:tcPr>
            <w:tcW w:w="1355" w:type="dxa"/>
          </w:tcPr>
          <w:p w14:paraId="07670E92" w14:textId="50E32527" w:rsidR="00B14B69" w:rsidRPr="00DA2284" w:rsidRDefault="00B14B69" w:rsidP="00681676">
            <w:pPr>
              <w:pStyle w:val="TableText"/>
            </w:pPr>
            <w:r w:rsidRPr="00DA2284">
              <w:t>No</w:t>
            </w:r>
          </w:p>
        </w:tc>
        <w:tc>
          <w:tcPr>
            <w:tcW w:w="4019" w:type="dxa"/>
          </w:tcPr>
          <w:p w14:paraId="17A6B7C8" w14:textId="35151D9D" w:rsidR="00B14B69" w:rsidRPr="00DA2284" w:rsidRDefault="00B14B69" w:rsidP="00681676">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883" w:name="_Toc172098941"/>
      <w:r w:rsidRPr="005A587D">
        <w:lastRenderedPageBreak/>
        <w:t xml:space="preserve">Connection </w:t>
      </w:r>
      <w:r w:rsidR="006B0494" w:rsidRPr="005A587D">
        <w:t>scheduling</w:t>
      </w:r>
      <w:bookmarkEnd w:id="883"/>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1855E42"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884" w:author="Gavin Rawson" w:date="2024-07-17T10:16:00Z" w16du:dateUtc="2024-07-17T09:16:00Z">
        <w:r w:rsidR="00B048D0" w:rsidRPr="00B048D0">
          <w:rPr>
            <w:rStyle w:val="Crossreference"/>
            <w:rPrChange w:id="885" w:author="Gavin Rawson" w:date="2024-07-17T10:16:00Z" w16du:dateUtc="2024-07-17T09:16:00Z">
              <w:rPr/>
            </w:rPrChange>
          </w:rPr>
          <w:t xml:space="preserve">Table </w:t>
        </w:r>
        <w:r w:rsidR="00B048D0" w:rsidRPr="00B048D0">
          <w:rPr>
            <w:rStyle w:val="Crossreference"/>
            <w:rPrChange w:id="886" w:author="Gavin Rawson" w:date="2024-07-17T10:16:00Z" w16du:dateUtc="2024-07-17T09:16:00Z">
              <w:rPr>
                <w:noProof/>
              </w:rPr>
            </w:rPrChange>
          </w:rPr>
          <w:t>4</w:t>
        </w:r>
      </w:ins>
      <w:del w:id="887"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6A5EEDC9" w:rsidR="005A587D" w:rsidRDefault="00732C0C" w:rsidP="009F3044">
      <w:pPr>
        <w:pStyle w:val="Caption"/>
      </w:pPr>
      <w:bookmarkStart w:id="888" w:name="_Ref160460276"/>
      <w:bookmarkStart w:id="889" w:name="_Toc160543310"/>
      <w:bookmarkStart w:id="890" w:name="_Toc170288643"/>
      <w:r>
        <w:t xml:space="preserve">Table </w:t>
      </w:r>
      <w:r>
        <w:fldChar w:fldCharType="begin"/>
      </w:r>
      <w:r>
        <w:instrText xml:space="preserve"> SEQ Table \* ARABIC </w:instrText>
      </w:r>
      <w:r>
        <w:fldChar w:fldCharType="separate"/>
      </w:r>
      <w:r w:rsidR="00B048D0">
        <w:rPr>
          <w:noProof/>
        </w:rPr>
        <w:t>4</w:t>
      </w:r>
      <w:r>
        <w:rPr>
          <w:noProof/>
        </w:rPr>
        <w:fldChar w:fldCharType="end"/>
      </w:r>
      <w:bookmarkEnd w:id="888"/>
      <w:r>
        <w:tab/>
      </w:r>
      <w:r w:rsidRPr="00732C0C">
        <w:t xml:space="preserve">Information used in defining </w:t>
      </w:r>
      <w:r w:rsidR="00F14026">
        <w:t>s</w:t>
      </w:r>
      <w:r w:rsidRPr="00732C0C">
        <w:t xml:space="preserve">cheduled </w:t>
      </w:r>
      <w:r w:rsidR="00F14026">
        <w:t>c</w:t>
      </w:r>
      <w:r w:rsidRPr="00732C0C">
        <w:t>onnections</w:t>
      </w:r>
      <w:bookmarkEnd w:id="889"/>
      <w:bookmarkEnd w:id="890"/>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681676">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681676">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681676">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681676">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681676">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681676">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681676">
            <w:pPr>
              <w:pStyle w:val="TableText"/>
              <w:rPr>
                <w:rFonts w:eastAsia="DengXian"/>
              </w:rPr>
            </w:pPr>
            <w:del w:id="891" w:author="Gavin Rawson" w:date="2024-07-15T07:35:00Z" w16du:dateUtc="2024-07-15T06:35:00Z">
              <w:r w:rsidRPr="00AA06A1" w:rsidDel="008D6CC0">
                <w:rPr>
                  <w:rFonts w:eastAsia="DengXian"/>
                </w:rPr>
                <w:delText>Number</w:delText>
              </w:r>
            </w:del>
            <w:ins w:id="892"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681676">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681676">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681676">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681676">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681676">
            <w:pPr>
              <w:pStyle w:val="TableText"/>
              <w:rPr>
                <w:rFonts w:eastAsia="DengXian"/>
              </w:rPr>
            </w:pPr>
            <w:del w:id="893" w:author="Gavin Rawson" w:date="2024-07-15T07:35:00Z" w16du:dateUtc="2024-07-15T06:35:00Z">
              <w:r w:rsidRPr="00AA06A1" w:rsidDel="008D6CC0">
                <w:rPr>
                  <w:rFonts w:eastAsia="DengXian"/>
                </w:rPr>
                <w:delText>Number</w:delText>
              </w:r>
            </w:del>
            <w:ins w:id="894"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681676">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681676">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681676">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681676">
            <w:pPr>
              <w:pStyle w:val="TableText"/>
              <w:rPr>
                <w:rFonts w:eastAsia="DengXian"/>
              </w:rPr>
            </w:pPr>
            <w:r>
              <w:rPr>
                <w:rFonts w:eastAsia="DengXian"/>
              </w:rPr>
              <w:t>Repeat Count</w:t>
            </w:r>
          </w:p>
        </w:tc>
        <w:tc>
          <w:tcPr>
            <w:tcW w:w="0" w:type="auto"/>
          </w:tcPr>
          <w:p w14:paraId="65D01A94" w14:textId="290E6F30" w:rsidR="005D25E3" w:rsidRPr="00AA06A1" w:rsidRDefault="005D25E3" w:rsidP="00681676">
            <w:pPr>
              <w:pStyle w:val="TableText"/>
              <w:rPr>
                <w:rFonts w:eastAsia="DengXian"/>
              </w:rPr>
            </w:pPr>
            <w:r>
              <w:rPr>
                <w:rFonts w:eastAsia="DengXian"/>
              </w:rPr>
              <w:t>Integer</w:t>
            </w:r>
          </w:p>
        </w:tc>
        <w:tc>
          <w:tcPr>
            <w:tcW w:w="0" w:type="auto"/>
          </w:tcPr>
          <w:p w14:paraId="7B9886B7" w14:textId="6E1675BE" w:rsidR="005D25E3" w:rsidRPr="00AA06A1" w:rsidRDefault="005D25E3" w:rsidP="00681676">
            <w:pPr>
              <w:pStyle w:val="TableText"/>
              <w:rPr>
                <w:rFonts w:eastAsia="DengXian"/>
              </w:rPr>
            </w:pPr>
            <w:r>
              <w:rPr>
                <w:rFonts w:eastAsia="DengXian"/>
              </w:rPr>
              <w:t>count</w:t>
            </w:r>
          </w:p>
        </w:tc>
        <w:tc>
          <w:tcPr>
            <w:tcW w:w="0" w:type="auto"/>
          </w:tcPr>
          <w:p w14:paraId="25750A5A" w14:textId="1C25BAA3" w:rsidR="005D25E3" w:rsidRPr="00AA06A1" w:rsidRDefault="005D25E3" w:rsidP="00681676">
            <w:pPr>
              <w:pStyle w:val="TableText"/>
              <w:rPr>
                <w:rFonts w:eastAsia="DengXian"/>
              </w:rPr>
            </w:pPr>
            <w:r>
              <w:rPr>
                <w:rFonts w:eastAsia="DengXian"/>
              </w:rPr>
              <w:t>No</w:t>
            </w:r>
          </w:p>
        </w:tc>
        <w:tc>
          <w:tcPr>
            <w:tcW w:w="3238" w:type="dxa"/>
          </w:tcPr>
          <w:p w14:paraId="161AD984" w14:textId="133439B2" w:rsidR="005D25E3" w:rsidRPr="00AA06A1" w:rsidRDefault="005D25E3" w:rsidP="00681676">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681676">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681676">
            <w:pPr>
              <w:pStyle w:val="TableText"/>
              <w:rPr>
                <w:rFonts w:eastAsia="DengXian"/>
              </w:rPr>
            </w:pPr>
            <w:del w:id="895" w:author="Gavin Rawson" w:date="2024-07-15T07:35:00Z" w16du:dateUtc="2024-07-15T06:35:00Z">
              <w:r w:rsidRPr="00AA06A1" w:rsidDel="008D6CC0">
                <w:rPr>
                  <w:rFonts w:eastAsia="DengXian"/>
                </w:rPr>
                <w:delText>Number</w:delText>
              </w:r>
            </w:del>
            <w:ins w:id="896"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681676">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681676">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681676">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EA57D09"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048D0">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897" w:author="Gavin Rawson" w:date="2024-07-17T10:16:00Z" w16du:dateUtc="2024-07-17T09:16:00Z">
        <w:r w:rsidR="00B048D0" w:rsidRPr="00B048D0">
          <w:rPr>
            <w:rStyle w:val="Crossreference"/>
            <w:rPrChange w:id="898" w:author="Gavin Rawson" w:date="2024-07-17T10:16:00Z" w16du:dateUtc="2024-07-17T09:16:00Z">
              <w:rPr/>
            </w:rPrChange>
          </w:rPr>
          <w:t>Time formats</w:t>
        </w:r>
      </w:ins>
      <w:del w:id="899"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900" w:name="_Ref160538894"/>
      <w:bookmarkStart w:id="901" w:name="_Ref160538900"/>
      <w:bookmarkStart w:id="902" w:name="_Toc172098942"/>
      <w:r>
        <w:lastRenderedPageBreak/>
        <w:t>Time formats</w:t>
      </w:r>
      <w:bookmarkEnd w:id="900"/>
      <w:bookmarkEnd w:id="901"/>
      <w:bookmarkEnd w:id="902"/>
    </w:p>
    <w:p w14:paraId="435B32B8" w14:textId="5E34CF7C"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903" w:author="Gavin Rawson" w:date="2024-07-17T10:16:00Z" w16du:dateUtc="2024-07-17T09:16:00Z">
        <w:r w:rsidR="00B048D0" w:rsidRPr="00B048D0">
          <w:rPr>
            <w:rStyle w:val="Crossreference"/>
            <w:rPrChange w:id="904" w:author="Gavin Rawson" w:date="2024-07-17T10:16:00Z" w16du:dateUtc="2024-07-17T09:16:00Z">
              <w:rPr/>
            </w:rPrChange>
          </w:rPr>
          <w:t xml:space="preserve">Table </w:t>
        </w:r>
        <w:r w:rsidR="00B048D0" w:rsidRPr="00B048D0">
          <w:rPr>
            <w:rStyle w:val="Crossreference"/>
            <w:rPrChange w:id="905" w:author="Gavin Rawson" w:date="2024-07-17T10:16:00Z" w16du:dateUtc="2024-07-17T09:16:00Z">
              <w:rPr>
                <w:noProof/>
              </w:rPr>
            </w:rPrChange>
          </w:rPr>
          <w:t>5</w:t>
        </w:r>
      </w:ins>
      <w:del w:id="906"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BAAA3FF" w:rsidR="0007620E" w:rsidRPr="00AE3465" w:rsidRDefault="0007620E" w:rsidP="000B4273">
      <w:pPr>
        <w:pStyle w:val="Caption"/>
        <w:keepNext/>
      </w:pPr>
      <w:bookmarkStart w:id="907" w:name="_Ref160532049"/>
      <w:bookmarkStart w:id="908" w:name="_Toc170288644"/>
      <w:r>
        <w:t xml:space="preserve">Table </w:t>
      </w:r>
      <w:r>
        <w:fldChar w:fldCharType="begin"/>
      </w:r>
      <w:r>
        <w:instrText xml:space="preserve"> SEQ Table \* ARABIC </w:instrText>
      </w:r>
      <w:r>
        <w:fldChar w:fldCharType="separate"/>
      </w:r>
      <w:r w:rsidR="00B048D0">
        <w:rPr>
          <w:noProof/>
        </w:rPr>
        <w:t>5</w:t>
      </w:r>
      <w:r>
        <w:rPr>
          <w:noProof/>
        </w:rPr>
        <w:fldChar w:fldCharType="end"/>
      </w:r>
      <w:bookmarkEnd w:id="907"/>
      <w:r w:rsidRPr="00AE3465">
        <w:tab/>
        <w:t>Time formats</w:t>
      </w:r>
      <w:bookmarkEnd w:id="90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681676">
            <w:pPr>
              <w:pStyle w:val="TableText"/>
            </w:pPr>
            <w:r w:rsidRPr="00C16A60">
              <w:t>Absolute time</w:t>
            </w:r>
          </w:p>
        </w:tc>
        <w:tc>
          <w:tcPr>
            <w:tcW w:w="6734" w:type="dxa"/>
            <w:shd w:val="clear" w:color="auto" w:fill="auto"/>
          </w:tcPr>
          <w:p w14:paraId="304A229E" w14:textId="77777777" w:rsidR="0007620E" w:rsidRPr="00524662" w:rsidRDefault="0007620E" w:rsidP="00681676">
            <w:pPr>
              <w:pStyle w:val="TableText"/>
            </w:pPr>
            <w:r w:rsidRPr="00524662">
              <w:t xml:space="preserve">All times are specified in UTC. </w:t>
            </w:r>
          </w:p>
          <w:p w14:paraId="271ED088" w14:textId="4379400E" w:rsidR="0007620E" w:rsidRDefault="0007620E" w:rsidP="00681676">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681676">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681676">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681676">
            <w:pPr>
              <w:pStyle w:val="TableText"/>
            </w:pPr>
            <w:r>
              <w:t>Relative time</w:t>
            </w:r>
          </w:p>
        </w:tc>
        <w:tc>
          <w:tcPr>
            <w:tcW w:w="6734" w:type="dxa"/>
            <w:shd w:val="clear" w:color="auto" w:fill="auto"/>
          </w:tcPr>
          <w:p w14:paraId="45BCFE57" w14:textId="77777777" w:rsidR="0007620E" w:rsidRDefault="0007620E" w:rsidP="00681676">
            <w:pPr>
              <w:pStyle w:val="TableText"/>
            </w:pPr>
            <w:r>
              <w:t>All durations are specified in milliseconds as a number.</w:t>
            </w:r>
          </w:p>
          <w:p w14:paraId="7E7634C1" w14:textId="77777777" w:rsidR="0007620E" w:rsidRPr="008A325B" w:rsidRDefault="0007620E" w:rsidP="00681676">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681676">
            <w:pPr>
              <w:pStyle w:val="TableText"/>
            </w:pPr>
            <w:r>
              <w:t>Weeks</w:t>
            </w:r>
          </w:p>
        </w:tc>
        <w:tc>
          <w:tcPr>
            <w:tcW w:w="6734" w:type="dxa"/>
            <w:shd w:val="clear" w:color="auto" w:fill="auto"/>
          </w:tcPr>
          <w:p w14:paraId="11D94951" w14:textId="77777777" w:rsidR="0007620E" w:rsidRPr="00BB4BBA" w:rsidRDefault="0007620E" w:rsidP="00681676">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909" w:name="_Toc172098943"/>
      <w:r>
        <w:t>Events</w:t>
      </w:r>
      <w:bookmarkEnd w:id="909"/>
    </w:p>
    <w:p w14:paraId="1E9023B2" w14:textId="4260D116"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048D0">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910" w:author="Gavin Rawson" w:date="2024-07-17T10:16:00Z" w16du:dateUtc="2024-07-17T09:16:00Z">
        <w:r w:rsidR="00B048D0" w:rsidRPr="00B048D0">
          <w:rPr>
            <w:rStyle w:val="Crossreference"/>
            <w:rPrChange w:id="911" w:author="Gavin Rawson" w:date="2024-07-17T10:16:00Z" w16du:dateUtc="2024-07-17T09:16:00Z">
              <w:rPr/>
            </w:rPrChange>
          </w:rPr>
          <w:t>Points</w:t>
        </w:r>
      </w:ins>
      <w:del w:id="912"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913" w:name="_Toc172098944"/>
      <w:r>
        <w:t>Actions</w:t>
      </w:r>
      <w:bookmarkEnd w:id="913"/>
    </w:p>
    <w:p w14:paraId="4C058027" w14:textId="7CF15BD6"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914" w:author="Gavin Rawson" w:date="2024-07-17T10:16:00Z" w16du:dateUtc="2024-07-17T09:16:00Z">
        <w:r w:rsidR="00B048D0" w:rsidRPr="00B048D0">
          <w:rPr>
            <w:rStyle w:val="Crossreference"/>
            <w:rPrChange w:id="915" w:author="Gavin Rawson" w:date="2024-07-17T10:16:00Z" w16du:dateUtc="2024-07-17T09:16:00Z">
              <w:rPr/>
            </w:rPrChange>
          </w:rPr>
          <w:t xml:space="preserve">Table </w:t>
        </w:r>
        <w:r w:rsidR="00B048D0" w:rsidRPr="00B048D0">
          <w:rPr>
            <w:rStyle w:val="Crossreference"/>
            <w:rPrChange w:id="916" w:author="Gavin Rawson" w:date="2024-07-17T10:16:00Z" w16du:dateUtc="2024-07-17T09:16:00Z">
              <w:rPr>
                <w:noProof/>
              </w:rPr>
            </w:rPrChange>
          </w:rPr>
          <w:t>6</w:t>
        </w:r>
      </w:ins>
      <w:del w:id="917"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1BD96D9" w:rsidR="00910BE0" w:rsidRDefault="00910BE0" w:rsidP="009F3044">
      <w:pPr>
        <w:pStyle w:val="Caption"/>
      </w:pPr>
      <w:bookmarkStart w:id="918" w:name="_Ref160614062"/>
      <w:bookmarkStart w:id="919" w:name="_Toc170288645"/>
      <w:r>
        <w:t xml:space="preserve">Table </w:t>
      </w:r>
      <w:r>
        <w:fldChar w:fldCharType="begin"/>
      </w:r>
      <w:r>
        <w:instrText xml:space="preserve"> SEQ Table \* ARABIC </w:instrText>
      </w:r>
      <w:r>
        <w:fldChar w:fldCharType="separate"/>
      </w:r>
      <w:r w:rsidR="00B048D0">
        <w:rPr>
          <w:noProof/>
        </w:rPr>
        <w:t>6</w:t>
      </w:r>
      <w:r>
        <w:rPr>
          <w:noProof/>
        </w:rPr>
        <w:fldChar w:fldCharType="end"/>
      </w:r>
      <w:bookmarkEnd w:id="918"/>
      <w:r>
        <w:tab/>
        <w:t>Actions</w:t>
      </w:r>
      <w:bookmarkEnd w:id="91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681676">
            <w:pPr>
              <w:pStyle w:val="TableText"/>
            </w:pPr>
            <w:r w:rsidRPr="00910BE0">
              <w:t>0</w:t>
            </w:r>
          </w:p>
        </w:tc>
        <w:tc>
          <w:tcPr>
            <w:tcW w:w="7863" w:type="dxa"/>
            <w:shd w:val="clear" w:color="auto" w:fill="auto"/>
          </w:tcPr>
          <w:p w14:paraId="4422D1D1" w14:textId="339A099E" w:rsidR="00910BE0" w:rsidRPr="008A325B" w:rsidRDefault="00910BE0" w:rsidP="00681676">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681676">
            <w:pPr>
              <w:pStyle w:val="TableText"/>
            </w:pPr>
            <w:r w:rsidRPr="00910BE0">
              <w:t>1</w:t>
            </w:r>
          </w:p>
        </w:tc>
        <w:tc>
          <w:tcPr>
            <w:tcW w:w="7863" w:type="dxa"/>
            <w:shd w:val="clear" w:color="auto" w:fill="auto"/>
          </w:tcPr>
          <w:p w14:paraId="27D64D8F" w14:textId="4B7EDA72" w:rsidR="00910BE0" w:rsidRPr="008A325B" w:rsidRDefault="00910BE0" w:rsidP="00681676">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681676">
            <w:pPr>
              <w:pStyle w:val="TableText"/>
            </w:pPr>
            <w:r>
              <w:t>2</w:t>
            </w:r>
          </w:p>
        </w:tc>
        <w:tc>
          <w:tcPr>
            <w:tcW w:w="7863" w:type="dxa"/>
            <w:shd w:val="clear" w:color="auto" w:fill="auto"/>
          </w:tcPr>
          <w:p w14:paraId="7BFCE09C" w14:textId="7CE9CA87" w:rsidR="00910BE0" w:rsidRPr="00910BE0" w:rsidRDefault="00910BE0" w:rsidP="00681676">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B9B75B8"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920" w:author="Gavin Rawson" w:date="2024-07-17T10:16:00Z" w16du:dateUtc="2024-07-17T09:16:00Z">
        <w:r w:rsidR="00B048D0" w:rsidRPr="00B048D0">
          <w:rPr>
            <w:rStyle w:val="Crossreference"/>
            <w:rPrChange w:id="921" w:author="Gavin Rawson" w:date="2024-07-17T10:16:00Z" w16du:dateUtc="2024-07-17T09:16:00Z">
              <w:rPr/>
            </w:rPrChange>
          </w:rPr>
          <w:t xml:space="preserve">Table </w:t>
        </w:r>
        <w:r w:rsidR="00B048D0" w:rsidRPr="00B048D0">
          <w:rPr>
            <w:rStyle w:val="Crossreference"/>
            <w:rPrChange w:id="922" w:author="Gavin Rawson" w:date="2024-07-17T10:16:00Z" w16du:dateUtc="2024-07-17T09:16:00Z">
              <w:rPr>
                <w:noProof/>
              </w:rPr>
            </w:rPrChange>
          </w:rPr>
          <w:t>8</w:t>
        </w:r>
      </w:ins>
      <w:del w:id="923"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924" w:name="_Ref160616879"/>
      <w:bookmarkStart w:id="925" w:name="_Toc172098945"/>
      <w:r>
        <w:t>Points</w:t>
      </w:r>
      <w:bookmarkEnd w:id="924"/>
      <w:bookmarkEnd w:id="925"/>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4B808E34"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926" w:author="Gavin Rawson" w:date="2024-07-17T10:16:00Z" w16du:dateUtc="2024-07-17T09:16:00Z">
        <w:r w:rsidR="00B048D0" w:rsidRPr="00B048D0">
          <w:rPr>
            <w:rStyle w:val="Crossreference"/>
            <w:rPrChange w:id="927" w:author="Gavin Rawson" w:date="2024-07-17T10:16:00Z" w16du:dateUtc="2024-07-17T09:16:00Z">
              <w:rPr/>
            </w:rPrChange>
          </w:rPr>
          <w:t xml:space="preserve">Table </w:t>
        </w:r>
        <w:r w:rsidR="00B048D0" w:rsidRPr="00B048D0">
          <w:rPr>
            <w:rStyle w:val="Crossreference"/>
            <w:rPrChange w:id="928" w:author="Gavin Rawson" w:date="2024-07-17T10:16:00Z" w16du:dateUtc="2024-07-17T09:16:00Z">
              <w:rPr>
                <w:noProof/>
              </w:rPr>
            </w:rPrChange>
          </w:rPr>
          <w:t>7</w:t>
        </w:r>
      </w:ins>
      <w:del w:id="929"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2263999B" w:rsidR="00212C02" w:rsidRPr="00212C02" w:rsidRDefault="00BB5A05" w:rsidP="009F3044">
      <w:pPr>
        <w:pStyle w:val="Caption"/>
      </w:pPr>
      <w:bookmarkStart w:id="930" w:name="_Ref161139195"/>
      <w:bookmarkStart w:id="931" w:name="_Toc170288646"/>
      <w:r>
        <w:t xml:space="preserve">Table </w:t>
      </w:r>
      <w:r>
        <w:fldChar w:fldCharType="begin"/>
      </w:r>
      <w:r>
        <w:instrText xml:space="preserve"> SEQ Table \* ARABIC </w:instrText>
      </w:r>
      <w:r>
        <w:fldChar w:fldCharType="separate"/>
      </w:r>
      <w:r w:rsidR="00B048D0">
        <w:rPr>
          <w:noProof/>
        </w:rPr>
        <w:t>7</w:t>
      </w:r>
      <w:r>
        <w:rPr>
          <w:noProof/>
        </w:rPr>
        <w:fldChar w:fldCharType="end"/>
      </w:r>
      <w:bookmarkEnd w:id="930"/>
      <w:r>
        <w:tab/>
      </w:r>
      <w:r w:rsidRPr="00BB5A05">
        <w:t xml:space="preserve">Configuration structure for a </w:t>
      </w:r>
      <w:r w:rsidR="00994C7D">
        <w:t>d</w:t>
      </w:r>
      <w:r w:rsidRPr="00BB5A05">
        <w:t xml:space="preserve">evice </w:t>
      </w:r>
      <w:r w:rsidR="00994C7D">
        <w:t>l</w:t>
      </w:r>
      <w:r w:rsidRPr="00BB5A05">
        <w:t>ink</w:t>
      </w:r>
      <w:bookmarkEnd w:id="93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681676">
            <w:pPr>
              <w:pStyle w:val="TableText"/>
            </w:pPr>
            <w:r>
              <w:t>Device Link Number</w:t>
            </w:r>
          </w:p>
        </w:tc>
        <w:tc>
          <w:tcPr>
            <w:tcW w:w="1566" w:type="dxa"/>
          </w:tcPr>
          <w:p w14:paraId="291F232C" w14:textId="308915DE" w:rsidR="00BB5A05" w:rsidRPr="008A325B" w:rsidRDefault="00BB5A05" w:rsidP="00681676">
            <w:pPr>
              <w:pStyle w:val="TableText"/>
            </w:pPr>
            <w:del w:id="932" w:author="Gavin Rawson" w:date="2024-07-15T07:52:00Z" w16du:dateUtc="2024-07-15T06:52:00Z">
              <w:r w:rsidDel="00BD03DC">
                <w:delText>Number</w:delText>
              </w:r>
            </w:del>
            <w:ins w:id="933" w:author="Gavin Rawson" w:date="2024-07-15T07:52:00Z" w16du:dateUtc="2024-07-15T06:52:00Z">
              <w:r w:rsidR="00BD03DC">
                <w:t>Integer</w:t>
              </w:r>
            </w:ins>
          </w:p>
        </w:tc>
        <w:tc>
          <w:tcPr>
            <w:tcW w:w="1700" w:type="dxa"/>
          </w:tcPr>
          <w:p w14:paraId="2D63A720" w14:textId="79B4F8E6" w:rsidR="00BB5A05" w:rsidRPr="008A325B" w:rsidRDefault="00BB5A05" w:rsidP="00681676">
            <w:pPr>
              <w:pStyle w:val="TableText"/>
            </w:pPr>
            <w:proofErr w:type="spellStart"/>
            <w:r w:rsidRPr="000B1489">
              <w:t>num</w:t>
            </w:r>
            <w:proofErr w:type="spellEnd"/>
          </w:p>
        </w:tc>
        <w:tc>
          <w:tcPr>
            <w:tcW w:w="1417" w:type="dxa"/>
          </w:tcPr>
          <w:p w14:paraId="3DE5E5E6" w14:textId="2EBD923B" w:rsidR="00BB5A05" w:rsidRPr="008A325B" w:rsidRDefault="00BB5A05" w:rsidP="00681676">
            <w:pPr>
              <w:pStyle w:val="TableText"/>
            </w:pPr>
            <w:r>
              <w:t>Yes</w:t>
            </w:r>
          </w:p>
        </w:tc>
        <w:tc>
          <w:tcPr>
            <w:tcW w:w="2552" w:type="dxa"/>
            <w:shd w:val="clear" w:color="auto" w:fill="auto"/>
          </w:tcPr>
          <w:p w14:paraId="37ED784C" w14:textId="399FB2E2" w:rsidR="00BB5A05" w:rsidRPr="008A325B" w:rsidRDefault="00BB5A05" w:rsidP="00681676">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681676">
            <w:pPr>
              <w:pStyle w:val="TableText"/>
            </w:pPr>
            <w:r>
              <w:t>Name</w:t>
            </w:r>
          </w:p>
        </w:tc>
        <w:tc>
          <w:tcPr>
            <w:tcW w:w="1566" w:type="dxa"/>
          </w:tcPr>
          <w:p w14:paraId="349A175D" w14:textId="59ECF114" w:rsidR="00BB5A05" w:rsidRPr="008A325B" w:rsidRDefault="00BB5A05" w:rsidP="00681676">
            <w:pPr>
              <w:pStyle w:val="TableText"/>
            </w:pPr>
            <w:r>
              <w:t>String</w:t>
            </w:r>
          </w:p>
        </w:tc>
        <w:tc>
          <w:tcPr>
            <w:tcW w:w="1700" w:type="dxa"/>
          </w:tcPr>
          <w:p w14:paraId="59084B05" w14:textId="71E97D41" w:rsidR="00BB5A05" w:rsidRPr="008A325B" w:rsidRDefault="00BB5A05" w:rsidP="00681676">
            <w:pPr>
              <w:pStyle w:val="TableText"/>
            </w:pPr>
            <w:r w:rsidRPr="000B1489">
              <w:t>name</w:t>
            </w:r>
          </w:p>
        </w:tc>
        <w:tc>
          <w:tcPr>
            <w:tcW w:w="1417" w:type="dxa"/>
          </w:tcPr>
          <w:p w14:paraId="2FBBF02D" w14:textId="25772385" w:rsidR="00BB5A05" w:rsidRPr="008A325B" w:rsidRDefault="00BB5A05" w:rsidP="00681676">
            <w:pPr>
              <w:pStyle w:val="TableText"/>
            </w:pPr>
            <w:r>
              <w:t>Yes</w:t>
            </w:r>
          </w:p>
        </w:tc>
        <w:tc>
          <w:tcPr>
            <w:tcW w:w="2552" w:type="dxa"/>
            <w:shd w:val="clear" w:color="auto" w:fill="auto"/>
          </w:tcPr>
          <w:p w14:paraId="3287F9C5" w14:textId="53A94585" w:rsidR="00BB5A05" w:rsidRPr="008A325B" w:rsidRDefault="00BB5A05" w:rsidP="00681676">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681676">
            <w:pPr>
              <w:pStyle w:val="TableText"/>
            </w:pPr>
            <w:r>
              <w:t>Device Link Connection String</w:t>
            </w:r>
          </w:p>
        </w:tc>
        <w:tc>
          <w:tcPr>
            <w:tcW w:w="1566" w:type="dxa"/>
          </w:tcPr>
          <w:p w14:paraId="3F0C5D99" w14:textId="4F3FE6A7" w:rsidR="00BB5A05" w:rsidRPr="008A325B" w:rsidRDefault="00BB5A05" w:rsidP="00681676">
            <w:pPr>
              <w:pStyle w:val="TableText"/>
            </w:pPr>
            <w:r>
              <w:t>String</w:t>
            </w:r>
          </w:p>
        </w:tc>
        <w:tc>
          <w:tcPr>
            <w:tcW w:w="1700" w:type="dxa"/>
          </w:tcPr>
          <w:p w14:paraId="586F99B6" w14:textId="6180624B" w:rsidR="00BB5A05" w:rsidRPr="008A325B" w:rsidRDefault="00BB5A05" w:rsidP="00681676">
            <w:pPr>
              <w:pStyle w:val="TableText"/>
            </w:pPr>
            <w:r w:rsidRPr="000B1489">
              <w:t>conn</w:t>
            </w:r>
          </w:p>
        </w:tc>
        <w:tc>
          <w:tcPr>
            <w:tcW w:w="1417" w:type="dxa"/>
          </w:tcPr>
          <w:p w14:paraId="4C68C0DF" w14:textId="1547B7FB" w:rsidR="00BB5A05" w:rsidRPr="008A325B" w:rsidRDefault="00BB5A05" w:rsidP="00681676">
            <w:pPr>
              <w:pStyle w:val="TableText"/>
            </w:pPr>
            <w:r>
              <w:t>No</w:t>
            </w:r>
          </w:p>
        </w:tc>
        <w:tc>
          <w:tcPr>
            <w:tcW w:w="2552" w:type="dxa"/>
            <w:shd w:val="clear" w:color="auto" w:fill="auto"/>
          </w:tcPr>
          <w:p w14:paraId="69BBF81C" w14:textId="7B69DEC3" w:rsidR="00BB5A05" w:rsidRPr="008A325B" w:rsidRDefault="00BB5A05" w:rsidP="00681676">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30FDE7B8"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048D0">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934" w:author="Gavin Rawson" w:date="2024-07-17T10:16:00Z" w16du:dateUtc="2024-07-17T09:16:00Z">
        <w:r w:rsidR="00B048D0" w:rsidRPr="00B048D0">
          <w:rPr>
            <w:rStyle w:val="Crossreference"/>
            <w:rPrChange w:id="935" w:author="Gavin Rawson" w:date="2024-07-17T10:16:00Z" w16du:dateUtc="2024-07-17T09:16:00Z">
              <w:rPr/>
            </w:rPrChange>
          </w:rPr>
          <w:t>Calculated points</w:t>
        </w:r>
      </w:ins>
      <w:del w:id="936"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60C9B0DB"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937" w:author="Gavin Rawson" w:date="2024-07-17T10:16:00Z" w16du:dateUtc="2024-07-17T09:16:00Z">
        <w:r w:rsidR="00B048D0" w:rsidRPr="00B048D0">
          <w:rPr>
            <w:rStyle w:val="Crossreference"/>
            <w:rPrChange w:id="938" w:author="Gavin Rawson" w:date="2024-07-17T10:16:00Z" w16du:dateUtc="2024-07-17T09:16:00Z">
              <w:rPr/>
            </w:rPrChange>
          </w:rPr>
          <w:t xml:space="preserve">Table </w:t>
        </w:r>
        <w:r w:rsidR="00B048D0" w:rsidRPr="00B048D0">
          <w:rPr>
            <w:rStyle w:val="Crossreference"/>
            <w:rPrChange w:id="939" w:author="Gavin Rawson" w:date="2024-07-17T10:16:00Z" w16du:dateUtc="2024-07-17T09:16:00Z">
              <w:rPr>
                <w:noProof/>
              </w:rPr>
            </w:rPrChange>
          </w:rPr>
          <w:t>8</w:t>
        </w:r>
      </w:ins>
      <w:del w:id="940"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465DD98" w:rsidR="009F3044" w:rsidRDefault="009F3044" w:rsidP="00FC378E">
      <w:pPr>
        <w:pStyle w:val="Caption"/>
        <w:keepNext/>
      </w:pPr>
      <w:bookmarkStart w:id="941" w:name="_Ref161048279"/>
      <w:bookmarkStart w:id="942" w:name="_Toc170288647"/>
      <w:r>
        <w:t xml:space="preserve">Table </w:t>
      </w:r>
      <w:r>
        <w:fldChar w:fldCharType="begin"/>
      </w:r>
      <w:r>
        <w:instrText xml:space="preserve"> SEQ Table \* ARABIC </w:instrText>
      </w:r>
      <w:r>
        <w:fldChar w:fldCharType="separate"/>
      </w:r>
      <w:r w:rsidR="00B048D0">
        <w:rPr>
          <w:noProof/>
        </w:rPr>
        <w:t>8</w:t>
      </w:r>
      <w:r>
        <w:rPr>
          <w:noProof/>
        </w:rPr>
        <w:fldChar w:fldCharType="end"/>
      </w:r>
      <w:bookmarkEnd w:id="941"/>
      <w:r>
        <w:tab/>
      </w:r>
      <w:r w:rsidRPr="009F3044">
        <w:t xml:space="preserve">Configuration structure for a </w:t>
      </w:r>
      <w:r w:rsidR="0071041B">
        <w:t>p</w:t>
      </w:r>
      <w:r w:rsidR="004B4EE1">
        <w:t>oint</w:t>
      </w:r>
      <w:bookmarkEnd w:id="942"/>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681676">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681676">
            <w:pPr>
              <w:pStyle w:val="TableText"/>
              <w:rPr>
                <w:rFonts w:eastAsia="DengXian"/>
              </w:rPr>
            </w:pPr>
            <w:del w:id="943" w:author="Gavin Rawson" w:date="2024-07-15T07:54:00Z" w16du:dateUtc="2024-07-15T06:54:00Z">
              <w:r w:rsidRPr="00B50947" w:rsidDel="000F69DF">
                <w:rPr>
                  <w:rFonts w:eastAsia="DengXian"/>
                </w:rPr>
                <w:delText>Number</w:delText>
              </w:r>
            </w:del>
            <w:ins w:id="944"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681676">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681676">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681676">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681676">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681676">
            <w:pPr>
              <w:pStyle w:val="TableText"/>
              <w:rPr>
                <w:rFonts w:eastAsia="DengXian"/>
              </w:rPr>
            </w:pPr>
            <w:del w:id="945" w:author="Gavin Rawson" w:date="2024-07-15T07:54:00Z" w16du:dateUtc="2024-07-15T06:54:00Z">
              <w:r w:rsidRPr="00B50947" w:rsidDel="000F69DF">
                <w:rPr>
                  <w:rFonts w:eastAsia="DengXian"/>
                </w:rPr>
                <w:delText>Number</w:delText>
              </w:r>
            </w:del>
            <w:ins w:id="946"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681676">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681676">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681676">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681676">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681676">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681676">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681676">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681676">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681676">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681676">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681676">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681676">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681676">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681676">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681676">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681676">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681676">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681676">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681676">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681676">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681676">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681676">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681676">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681676">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681676">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681676">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681676">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681676">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681676">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681676">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681676">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681676">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681676">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681676">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681676">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681676">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681676">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681676">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681676">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681676">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681676">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681676">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681676">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681676">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681676">
            <w:pPr>
              <w:pStyle w:val="TableText"/>
              <w:rPr>
                <w:lang w:bidi="he-IL"/>
              </w:rPr>
            </w:pPr>
            <w:r w:rsidRPr="00B50947">
              <w:rPr>
                <w:lang w:bidi="he-IL"/>
              </w:rPr>
              <w:lastRenderedPageBreak/>
              <w:t xml:space="preserve">When </w:t>
            </w:r>
            <w:proofErr w:type="gramStart"/>
            <w:r w:rsidRPr="00B50947">
              <w:rPr>
                <w:lang w:bidi="he-IL"/>
              </w:rPr>
              <w:t>Connected</w:t>
            </w:r>
            <w:proofErr w:type="gramEnd"/>
          </w:p>
        </w:tc>
        <w:tc>
          <w:tcPr>
            <w:tcW w:w="1080" w:type="dxa"/>
            <w:noWrap/>
            <w:hideMark/>
          </w:tcPr>
          <w:p w14:paraId="5B6CD958" w14:textId="26216CD7" w:rsidR="00D359EE" w:rsidRPr="00B50947" w:rsidRDefault="00D359EE" w:rsidP="00681676">
            <w:pPr>
              <w:pStyle w:val="TableText"/>
              <w:rPr>
                <w:lang w:bidi="he-IL"/>
              </w:rPr>
            </w:pPr>
            <w:del w:id="947" w:author="Gavin Rawson" w:date="2024-07-15T07:54:00Z" w16du:dateUtc="2024-07-15T06:54:00Z">
              <w:r w:rsidRPr="00B50947" w:rsidDel="000F69DF">
                <w:rPr>
                  <w:lang w:bidi="he-IL"/>
                </w:rPr>
                <w:delText>number</w:delText>
              </w:r>
            </w:del>
            <w:ins w:id="948"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681676">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681676">
            <w:pPr>
              <w:pStyle w:val="TableText"/>
              <w:rPr>
                <w:lang w:bidi="he-IL"/>
              </w:rPr>
            </w:pPr>
            <w:r w:rsidRPr="00B50947">
              <w:rPr>
                <w:lang w:bidi="he-IL"/>
              </w:rPr>
              <w:t>No</w:t>
            </w:r>
          </w:p>
        </w:tc>
        <w:tc>
          <w:tcPr>
            <w:tcW w:w="3767" w:type="dxa"/>
            <w:noWrap/>
            <w:hideMark/>
          </w:tcPr>
          <w:p w14:paraId="7FC64010" w14:textId="1CE84DFC" w:rsidR="00D359EE" w:rsidRPr="009F3044" w:rsidRDefault="00D359EE" w:rsidP="00681676">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681676">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681676">
            <w:pPr>
              <w:pStyle w:val="TableText"/>
              <w:rPr>
                <w:lang w:bidi="he-IL"/>
              </w:rPr>
            </w:pPr>
            <w:r w:rsidRPr="00B50947">
              <w:rPr>
                <w:lang w:bidi="he-IL"/>
              </w:rPr>
              <w:t xml:space="preserve">When </w:t>
            </w:r>
            <w:proofErr w:type="gramStart"/>
            <w:r w:rsidRPr="00B50947">
              <w:rPr>
                <w:lang w:bidi="he-IL"/>
              </w:rPr>
              <w:t>Online</w:t>
            </w:r>
            <w:proofErr w:type="gramEnd"/>
          </w:p>
        </w:tc>
        <w:tc>
          <w:tcPr>
            <w:tcW w:w="1080" w:type="dxa"/>
            <w:noWrap/>
          </w:tcPr>
          <w:p w14:paraId="66694AD7" w14:textId="33372436" w:rsidR="00D359EE" w:rsidRPr="00B50947" w:rsidRDefault="00F734C0" w:rsidP="00681676">
            <w:pPr>
              <w:pStyle w:val="TableText"/>
              <w:rPr>
                <w:lang w:bidi="he-IL"/>
              </w:rPr>
            </w:pPr>
            <w:ins w:id="949" w:author="Gavin Rawson" w:date="2024-07-16T13:15:00Z" w16du:dateUtc="2024-07-16T12:15:00Z">
              <w:r>
                <w:rPr>
                  <w:lang w:bidi="he-IL"/>
                </w:rPr>
                <w:t>Integer</w:t>
              </w:r>
            </w:ins>
            <w:del w:id="950"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681676">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681676">
            <w:pPr>
              <w:pStyle w:val="TableText"/>
              <w:rPr>
                <w:lang w:bidi="he-IL"/>
              </w:rPr>
            </w:pPr>
            <w:r w:rsidRPr="00B50947">
              <w:rPr>
                <w:lang w:bidi="he-IL"/>
              </w:rPr>
              <w:t>No</w:t>
            </w:r>
          </w:p>
        </w:tc>
        <w:tc>
          <w:tcPr>
            <w:tcW w:w="3767" w:type="dxa"/>
            <w:noWrap/>
          </w:tcPr>
          <w:p w14:paraId="0FFF6DBC" w14:textId="1CC097EC" w:rsidR="00D359EE" w:rsidRPr="00BA7567" w:rsidRDefault="00D359EE" w:rsidP="00681676">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681676">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18A8CC75" w:rsidR="00D359EE" w:rsidRPr="00B50947" w:rsidRDefault="00F734C0" w:rsidP="00681676">
            <w:pPr>
              <w:pStyle w:val="TableText"/>
              <w:rPr>
                <w:lang w:bidi="he-IL"/>
              </w:rPr>
            </w:pPr>
            <w:ins w:id="951" w:author="Gavin Rawson" w:date="2024-07-16T13:15:00Z" w16du:dateUtc="2024-07-16T12:15:00Z">
              <w:r>
                <w:rPr>
                  <w:lang w:bidi="he-IL"/>
                </w:rPr>
                <w:t>Integer</w:t>
              </w:r>
            </w:ins>
            <w:del w:id="952"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681676">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681676">
            <w:pPr>
              <w:pStyle w:val="TableText"/>
              <w:rPr>
                <w:lang w:bidi="he-IL"/>
              </w:rPr>
            </w:pPr>
            <w:r w:rsidRPr="00B50947">
              <w:rPr>
                <w:lang w:bidi="he-IL"/>
              </w:rPr>
              <w:t>No</w:t>
            </w:r>
          </w:p>
        </w:tc>
        <w:tc>
          <w:tcPr>
            <w:tcW w:w="3767" w:type="dxa"/>
            <w:noWrap/>
            <w:hideMark/>
          </w:tcPr>
          <w:p w14:paraId="64A74963" w14:textId="1ABB86B5" w:rsidR="00D359EE" w:rsidRPr="00BA7567" w:rsidRDefault="002677DB" w:rsidP="00681676">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681676">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681676">
            <w:pPr>
              <w:pStyle w:val="TableText"/>
              <w:rPr>
                <w:lang w:bidi="he-IL"/>
              </w:rPr>
            </w:pPr>
            <w:ins w:id="953" w:author="Gavin Rawson" w:date="2024-07-16T13:15:00Z" w16du:dateUtc="2024-07-16T12:15:00Z">
              <w:r>
                <w:rPr>
                  <w:lang w:bidi="he-IL"/>
                </w:rPr>
                <w:t>Integer</w:t>
              </w:r>
            </w:ins>
            <w:del w:id="954"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681676">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681676">
            <w:pPr>
              <w:pStyle w:val="TableText"/>
              <w:rPr>
                <w:lang w:bidi="he-IL"/>
              </w:rPr>
            </w:pPr>
            <w:r w:rsidRPr="00B50947">
              <w:rPr>
                <w:lang w:bidi="he-IL"/>
              </w:rPr>
              <w:t>No</w:t>
            </w:r>
          </w:p>
        </w:tc>
        <w:tc>
          <w:tcPr>
            <w:tcW w:w="3767" w:type="dxa"/>
            <w:noWrap/>
            <w:hideMark/>
          </w:tcPr>
          <w:p w14:paraId="37884FDC" w14:textId="5C922FD6" w:rsidR="00D359EE" w:rsidRPr="00BA7567" w:rsidRDefault="00D359EE" w:rsidP="00681676">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681676">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681676">
            <w:pPr>
              <w:pStyle w:val="TableText"/>
              <w:rPr>
                <w:lang w:bidi="he-IL"/>
              </w:rPr>
            </w:pPr>
            <w:ins w:id="955" w:author="Gavin Rawson" w:date="2024-07-16T13:15:00Z" w16du:dateUtc="2024-07-16T12:15:00Z">
              <w:r>
                <w:rPr>
                  <w:lang w:bidi="he-IL"/>
                </w:rPr>
                <w:t>Integer</w:t>
              </w:r>
            </w:ins>
            <w:del w:id="956"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681676">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681676">
            <w:pPr>
              <w:pStyle w:val="TableText"/>
              <w:rPr>
                <w:lang w:bidi="he-IL"/>
              </w:rPr>
            </w:pPr>
            <w:r w:rsidRPr="00B50947">
              <w:rPr>
                <w:lang w:bidi="he-IL"/>
              </w:rPr>
              <w:t>No</w:t>
            </w:r>
          </w:p>
        </w:tc>
        <w:tc>
          <w:tcPr>
            <w:tcW w:w="3767" w:type="dxa"/>
            <w:noWrap/>
            <w:hideMark/>
          </w:tcPr>
          <w:p w14:paraId="65069323" w14:textId="4D4E2BFB" w:rsidR="00D359EE" w:rsidRPr="00BA7567" w:rsidRDefault="00D359EE" w:rsidP="00681676">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681676">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681676">
            <w:pPr>
              <w:pStyle w:val="TableText"/>
              <w:rPr>
                <w:lang w:bidi="he-IL"/>
              </w:rPr>
            </w:pPr>
            <w:ins w:id="957" w:author="Gavin Rawson" w:date="2024-07-16T13:15:00Z" w16du:dateUtc="2024-07-16T12:15:00Z">
              <w:r>
                <w:rPr>
                  <w:lang w:bidi="he-IL"/>
                </w:rPr>
                <w:t>Integer</w:t>
              </w:r>
            </w:ins>
            <w:del w:id="958"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681676">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681676">
            <w:pPr>
              <w:pStyle w:val="TableText"/>
              <w:rPr>
                <w:lang w:bidi="he-IL"/>
              </w:rPr>
            </w:pPr>
            <w:r w:rsidRPr="00B50947">
              <w:rPr>
                <w:lang w:bidi="he-IL"/>
              </w:rPr>
              <w:t>No</w:t>
            </w:r>
          </w:p>
        </w:tc>
        <w:tc>
          <w:tcPr>
            <w:tcW w:w="3767" w:type="dxa"/>
            <w:noWrap/>
            <w:hideMark/>
          </w:tcPr>
          <w:p w14:paraId="22F081D5" w14:textId="78D522B5" w:rsidR="00D359EE" w:rsidRPr="00BA7567" w:rsidRDefault="00D359EE" w:rsidP="00681676">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681676">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681676">
            <w:pPr>
              <w:pStyle w:val="TableText"/>
              <w:rPr>
                <w:lang w:bidi="he-IL"/>
              </w:rPr>
            </w:pPr>
            <w:ins w:id="959" w:author="Gavin Rawson" w:date="2024-07-16T13:15:00Z" w16du:dateUtc="2024-07-16T12:15:00Z">
              <w:r>
                <w:rPr>
                  <w:lang w:bidi="he-IL"/>
                </w:rPr>
                <w:t>Integer</w:t>
              </w:r>
            </w:ins>
            <w:del w:id="960"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681676">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681676">
            <w:pPr>
              <w:pStyle w:val="TableText"/>
              <w:rPr>
                <w:lang w:bidi="he-IL"/>
              </w:rPr>
            </w:pPr>
            <w:r w:rsidRPr="00B50947">
              <w:rPr>
                <w:lang w:bidi="he-IL"/>
              </w:rPr>
              <w:t>No</w:t>
            </w:r>
          </w:p>
        </w:tc>
        <w:tc>
          <w:tcPr>
            <w:tcW w:w="3767" w:type="dxa"/>
            <w:noWrap/>
            <w:hideMark/>
          </w:tcPr>
          <w:p w14:paraId="7060800B" w14:textId="255430BD" w:rsidR="00D359EE" w:rsidRPr="00BA7567" w:rsidRDefault="00D359EE" w:rsidP="00681676">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681676">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681676">
            <w:pPr>
              <w:pStyle w:val="TableText"/>
              <w:rPr>
                <w:lang w:bidi="he-IL"/>
              </w:rPr>
            </w:pPr>
            <w:ins w:id="961" w:author="Gavin Rawson" w:date="2024-07-16T13:15:00Z" w16du:dateUtc="2024-07-16T12:15:00Z">
              <w:r>
                <w:rPr>
                  <w:lang w:bidi="he-IL"/>
                </w:rPr>
                <w:t>Integer</w:t>
              </w:r>
            </w:ins>
            <w:del w:id="962"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681676">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681676">
            <w:pPr>
              <w:pStyle w:val="TableText"/>
              <w:rPr>
                <w:lang w:bidi="he-IL"/>
              </w:rPr>
            </w:pPr>
            <w:r w:rsidRPr="00B50947">
              <w:rPr>
                <w:lang w:bidi="he-IL"/>
              </w:rPr>
              <w:t>No</w:t>
            </w:r>
          </w:p>
        </w:tc>
        <w:tc>
          <w:tcPr>
            <w:tcW w:w="3767" w:type="dxa"/>
            <w:noWrap/>
            <w:hideMark/>
          </w:tcPr>
          <w:p w14:paraId="367D3D7A" w14:textId="5F1B4206" w:rsidR="00D359EE" w:rsidRPr="00BA7567" w:rsidRDefault="00D359EE" w:rsidP="00681676">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681676">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681676">
            <w:pPr>
              <w:pStyle w:val="TableText"/>
              <w:rPr>
                <w:lang w:bidi="he-IL"/>
              </w:rPr>
            </w:pPr>
            <w:ins w:id="963" w:author="Gavin Rawson" w:date="2024-07-16T13:15:00Z" w16du:dateUtc="2024-07-16T12:15:00Z">
              <w:r>
                <w:rPr>
                  <w:lang w:bidi="he-IL"/>
                </w:rPr>
                <w:t>Integer</w:t>
              </w:r>
            </w:ins>
            <w:del w:id="964"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681676">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681676">
            <w:pPr>
              <w:pStyle w:val="TableText"/>
              <w:rPr>
                <w:lang w:bidi="he-IL"/>
              </w:rPr>
            </w:pPr>
            <w:r w:rsidRPr="00B50947">
              <w:rPr>
                <w:lang w:bidi="he-IL"/>
              </w:rPr>
              <w:t>No</w:t>
            </w:r>
          </w:p>
        </w:tc>
        <w:tc>
          <w:tcPr>
            <w:tcW w:w="3767" w:type="dxa"/>
            <w:noWrap/>
            <w:hideMark/>
          </w:tcPr>
          <w:p w14:paraId="0D4884FE" w14:textId="08280FE4" w:rsidR="00D359EE" w:rsidRPr="00BA7567" w:rsidRDefault="00D359EE" w:rsidP="00681676">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681676">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681676">
            <w:pPr>
              <w:pStyle w:val="TableText"/>
              <w:rPr>
                <w:lang w:bidi="he-IL"/>
              </w:rPr>
            </w:pPr>
            <w:ins w:id="965" w:author="Gavin Rawson" w:date="2024-07-16T13:15:00Z" w16du:dateUtc="2024-07-16T12:15:00Z">
              <w:r>
                <w:rPr>
                  <w:lang w:bidi="he-IL"/>
                </w:rPr>
                <w:t>Integer</w:t>
              </w:r>
            </w:ins>
            <w:del w:id="966"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681676">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681676">
            <w:pPr>
              <w:pStyle w:val="TableText"/>
              <w:rPr>
                <w:lang w:bidi="he-IL"/>
              </w:rPr>
            </w:pPr>
            <w:r w:rsidRPr="00B50947">
              <w:rPr>
                <w:lang w:bidi="he-IL"/>
              </w:rPr>
              <w:t>No</w:t>
            </w:r>
          </w:p>
        </w:tc>
        <w:tc>
          <w:tcPr>
            <w:tcW w:w="3767" w:type="dxa"/>
            <w:noWrap/>
            <w:hideMark/>
          </w:tcPr>
          <w:p w14:paraId="4209A733" w14:textId="0AAFAFDF" w:rsidR="00D359EE" w:rsidRPr="00BA7567" w:rsidRDefault="00D359EE" w:rsidP="00681676">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681676">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56873F70" w:rsidR="00D359EE" w:rsidRPr="00B50947" w:rsidRDefault="00D359EE" w:rsidP="00681676">
            <w:pPr>
              <w:pStyle w:val="TableText"/>
              <w:rPr>
                <w:lang w:bidi="he-IL"/>
              </w:rPr>
            </w:pPr>
            <w:del w:id="967" w:author="Gavin Rawson" w:date="2024-07-15T08:20:00Z" w16du:dateUtc="2024-07-15T07:20:00Z">
              <w:r w:rsidRPr="00B50947" w:rsidDel="00E133CA">
                <w:rPr>
                  <w:lang w:bidi="he-IL"/>
                </w:rPr>
                <w:delText>number</w:delText>
              </w:r>
            </w:del>
            <w:ins w:id="968"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681676">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681676">
            <w:pPr>
              <w:pStyle w:val="TableText"/>
              <w:rPr>
                <w:lang w:bidi="he-IL"/>
              </w:rPr>
            </w:pPr>
            <w:r w:rsidRPr="00B50947">
              <w:rPr>
                <w:lang w:bidi="he-IL"/>
              </w:rPr>
              <w:t>No</w:t>
            </w:r>
          </w:p>
        </w:tc>
        <w:tc>
          <w:tcPr>
            <w:tcW w:w="3767" w:type="dxa"/>
            <w:noWrap/>
            <w:hideMark/>
          </w:tcPr>
          <w:p w14:paraId="4604BCED" w14:textId="37442BC9" w:rsidR="00D359EE" w:rsidRPr="00B50947" w:rsidRDefault="00D359EE" w:rsidP="00681676">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681676">
            <w:pPr>
              <w:pStyle w:val="TableText"/>
              <w:rPr>
                <w:lang w:bidi="he-IL"/>
              </w:rPr>
            </w:pPr>
            <w:r w:rsidRPr="00B50947">
              <w:rPr>
                <w:lang w:bidi="he-IL"/>
              </w:rPr>
              <w:t>Behaviour varies slightly with type:</w:t>
            </w:r>
          </w:p>
          <w:p w14:paraId="67F43843" w14:textId="77777777" w:rsidR="00D359EE" w:rsidRPr="00B50947" w:rsidRDefault="00D359EE" w:rsidP="00681676">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681676">
            <w:pPr>
              <w:pStyle w:val="TableText"/>
              <w:rPr>
                <w:lang w:bidi="he-IL"/>
              </w:rPr>
            </w:pPr>
            <w:r w:rsidRPr="00B50947">
              <w:rPr>
                <w:lang w:bidi="he-IL"/>
              </w:rPr>
              <w:lastRenderedPageBreak/>
              <w:t>Strings can include any change.</w:t>
            </w:r>
          </w:p>
          <w:p w14:paraId="0C9C5F27" w14:textId="4D507C96" w:rsidR="00D359EE" w:rsidRPr="00B50947" w:rsidRDefault="00D359EE" w:rsidP="00681676">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60F0ED77"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69" w:author="Gavin Rawson" w:date="2024-07-17T10:16:00Z" w16du:dateUtc="2024-07-17T09:16:00Z">
        <w:r w:rsidR="00B048D0" w:rsidRPr="00B048D0">
          <w:rPr>
            <w:rStyle w:val="Crossreference"/>
            <w:rPrChange w:id="970" w:author="Gavin Rawson" w:date="2024-07-17T10:16:00Z" w16du:dateUtc="2024-07-17T09:16:00Z">
              <w:rPr/>
            </w:rPrChange>
          </w:rPr>
          <w:t xml:space="preserve">Table </w:t>
        </w:r>
        <w:r w:rsidR="00B048D0" w:rsidRPr="00B048D0">
          <w:rPr>
            <w:rStyle w:val="Crossreference"/>
            <w:rPrChange w:id="971" w:author="Gavin Rawson" w:date="2024-07-17T10:16:00Z" w16du:dateUtc="2024-07-17T09:16:00Z">
              <w:rPr>
                <w:noProof/>
              </w:rPr>
            </w:rPrChange>
          </w:rPr>
          <w:t>9</w:t>
        </w:r>
      </w:ins>
      <w:del w:id="972"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23F67D89" w:rsidR="009F3044" w:rsidRDefault="009F3044" w:rsidP="00896295">
      <w:pPr>
        <w:pStyle w:val="Caption"/>
        <w:keepNext/>
      </w:pPr>
      <w:bookmarkStart w:id="973" w:name="_Ref161149864"/>
      <w:bookmarkStart w:id="974" w:name="_Toc170288648"/>
      <w:r>
        <w:t xml:space="preserve">Table </w:t>
      </w:r>
      <w:r>
        <w:fldChar w:fldCharType="begin"/>
      </w:r>
      <w:r>
        <w:instrText xml:space="preserve"> SEQ Table \* ARABIC </w:instrText>
      </w:r>
      <w:r>
        <w:fldChar w:fldCharType="separate"/>
      </w:r>
      <w:r w:rsidR="00B048D0">
        <w:rPr>
          <w:noProof/>
        </w:rPr>
        <w:t>9</w:t>
      </w:r>
      <w:r>
        <w:rPr>
          <w:noProof/>
        </w:rPr>
        <w:fldChar w:fldCharType="end"/>
      </w:r>
      <w:bookmarkEnd w:id="973"/>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97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681676">
            <w:pPr>
              <w:pStyle w:val="TableText"/>
            </w:pPr>
            <w:r>
              <w:t>Analogue input</w:t>
            </w:r>
          </w:p>
        </w:tc>
        <w:tc>
          <w:tcPr>
            <w:tcW w:w="3260" w:type="dxa"/>
          </w:tcPr>
          <w:p w14:paraId="03144484" w14:textId="1F5AA0A8" w:rsidR="00803AF4" w:rsidRPr="008A325B" w:rsidRDefault="00803AF4" w:rsidP="00681676">
            <w:pPr>
              <w:pStyle w:val="TableText"/>
            </w:pPr>
            <w:r>
              <w:t>analogue</w:t>
            </w:r>
          </w:p>
        </w:tc>
        <w:tc>
          <w:tcPr>
            <w:tcW w:w="2684" w:type="dxa"/>
            <w:shd w:val="clear" w:color="auto" w:fill="auto"/>
          </w:tcPr>
          <w:p w14:paraId="555DAB56" w14:textId="004A2BCC" w:rsidR="00803AF4" w:rsidRPr="008A325B" w:rsidRDefault="00803AF4" w:rsidP="00681676">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681676">
            <w:pPr>
              <w:pStyle w:val="TableText"/>
            </w:pPr>
            <w:r>
              <w:t>Analogue output</w:t>
            </w:r>
          </w:p>
        </w:tc>
        <w:tc>
          <w:tcPr>
            <w:tcW w:w="3260" w:type="dxa"/>
          </w:tcPr>
          <w:p w14:paraId="666313F6" w14:textId="7428C1CA" w:rsidR="00803AF4" w:rsidRPr="008A325B" w:rsidRDefault="00803AF4" w:rsidP="00681676">
            <w:pPr>
              <w:pStyle w:val="TableText"/>
            </w:pPr>
            <w:r>
              <w:t>analogue</w:t>
            </w:r>
          </w:p>
        </w:tc>
        <w:tc>
          <w:tcPr>
            <w:tcW w:w="2684" w:type="dxa"/>
            <w:shd w:val="clear" w:color="auto" w:fill="auto"/>
          </w:tcPr>
          <w:p w14:paraId="07D5B06F" w14:textId="2B85550E" w:rsidR="00803AF4" w:rsidRPr="008A325B" w:rsidRDefault="00803AF4" w:rsidP="00681676">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681676">
            <w:pPr>
              <w:pStyle w:val="TableText"/>
            </w:pPr>
            <w:r>
              <w:t>Binary input</w:t>
            </w:r>
          </w:p>
        </w:tc>
        <w:tc>
          <w:tcPr>
            <w:tcW w:w="3260" w:type="dxa"/>
          </w:tcPr>
          <w:p w14:paraId="137844EB" w14:textId="2E4E5905" w:rsidR="00803AF4" w:rsidRPr="008A325B" w:rsidRDefault="00803AF4" w:rsidP="00681676">
            <w:pPr>
              <w:pStyle w:val="TableText"/>
            </w:pPr>
            <w:r>
              <w:t>binary</w:t>
            </w:r>
          </w:p>
        </w:tc>
        <w:tc>
          <w:tcPr>
            <w:tcW w:w="2684" w:type="dxa"/>
            <w:shd w:val="clear" w:color="auto" w:fill="auto"/>
          </w:tcPr>
          <w:p w14:paraId="16864113" w14:textId="0D4A9D1D" w:rsidR="00803AF4" w:rsidRPr="008A325B" w:rsidRDefault="00803AF4" w:rsidP="00681676">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681676">
            <w:pPr>
              <w:pStyle w:val="TableText"/>
            </w:pPr>
            <w:r>
              <w:t>Binary output</w:t>
            </w:r>
          </w:p>
        </w:tc>
        <w:tc>
          <w:tcPr>
            <w:tcW w:w="3260" w:type="dxa"/>
          </w:tcPr>
          <w:p w14:paraId="6BBB87EC" w14:textId="2059C7B4" w:rsidR="00803AF4" w:rsidRPr="008A325B" w:rsidRDefault="00803AF4" w:rsidP="00681676">
            <w:pPr>
              <w:pStyle w:val="TableText"/>
            </w:pPr>
            <w:r>
              <w:t>binary</w:t>
            </w:r>
          </w:p>
        </w:tc>
        <w:tc>
          <w:tcPr>
            <w:tcW w:w="2684" w:type="dxa"/>
            <w:shd w:val="clear" w:color="auto" w:fill="auto"/>
          </w:tcPr>
          <w:p w14:paraId="373453F8" w14:textId="06FA60A0" w:rsidR="00803AF4" w:rsidRPr="008A325B" w:rsidRDefault="00803AF4" w:rsidP="00681676">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681676">
            <w:pPr>
              <w:pStyle w:val="TableText"/>
            </w:pPr>
            <w:r>
              <w:t>Counter</w:t>
            </w:r>
          </w:p>
        </w:tc>
        <w:tc>
          <w:tcPr>
            <w:tcW w:w="3260" w:type="dxa"/>
          </w:tcPr>
          <w:p w14:paraId="68E36EAD" w14:textId="5B4CAD9E" w:rsidR="00803AF4" w:rsidRPr="008A325B" w:rsidRDefault="00803AF4" w:rsidP="00681676">
            <w:pPr>
              <w:pStyle w:val="TableText"/>
            </w:pPr>
            <w:r>
              <w:t>counter</w:t>
            </w:r>
          </w:p>
        </w:tc>
        <w:tc>
          <w:tcPr>
            <w:tcW w:w="2684" w:type="dxa"/>
            <w:shd w:val="clear" w:color="auto" w:fill="auto"/>
          </w:tcPr>
          <w:p w14:paraId="0FC42310" w14:textId="43E6F816" w:rsidR="00803AF4" w:rsidRPr="008A325B" w:rsidRDefault="00803AF4" w:rsidP="00681676">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681676">
            <w:pPr>
              <w:pStyle w:val="TableText"/>
            </w:pPr>
            <w:r>
              <w:t>String</w:t>
            </w:r>
          </w:p>
        </w:tc>
        <w:tc>
          <w:tcPr>
            <w:tcW w:w="3260" w:type="dxa"/>
          </w:tcPr>
          <w:p w14:paraId="1373238C" w14:textId="3496D36E" w:rsidR="00803AF4" w:rsidRPr="008A325B" w:rsidRDefault="00803AF4" w:rsidP="00681676">
            <w:pPr>
              <w:pStyle w:val="TableText"/>
            </w:pPr>
            <w:r>
              <w:t>string</w:t>
            </w:r>
          </w:p>
        </w:tc>
        <w:tc>
          <w:tcPr>
            <w:tcW w:w="2684" w:type="dxa"/>
            <w:shd w:val="clear" w:color="auto" w:fill="auto"/>
          </w:tcPr>
          <w:p w14:paraId="5B198489" w14:textId="5DE0F5F5" w:rsidR="00803AF4" w:rsidRPr="008A325B" w:rsidRDefault="00803AF4" w:rsidP="00681676">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681676">
            <w:pPr>
              <w:pStyle w:val="TableText"/>
            </w:pPr>
            <w:r>
              <w:t xml:space="preserve">Extended </w:t>
            </w:r>
            <w:r w:rsidR="005425A5">
              <w:t>point</w:t>
            </w:r>
          </w:p>
        </w:tc>
        <w:tc>
          <w:tcPr>
            <w:tcW w:w="3260" w:type="dxa"/>
          </w:tcPr>
          <w:p w14:paraId="5802F5F3" w14:textId="6F7141B9" w:rsidR="00803AF4" w:rsidRPr="008A325B" w:rsidRDefault="00803AF4" w:rsidP="00681676">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681676">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975" w:name="_Toc172098946"/>
      <w:r w:rsidRPr="00982CA0">
        <w:lastRenderedPageBreak/>
        <w:t xml:space="preserve">Point </w:t>
      </w:r>
      <w:r w:rsidR="006B0494" w:rsidRPr="00982CA0">
        <w:t>quality flags</w:t>
      </w:r>
      <w:bookmarkEnd w:id="975"/>
    </w:p>
    <w:p w14:paraId="1020421F" w14:textId="341096D4"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76" w:author="Gavin Rawson" w:date="2024-07-17T10:16:00Z" w16du:dateUtc="2024-07-17T09:16:00Z">
        <w:r w:rsidR="00B048D0" w:rsidRPr="00B048D0">
          <w:rPr>
            <w:rStyle w:val="Crossreference"/>
            <w:rPrChange w:id="977" w:author="Gavin Rawson" w:date="2024-07-17T10:16:00Z" w16du:dateUtc="2024-07-17T09:16:00Z">
              <w:rPr/>
            </w:rPrChange>
          </w:rPr>
          <w:t xml:space="preserve">Table </w:t>
        </w:r>
        <w:r w:rsidR="00B048D0" w:rsidRPr="00B048D0">
          <w:rPr>
            <w:rStyle w:val="Crossreference"/>
            <w:rPrChange w:id="978" w:author="Gavin Rawson" w:date="2024-07-17T10:16:00Z" w16du:dateUtc="2024-07-17T09:16:00Z">
              <w:rPr>
                <w:noProof/>
              </w:rPr>
            </w:rPrChange>
          </w:rPr>
          <w:t>10</w:t>
        </w:r>
      </w:ins>
      <w:del w:id="979"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0D6B2439" w:rsidR="00893D2D" w:rsidRDefault="00893D2D" w:rsidP="00896295">
      <w:pPr>
        <w:pStyle w:val="Caption"/>
        <w:keepNext/>
      </w:pPr>
      <w:bookmarkStart w:id="980" w:name="_Ref161150038"/>
      <w:bookmarkStart w:id="981" w:name="_Toc170288649"/>
      <w:r>
        <w:t xml:space="preserve">Table </w:t>
      </w:r>
      <w:r>
        <w:fldChar w:fldCharType="begin"/>
      </w:r>
      <w:r>
        <w:instrText xml:space="preserve"> SEQ Table \* ARABIC </w:instrText>
      </w:r>
      <w:r>
        <w:fldChar w:fldCharType="separate"/>
      </w:r>
      <w:r w:rsidR="00B048D0">
        <w:rPr>
          <w:noProof/>
        </w:rPr>
        <w:t>10</w:t>
      </w:r>
      <w:r>
        <w:rPr>
          <w:noProof/>
        </w:rPr>
        <w:fldChar w:fldCharType="end"/>
      </w:r>
      <w:bookmarkEnd w:id="980"/>
      <w:r>
        <w:tab/>
      </w:r>
      <w:r w:rsidRPr="00893D2D">
        <w:t xml:space="preserve">Point </w:t>
      </w:r>
      <w:r w:rsidR="000104B4">
        <w:t>q</w:t>
      </w:r>
      <w:r w:rsidRPr="00893D2D">
        <w:t xml:space="preserve">uality </w:t>
      </w:r>
      <w:r w:rsidR="000104B4">
        <w:t>f</w:t>
      </w:r>
      <w:r w:rsidRPr="00893D2D">
        <w:t>lags</w:t>
      </w:r>
      <w:bookmarkEnd w:id="981"/>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681676">
            <w:pPr>
              <w:pStyle w:val="TableText"/>
            </w:pPr>
            <w:r w:rsidRPr="00B97174">
              <w:t>Offline</w:t>
            </w:r>
          </w:p>
        </w:tc>
        <w:tc>
          <w:tcPr>
            <w:tcW w:w="0" w:type="auto"/>
          </w:tcPr>
          <w:p w14:paraId="568C4AB0" w14:textId="77777777" w:rsidR="00B97174" w:rsidRPr="00B50947" w:rsidRDefault="00B97174" w:rsidP="00681676">
            <w:pPr>
              <w:pStyle w:val="TableText"/>
            </w:pPr>
            <w:r w:rsidRPr="00B50947">
              <w:t>0</w:t>
            </w:r>
          </w:p>
        </w:tc>
        <w:tc>
          <w:tcPr>
            <w:tcW w:w="6524" w:type="dxa"/>
          </w:tcPr>
          <w:p w14:paraId="5F1A193A" w14:textId="5B890365" w:rsidR="00B97174" w:rsidRPr="00B97174" w:rsidRDefault="00B97174" w:rsidP="00681676">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681676">
            <w:pPr>
              <w:pStyle w:val="TableText"/>
            </w:pPr>
            <w:r w:rsidRPr="00B97174">
              <w:t>Restart</w:t>
            </w:r>
          </w:p>
        </w:tc>
        <w:tc>
          <w:tcPr>
            <w:tcW w:w="0" w:type="auto"/>
          </w:tcPr>
          <w:p w14:paraId="60459797" w14:textId="77777777" w:rsidR="00B97174" w:rsidRPr="00B50947" w:rsidRDefault="00B97174" w:rsidP="00681676">
            <w:pPr>
              <w:pStyle w:val="TableText"/>
            </w:pPr>
            <w:r w:rsidRPr="00B50947">
              <w:t>1</w:t>
            </w:r>
          </w:p>
        </w:tc>
        <w:tc>
          <w:tcPr>
            <w:tcW w:w="6524" w:type="dxa"/>
          </w:tcPr>
          <w:p w14:paraId="68D5729D" w14:textId="6061045A" w:rsidR="00B97174" w:rsidRPr="00B97174" w:rsidRDefault="00B97174" w:rsidP="00681676">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681676">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681676">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681676">
            <w:pPr>
              <w:pStyle w:val="TableText"/>
            </w:pPr>
            <w:r w:rsidRPr="00B97174">
              <w:t>Comms Lost</w:t>
            </w:r>
          </w:p>
        </w:tc>
        <w:tc>
          <w:tcPr>
            <w:tcW w:w="0" w:type="auto"/>
          </w:tcPr>
          <w:p w14:paraId="30F7E4AF" w14:textId="77777777" w:rsidR="00B97174" w:rsidRPr="00B50947" w:rsidRDefault="00B97174" w:rsidP="00681676">
            <w:pPr>
              <w:pStyle w:val="TableText"/>
            </w:pPr>
            <w:r w:rsidRPr="00B50947">
              <w:t>2</w:t>
            </w:r>
          </w:p>
        </w:tc>
        <w:tc>
          <w:tcPr>
            <w:tcW w:w="6524" w:type="dxa"/>
          </w:tcPr>
          <w:p w14:paraId="310CCFE3" w14:textId="44A49AFE" w:rsidR="00B97174" w:rsidRPr="00B97174" w:rsidRDefault="00B97174" w:rsidP="00681676">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681676">
            <w:pPr>
              <w:pStyle w:val="TableText"/>
            </w:pPr>
            <w:r w:rsidRPr="00B97174">
              <w:t>Remote Forced</w:t>
            </w:r>
          </w:p>
        </w:tc>
        <w:tc>
          <w:tcPr>
            <w:tcW w:w="0" w:type="auto"/>
          </w:tcPr>
          <w:p w14:paraId="08FC3101" w14:textId="77777777" w:rsidR="00B97174" w:rsidRPr="00B50947" w:rsidRDefault="00B97174" w:rsidP="00681676">
            <w:pPr>
              <w:pStyle w:val="TableText"/>
            </w:pPr>
            <w:r w:rsidRPr="00B50947">
              <w:t>3</w:t>
            </w:r>
          </w:p>
        </w:tc>
        <w:tc>
          <w:tcPr>
            <w:tcW w:w="6524" w:type="dxa"/>
          </w:tcPr>
          <w:p w14:paraId="4DF0B85F" w14:textId="30202ABC" w:rsidR="00B97174" w:rsidRPr="00B97174" w:rsidRDefault="00B97174" w:rsidP="00681676">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681676">
            <w:pPr>
              <w:pStyle w:val="TableText"/>
            </w:pPr>
            <w:r w:rsidRPr="00B97174">
              <w:t>Local Forced</w:t>
            </w:r>
          </w:p>
        </w:tc>
        <w:tc>
          <w:tcPr>
            <w:tcW w:w="0" w:type="auto"/>
          </w:tcPr>
          <w:p w14:paraId="792EC53E" w14:textId="77777777" w:rsidR="00B97174" w:rsidRPr="00B50947" w:rsidRDefault="00B97174" w:rsidP="00681676">
            <w:pPr>
              <w:pStyle w:val="TableText"/>
            </w:pPr>
            <w:r w:rsidRPr="00B50947">
              <w:t>4</w:t>
            </w:r>
          </w:p>
        </w:tc>
        <w:tc>
          <w:tcPr>
            <w:tcW w:w="6524" w:type="dxa"/>
          </w:tcPr>
          <w:p w14:paraId="1251E193" w14:textId="5A1BCEA6" w:rsidR="00B97174" w:rsidRPr="00B97174" w:rsidRDefault="00B97174" w:rsidP="00681676">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681676">
            <w:pPr>
              <w:pStyle w:val="TableText"/>
            </w:pPr>
            <w:r w:rsidRPr="00B97174">
              <w:t>Chatter</w:t>
            </w:r>
          </w:p>
        </w:tc>
        <w:tc>
          <w:tcPr>
            <w:tcW w:w="0" w:type="auto"/>
          </w:tcPr>
          <w:p w14:paraId="6744AFF0" w14:textId="77777777" w:rsidR="00B97174" w:rsidRPr="00B50947" w:rsidRDefault="00B97174" w:rsidP="00681676">
            <w:pPr>
              <w:pStyle w:val="TableText"/>
            </w:pPr>
            <w:r w:rsidRPr="00B50947">
              <w:t>5</w:t>
            </w:r>
          </w:p>
        </w:tc>
        <w:tc>
          <w:tcPr>
            <w:tcW w:w="6524" w:type="dxa"/>
          </w:tcPr>
          <w:p w14:paraId="511E7688" w14:textId="309A4AC7" w:rsidR="00B97174" w:rsidRPr="00B97174" w:rsidRDefault="008B29E1" w:rsidP="00681676">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681676">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681676">
            <w:pPr>
              <w:pStyle w:val="TableText"/>
            </w:pPr>
            <w:r w:rsidRPr="00B97174">
              <w:t>Range Error</w:t>
            </w:r>
          </w:p>
        </w:tc>
        <w:tc>
          <w:tcPr>
            <w:tcW w:w="0" w:type="auto"/>
          </w:tcPr>
          <w:p w14:paraId="25F2958E" w14:textId="77777777" w:rsidR="00B97174" w:rsidRPr="00B50947" w:rsidRDefault="00B97174" w:rsidP="00681676">
            <w:pPr>
              <w:pStyle w:val="TableText"/>
            </w:pPr>
            <w:r w:rsidRPr="00B50947">
              <w:t>6</w:t>
            </w:r>
          </w:p>
        </w:tc>
        <w:tc>
          <w:tcPr>
            <w:tcW w:w="6524" w:type="dxa"/>
          </w:tcPr>
          <w:p w14:paraId="66604160" w14:textId="742A870A" w:rsidR="00B97174" w:rsidRPr="00B97174" w:rsidRDefault="00B97174" w:rsidP="00681676">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681676">
            <w:pPr>
              <w:pStyle w:val="TableText"/>
            </w:pPr>
            <w:r w:rsidRPr="00B97174">
              <w:t>Discontinuity</w:t>
            </w:r>
          </w:p>
        </w:tc>
        <w:tc>
          <w:tcPr>
            <w:tcW w:w="0" w:type="auto"/>
          </w:tcPr>
          <w:p w14:paraId="379E4CE4" w14:textId="77777777" w:rsidR="00B97174" w:rsidRPr="00B50947" w:rsidRDefault="00B97174" w:rsidP="00681676">
            <w:pPr>
              <w:pStyle w:val="TableText"/>
            </w:pPr>
            <w:r w:rsidRPr="00B50947">
              <w:t>7</w:t>
            </w:r>
          </w:p>
        </w:tc>
        <w:tc>
          <w:tcPr>
            <w:tcW w:w="6524" w:type="dxa"/>
          </w:tcPr>
          <w:p w14:paraId="4EF89DAB" w14:textId="4913B242" w:rsidR="00B97174" w:rsidRPr="00B97174" w:rsidRDefault="00B97174" w:rsidP="00681676">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681676">
            <w:pPr>
              <w:pStyle w:val="TableText"/>
            </w:pPr>
            <w:r w:rsidRPr="00B97174">
              <w:lastRenderedPageBreak/>
              <w:t>Reference Error</w:t>
            </w:r>
          </w:p>
        </w:tc>
        <w:tc>
          <w:tcPr>
            <w:tcW w:w="0" w:type="auto"/>
          </w:tcPr>
          <w:p w14:paraId="0B926ED5" w14:textId="77777777" w:rsidR="00B97174" w:rsidRPr="00B50947" w:rsidRDefault="00B97174" w:rsidP="00681676">
            <w:pPr>
              <w:pStyle w:val="TableText"/>
            </w:pPr>
            <w:r w:rsidRPr="00B50947">
              <w:t>8</w:t>
            </w:r>
          </w:p>
        </w:tc>
        <w:tc>
          <w:tcPr>
            <w:tcW w:w="6524" w:type="dxa"/>
          </w:tcPr>
          <w:p w14:paraId="0BB2A08C" w14:textId="6754C85A" w:rsidR="00B97174" w:rsidRPr="00B97174" w:rsidRDefault="00B97174" w:rsidP="00681676">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681676">
            <w:pPr>
              <w:pStyle w:val="TableText"/>
            </w:pPr>
            <w:r w:rsidRPr="00B97174">
              <w:t>Unable to Read</w:t>
            </w:r>
          </w:p>
        </w:tc>
        <w:tc>
          <w:tcPr>
            <w:tcW w:w="0" w:type="auto"/>
          </w:tcPr>
          <w:p w14:paraId="0BF71B83" w14:textId="77777777" w:rsidR="00B97174" w:rsidRPr="00B50947" w:rsidRDefault="00B97174" w:rsidP="00681676">
            <w:pPr>
              <w:pStyle w:val="TableText"/>
            </w:pPr>
            <w:r w:rsidRPr="00B50947">
              <w:t>9</w:t>
            </w:r>
          </w:p>
        </w:tc>
        <w:tc>
          <w:tcPr>
            <w:tcW w:w="6524" w:type="dxa"/>
          </w:tcPr>
          <w:p w14:paraId="21E7300E" w14:textId="4F1CAF04" w:rsidR="00B97174" w:rsidRPr="00B97174" w:rsidRDefault="00B97174" w:rsidP="00681676">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FD75CC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982" w:author="Gavin Rawson" w:date="2024-07-17T10:16:00Z" w16du:dateUtc="2024-07-17T09:16:00Z">
        <w:r w:rsidR="00B048D0" w:rsidRPr="00B048D0">
          <w:rPr>
            <w:rStyle w:val="Crossreference"/>
            <w:rPrChange w:id="983" w:author="Gavin Rawson" w:date="2024-07-17T10:16:00Z" w16du:dateUtc="2024-07-17T09:16:00Z">
              <w:rPr/>
            </w:rPrChange>
          </w:rPr>
          <w:t xml:space="preserve">Table </w:t>
        </w:r>
        <w:r w:rsidR="00B048D0" w:rsidRPr="00B048D0">
          <w:rPr>
            <w:rStyle w:val="Crossreference"/>
            <w:rPrChange w:id="984" w:author="Gavin Rawson" w:date="2024-07-17T10:16:00Z" w16du:dateUtc="2024-07-17T09:16:00Z">
              <w:rPr>
                <w:noProof/>
              </w:rPr>
            </w:rPrChange>
          </w:rPr>
          <w:t>8</w:t>
        </w:r>
      </w:ins>
      <w:del w:id="985"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986" w:name="_Toc172098947"/>
      <w:r w:rsidRPr="00A513E2">
        <w:t xml:space="preserve">Binary </w:t>
      </w:r>
      <w:r w:rsidR="006B0494" w:rsidRPr="00A513E2">
        <w:t>points</w:t>
      </w:r>
      <w:bookmarkEnd w:id="98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427D755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987" w:author="Gavin Rawson" w:date="2024-07-17T10:16:00Z" w16du:dateUtc="2024-07-17T09:16:00Z">
        <w:r w:rsidR="00B048D0" w:rsidRPr="00B048D0">
          <w:rPr>
            <w:rStyle w:val="Crossreference"/>
            <w:rPrChange w:id="988" w:author="Gavin Rawson" w:date="2024-07-17T10:16:00Z" w16du:dateUtc="2024-07-17T09:16:00Z">
              <w:rPr/>
            </w:rPrChange>
          </w:rPr>
          <w:t>Table</w:t>
        </w:r>
        <w:r w:rsidR="00B048D0">
          <w:t xml:space="preserve"> </w:t>
        </w:r>
        <w:r w:rsidR="00B048D0">
          <w:rPr>
            <w:noProof/>
          </w:rPr>
          <w:t>11</w:t>
        </w:r>
      </w:ins>
      <w:del w:id="989"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81BFDE3" w:rsidR="00D014F9" w:rsidRDefault="00D014F9" w:rsidP="00D014F9">
      <w:pPr>
        <w:pStyle w:val="Caption"/>
      </w:pPr>
      <w:bookmarkStart w:id="990" w:name="_Ref161299982"/>
      <w:bookmarkStart w:id="991" w:name="_Toc170288650"/>
      <w:r>
        <w:t xml:space="preserve">Table </w:t>
      </w:r>
      <w:r>
        <w:fldChar w:fldCharType="begin"/>
      </w:r>
      <w:r>
        <w:instrText xml:space="preserve"> SEQ Table \* ARABIC </w:instrText>
      </w:r>
      <w:r>
        <w:fldChar w:fldCharType="separate"/>
      </w:r>
      <w:r w:rsidR="00B048D0">
        <w:rPr>
          <w:noProof/>
        </w:rPr>
        <w:t>11</w:t>
      </w:r>
      <w:r>
        <w:rPr>
          <w:noProof/>
        </w:rPr>
        <w:fldChar w:fldCharType="end"/>
      </w:r>
      <w:bookmarkEnd w:id="990"/>
      <w:r>
        <w:tab/>
        <w:t xml:space="preserve">Configuration structure for a binary </w:t>
      </w:r>
      <w:r w:rsidR="000104B4">
        <w:t>p</w:t>
      </w:r>
      <w:r>
        <w:t>oint</w:t>
      </w:r>
      <w:bookmarkEnd w:id="991"/>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681676">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681676">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681676">
            <w:pPr>
              <w:pStyle w:val="TableText"/>
              <w:rPr>
                <w:lang w:bidi="he-IL"/>
              </w:rPr>
            </w:pPr>
            <w:r w:rsidRPr="00B50947">
              <w:rPr>
                <w:lang w:bidi="he-IL"/>
              </w:rPr>
              <w:t>Yes</w:t>
            </w:r>
          </w:p>
        </w:tc>
        <w:tc>
          <w:tcPr>
            <w:tcW w:w="4113" w:type="dxa"/>
            <w:noWrap/>
            <w:hideMark/>
          </w:tcPr>
          <w:p w14:paraId="13C744FE" w14:textId="32EB66F5" w:rsidR="00D014F9" w:rsidRPr="00B50947" w:rsidRDefault="00D014F9" w:rsidP="00681676">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681676">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681676">
            <w:pPr>
              <w:pStyle w:val="TableText"/>
              <w:rPr>
                <w:lang w:bidi="he-IL"/>
              </w:rPr>
            </w:pPr>
            <w:r w:rsidRPr="00B50947">
              <w:rPr>
                <w:lang w:bidi="he-IL"/>
              </w:rPr>
              <w:t>string</w:t>
            </w:r>
          </w:p>
        </w:tc>
        <w:tc>
          <w:tcPr>
            <w:tcW w:w="1530" w:type="dxa"/>
            <w:noWrap/>
          </w:tcPr>
          <w:p w14:paraId="48BA3396" w14:textId="77777777" w:rsidR="00D014F9" w:rsidRPr="00B50947" w:rsidRDefault="00D014F9" w:rsidP="00681676">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681676">
            <w:pPr>
              <w:pStyle w:val="TableText"/>
              <w:rPr>
                <w:lang w:bidi="he-IL"/>
              </w:rPr>
            </w:pPr>
            <w:r w:rsidRPr="00B50947">
              <w:rPr>
                <w:lang w:bidi="he-IL"/>
              </w:rPr>
              <w:t>Yes</w:t>
            </w:r>
          </w:p>
        </w:tc>
        <w:tc>
          <w:tcPr>
            <w:tcW w:w="4113" w:type="dxa"/>
            <w:noWrap/>
          </w:tcPr>
          <w:p w14:paraId="534608CD" w14:textId="77777777" w:rsidR="00D014F9" w:rsidRPr="00B50947" w:rsidRDefault="00D014F9" w:rsidP="00681676">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681676">
            <w:pPr>
              <w:pStyle w:val="TableText"/>
              <w:rPr>
                <w:lang w:bidi="he-IL"/>
              </w:rPr>
            </w:pPr>
            <w:r w:rsidRPr="00B50947">
              <w:rPr>
                <w:lang w:bidi="he-IL"/>
              </w:rPr>
              <w:t>Bit Count</w:t>
            </w:r>
          </w:p>
        </w:tc>
        <w:tc>
          <w:tcPr>
            <w:tcW w:w="990" w:type="dxa"/>
            <w:noWrap/>
          </w:tcPr>
          <w:p w14:paraId="276660FE" w14:textId="77777777" w:rsidR="00D014F9" w:rsidRPr="00B50947" w:rsidRDefault="00D014F9" w:rsidP="00681676">
            <w:pPr>
              <w:pStyle w:val="TableText"/>
              <w:rPr>
                <w:lang w:bidi="he-IL"/>
              </w:rPr>
            </w:pPr>
            <w:r w:rsidRPr="00B50947">
              <w:rPr>
                <w:lang w:bidi="he-IL"/>
              </w:rPr>
              <w:t>integer</w:t>
            </w:r>
          </w:p>
        </w:tc>
        <w:tc>
          <w:tcPr>
            <w:tcW w:w="1530" w:type="dxa"/>
            <w:noWrap/>
          </w:tcPr>
          <w:p w14:paraId="1DA3B1D7" w14:textId="77777777" w:rsidR="00D014F9" w:rsidRPr="00B50947" w:rsidRDefault="00D014F9" w:rsidP="00681676">
            <w:pPr>
              <w:pStyle w:val="TableText"/>
              <w:rPr>
                <w:lang w:bidi="he-IL"/>
              </w:rPr>
            </w:pPr>
            <w:r w:rsidRPr="00B50947">
              <w:rPr>
                <w:lang w:bidi="he-IL"/>
              </w:rPr>
              <w:t>bits</w:t>
            </w:r>
          </w:p>
        </w:tc>
        <w:tc>
          <w:tcPr>
            <w:tcW w:w="914" w:type="dxa"/>
            <w:noWrap/>
          </w:tcPr>
          <w:p w14:paraId="2BEA419D" w14:textId="77777777" w:rsidR="00D014F9" w:rsidRPr="00B50947" w:rsidRDefault="00D014F9" w:rsidP="00681676">
            <w:pPr>
              <w:pStyle w:val="TableText"/>
              <w:rPr>
                <w:lang w:bidi="he-IL"/>
              </w:rPr>
            </w:pPr>
            <w:r w:rsidRPr="00B50947">
              <w:rPr>
                <w:lang w:bidi="he-IL"/>
              </w:rPr>
              <w:t>No</w:t>
            </w:r>
          </w:p>
        </w:tc>
        <w:tc>
          <w:tcPr>
            <w:tcW w:w="4113" w:type="dxa"/>
            <w:noWrap/>
          </w:tcPr>
          <w:p w14:paraId="54E3DE37" w14:textId="77777777" w:rsidR="00D014F9" w:rsidRPr="00B50947" w:rsidRDefault="00D014F9" w:rsidP="00681676">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681676">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681676">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681676">
            <w:pPr>
              <w:pStyle w:val="TableText"/>
              <w:rPr>
                <w:lang w:bidi="he-IL"/>
              </w:rPr>
            </w:pPr>
            <w:r w:rsidRPr="00B50947">
              <w:rPr>
                <w:lang w:bidi="he-IL"/>
              </w:rPr>
              <w:t>No</w:t>
            </w:r>
          </w:p>
        </w:tc>
        <w:tc>
          <w:tcPr>
            <w:tcW w:w="4113" w:type="dxa"/>
            <w:noWrap/>
            <w:hideMark/>
          </w:tcPr>
          <w:p w14:paraId="74AD462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681676">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681676">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681676">
            <w:pPr>
              <w:pStyle w:val="TableText"/>
              <w:rPr>
                <w:lang w:bidi="he-IL"/>
              </w:rPr>
            </w:pPr>
            <w:r w:rsidRPr="00B50947">
              <w:rPr>
                <w:lang w:bidi="he-IL"/>
              </w:rPr>
              <w:t>No</w:t>
            </w:r>
          </w:p>
        </w:tc>
        <w:tc>
          <w:tcPr>
            <w:tcW w:w="4113" w:type="dxa"/>
            <w:noWrap/>
            <w:hideMark/>
          </w:tcPr>
          <w:p w14:paraId="45F57A6D" w14:textId="0BD98752"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681676">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681676">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681676">
            <w:pPr>
              <w:pStyle w:val="TableText"/>
              <w:rPr>
                <w:lang w:bidi="he-IL"/>
              </w:rPr>
            </w:pPr>
            <w:r w:rsidRPr="00B50947">
              <w:rPr>
                <w:lang w:bidi="he-IL"/>
              </w:rPr>
              <w:t>No</w:t>
            </w:r>
          </w:p>
        </w:tc>
        <w:tc>
          <w:tcPr>
            <w:tcW w:w="4113" w:type="dxa"/>
            <w:noWrap/>
            <w:hideMark/>
          </w:tcPr>
          <w:p w14:paraId="6D186EDB"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681676">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681676">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681676">
            <w:pPr>
              <w:pStyle w:val="TableText"/>
              <w:rPr>
                <w:lang w:bidi="he-IL"/>
              </w:rPr>
            </w:pPr>
            <w:r w:rsidRPr="00B50947">
              <w:rPr>
                <w:lang w:bidi="he-IL"/>
              </w:rPr>
              <w:t>No</w:t>
            </w:r>
          </w:p>
        </w:tc>
        <w:tc>
          <w:tcPr>
            <w:tcW w:w="4113" w:type="dxa"/>
            <w:noWrap/>
            <w:hideMark/>
          </w:tcPr>
          <w:p w14:paraId="4B427364"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681676">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681676">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681676">
            <w:pPr>
              <w:pStyle w:val="TableText"/>
              <w:rPr>
                <w:lang w:bidi="he-IL"/>
              </w:rPr>
            </w:pPr>
            <w:r w:rsidRPr="00B50947">
              <w:rPr>
                <w:lang w:bidi="he-IL"/>
              </w:rPr>
              <w:t>No</w:t>
            </w:r>
          </w:p>
        </w:tc>
        <w:tc>
          <w:tcPr>
            <w:tcW w:w="4113" w:type="dxa"/>
            <w:noWrap/>
            <w:hideMark/>
          </w:tcPr>
          <w:p w14:paraId="3AD91B94" w14:textId="3328FEC0"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681676">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681676">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681676">
            <w:pPr>
              <w:pStyle w:val="TableText"/>
              <w:rPr>
                <w:lang w:bidi="he-IL"/>
              </w:rPr>
            </w:pPr>
            <w:r w:rsidRPr="00B50947">
              <w:rPr>
                <w:lang w:bidi="he-IL"/>
              </w:rPr>
              <w:t>No</w:t>
            </w:r>
          </w:p>
        </w:tc>
        <w:tc>
          <w:tcPr>
            <w:tcW w:w="4113" w:type="dxa"/>
            <w:noWrap/>
            <w:hideMark/>
          </w:tcPr>
          <w:p w14:paraId="30FBF716"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681676">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681676">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681676">
            <w:pPr>
              <w:pStyle w:val="TableText"/>
              <w:rPr>
                <w:lang w:bidi="he-IL"/>
              </w:rPr>
            </w:pPr>
            <w:r w:rsidRPr="00B50947">
              <w:rPr>
                <w:lang w:bidi="he-IL"/>
              </w:rPr>
              <w:t>No</w:t>
            </w:r>
          </w:p>
        </w:tc>
        <w:tc>
          <w:tcPr>
            <w:tcW w:w="4113" w:type="dxa"/>
            <w:noWrap/>
            <w:hideMark/>
          </w:tcPr>
          <w:p w14:paraId="04E9C6F5" w14:textId="77777777" w:rsidR="00D014F9" w:rsidRPr="00B50947" w:rsidRDefault="00D014F9" w:rsidP="00681676">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681676">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681676">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681676">
            <w:pPr>
              <w:pStyle w:val="TableText"/>
              <w:rPr>
                <w:lang w:bidi="he-IL"/>
              </w:rPr>
            </w:pPr>
            <w:r w:rsidRPr="00B50947">
              <w:rPr>
                <w:lang w:bidi="he-IL"/>
              </w:rPr>
              <w:t>No</w:t>
            </w:r>
          </w:p>
        </w:tc>
        <w:tc>
          <w:tcPr>
            <w:tcW w:w="4113" w:type="dxa"/>
            <w:noWrap/>
            <w:hideMark/>
          </w:tcPr>
          <w:p w14:paraId="539FE249" w14:textId="46C1DACD"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681676">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681676">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681676">
            <w:pPr>
              <w:pStyle w:val="TableText"/>
              <w:rPr>
                <w:lang w:bidi="he-IL"/>
              </w:rPr>
            </w:pPr>
            <w:r w:rsidRPr="00B50947">
              <w:rPr>
                <w:lang w:bidi="he-IL"/>
              </w:rPr>
              <w:t>No</w:t>
            </w:r>
          </w:p>
        </w:tc>
        <w:tc>
          <w:tcPr>
            <w:tcW w:w="4113" w:type="dxa"/>
            <w:noWrap/>
            <w:hideMark/>
          </w:tcPr>
          <w:p w14:paraId="7593CA5D"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681676">
            <w:pPr>
              <w:pStyle w:val="TableText"/>
              <w:rPr>
                <w:lang w:bidi="he-IL"/>
              </w:rPr>
            </w:pPr>
            <w:r w:rsidRPr="00B50947">
              <w:rPr>
                <w:lang w:bidi="he-IL"/>
              </w:rPr>
              <w:lastRenderedPageBreak/>
              <w:t>State 3 Action</w:t>
            </w:r>
          </w:p>
        </w:tc>
        <w:tc>
          <w:tcPr>
            <w:tcW w:w="990" w:type="dxa"/>
            <w:noWrap/>
            <w:hideMark/>
          </w:tcPr>
          <w:p w14:paraId="5D60156A"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681676">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681676">
            <w:pPr>
              <w:pStyle w:val="TableText"/>
              <w:rPr>
                <w:lang w:bidi="he-IL"/>
              </w:rPr>
            </w:pPr>
            <w:r w:rsidRPr="00B50947">
              <w:rPr>
                <w:lang w:bidi="he-IL"/>
              </w:rPr>
              <w:t>No</w:t>
            </w:r>
          </w:p>
        </w:tc>
        <w:tc>
          <w:tcPr>
            <w:tcW w:w="4113" w:type="dxa"/>
            <w:noWrap/>
            <w:hideMark/>
          </w:tcPr>
          <w:p w14:paraId="04BEBFE4"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681676">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681676">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681676">
            <w:pPr>
              <w:pStyle w:val="TableText"/>
              <w:rPr>
                <w:lang w:bidi="he-IL"/>
              </w:rPr>
            </w:pPr>
            <w:r w:rsidRPr="00B50947">
              <w:rPr>
                <w:lang w:bidi="he-IL"/>
              </w:rPr>
              <w:t>No</w:t>
            </w:r>
          </w:p>
        </w:tc>
        <w:tc>
          <w:tcPr>
            <w:tcW w:w="4113" w:type="dxa"/>
            <w:noWrap/>
            <w:hideMark/>
          </w:tcPr>
          <w:p w14:paraId="43B83FAD" w14:textId="15F3B627"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681676">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681676">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681676">
            <w:pPr>
              <w:pStyle w:val="TableText"/>
              <w:rPr>
                <w:lang w:bidi="he-IL"/>
              </w:rPr>
            </w:pPr>
            <w:r w:rsidRPr="00B50947">
              <w:rPr>
                <w:lang w:bidi="he-IL"/>
              </w:rPr>
              <w:t>No</w:t>
            </w:r>
          </w:p>
        </w:tc>
        <w:tc>
          <w:tcPr>
            <w:tcW w:w="4113" w:type="dxa"/>
            <w:noWrap/>
            <w:hideMark/>
          </w:tcPr>
          <w:p w14:paraId="5B4119C4"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681676">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681676">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681676">
            <w:pPr>
              <w:pStyle w:val="TableText"/>
              <w:rPr>
                <w:lang w:bidi="he-IL"/>
              </w:rPr>
            </w:pPr>
            <w:r w:rsidRPr="00B50947">
              <w:rPr>
                <w:lang w:bidi="he-IL"/>
              </w:rPr>
              <w:t>No</w:t>
            </w:r>
          </w:p>
        </w:tc>
        <w:tc>
          <w:tcPr>
            <w:tcW w:w="4113" w:type="dxa"/>
            <w:noWrap/>
            <w:hideMark/>
          </w:tcPr>
          <w:p w14:paraId="7BFCF29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681676">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681676">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681676">
            <w:pPr>
              <w:pStyle w:val="TableText"/>
              <w:rPr>
                <w:lang w:bidi="he-IL"/>
              </w:rPr>
            </w:pPr>
            <w:r w:rsidRPr="00B50947">
              <w:rPr>
                <w:lang w:bidi="he-IL"/>
              </w:rPr>
              <w:t>No</w:t>
            </w:r>
          </w:p>
        </w:tc>
        <w:tc>
          <w:tcPr>
            <w:tcW w:w="4113" w:type="dxa"/>
            <w:noWrap/>
            <w:hideMark/>
          </w:tcPr>
          <w:p w14:paraId="6162CB51" w14:textId="419FBB2D"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681676">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681676">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681676">
            <w:pPr>
              <w:pStyle w:val="TableText"/>
              <w:rPr>
                <w:lang w:bidi="he-IL"/>
              </w:rPr>
            </w:pPr>
            <w:r w:rsidRPr="00B50947">
              <w:rPr>
                <w:lang w:bidi="he-IL"/>
              </w:rPr>
              <w:t>No</w:t>
            </w:r>
          </w:p>
        </w:tc>
        <w:tc>
          <w:tcPr>
            <w:tcW w:w="4113" w:type="dxa"/>
            <w:noWrap/>
            <w:hideMark/>
          </w:tcPr>
          <w:p w14:paraId="0A21635D"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681676">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681676">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681676">
            <w:pPr>
              <w:pStyle w:val="TableText"/>
              <w:rPr>
                <w:lang w:bidi="he-IL"/>
              </w:rPr>
            </w:pPr>
            <w:r w:rsidRPr="00B50947">
              <w:rPr>
                <w:lang w:bidi="he-IL"/>
              </w:rPr>
              <w:t>No</w:t>
            </w:r>
          </w:p>
        </w:tc>
        <w:tc>
          <w:tcPr>
            <w:tcW w:w="4113" w:type="dxa"/>
            <w:noWrap/>
            <w:hideMark/>
          </w:tcPr>
          <w:p w14:paraId="3FBC8D52"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681676">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681676">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681676">
            <w:pPr>
              <w:pStyle w:val="TableText"/>
              <w:rPr>
                <w:lang w:bidi="he-IL"/>
              </w:rPr>
            </w:pPr>
            <w:r w:rsidRPr="00B50947">
              <w:rPr>
                <w:lang w:bidi="he-IL"/>
              </w:rPr>
              <w:t>No</w:t>
            </w:r>
          </w:p>
        </w:tc>
        <w:tc>
          <w:tcPr>
            <w:tcW w:w="4113" w:type="dxa"/>
            <w:noWrap/>
            <w:hideMark/>
          </w:tcPr>
          <w:p w14:paraId="35505E3C" w14:textId="27DC925A"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681676">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681676">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681676">
            <w:pPr>
              <w:pStyle w:val="TableText"/>
              <w:rPr>
                <w:lang w:bidi="he-IL"/>
              </w:rPr>
            </w:pPr>
            <w:r w:rsidRPr="00B50947">
              <w:rPr>
                <w:lang w:bidi="he-IL"/>
              </w:rPr>
              <w:t>No</w:t>
            </w:r>
          </w:p>
        </w:tc>
        <w:tc>
          <w:tcPr>
            <w:tcW w:w="4113" w:type="dxa"/>
            <w:noWrap/>
            <w:hideMark/>
          </w:tcPr>
          <w:p w14:paraId="71839B73"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681676">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681676">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681676">
            <w:pPr>
              <w:pStyle w:val="TableText"/>
              <w:rPr>
                <w:lang w:bidi="he-IL"/>
              </w:rPr>
            </w:pPr>
            <w:r w:rsidRPr="00B50947">
              <w:rPr>
                <w:lang w:bidi="he-IL"/>
              </w:rPr>
              <w:t>No</w:t>
            </w:r>
          </w:p>
        </w:tc>
        <w:tc>
          <w:tcPr>
            <w:tcW w:w="4113" w:type="dxa"/>
            <w:noWrap/>
            <w:hideMark/>
          </w:tcPr>
          <w:p w14:paraId="072D6E71"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681676">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681676">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681676">
            <w:pPr>
              <w:pStyle w:val="TableText"/>
              <w:rPr>
                <w:lang w:bidi="he-IL"/>
              </w:rPr>
            </w:pPr>
            <w:r w:rsidRPr="00B50947">
              <w:rPr>
                <w:lang w:bidi="he-IL"/>
              </w:rPr>
              <w:t>No</w:t>
            </w:r>
          </w:p>
        </w:tc>
        <w:tc>
          <w:tcPr>
            <w:tcW w:w="4113" w:type="dxa"/>
            <w:noWrap/>
            <w:hideMark/>
          </w:tcPr>
          <w:p w14:paraId="3F907E00" w14:textId="53E75AD7"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681676">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681676">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681676">
            <w:pPr>
              <w:pStyle w:val="TableText"/>
              <w:rPr>
                <w:lang w:bidi="he-IL"/>
              </w:rPr>
            </w:pPr>
            <w:r w:rsidRPr="00B50947">
              <w:rPr>
                <w:lang w:bidi="he-IL"/>
              </w:rPr>
              <w:t>No</w:t>
            </w:r>
          </w:p>
        </w:tc>
        <w:tc>
          <w:tcPr>
            <w:tcW w:w="4113" w:type="dxa"/>
            <w:noWrap/>
            <w:hideMark/>
          </w:tcPr>
          <w:p w14:paraId="1ED512C6"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681676">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681676">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681676">
            <w:pPr>
              <w:pStyle w:val="TableText"/>
              <w:rPr>
                <w:lang w:bidi="he-IL"/>
              </w:rPr>
            </w:pPr>
            <w:r w:rsidRPr="00B50947">
              <w:rPr>
                <w:lang w:bidi="he-IL"/>
              </w:rPr>
              <w:t>No</w:t>
            </w:r>
          </w:p>
        </w:tc>
        <w:tc>
          <w:tcPr>
            <w:tcW w:w="4113" w:type="dxa"/>
            <w:noWrap/>
            <w:hideMark/>
          </w:tcPr>
          <w:p w14:paraId="298F57C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681676">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681676">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681676">
            <w:pPr>
              <w:pStyle w:val="TableText"/>
              <w:rPr>
                <w:lang w:bidi="he-IL"/>
              </w:rPr>
            </w:pPr>
            <w:r w:rsidRPr="00B50947">
              <w:rPr>
                <w:lang w:bidi="he-IL"/>
              </w:rPr>
              <w:t>No</w:t>
            </w:r>
          </w:p>
        </w:tc>
        <w:tc>
          <w:tcPr>
            <w:tcW w:w="4113" w:type="dxa"/>
            <w:noWrap/>
            <w:hideMark/>
          </w:tcPr>
          <w:p w14:paraId="07A38944" w14:textId="6D94C345"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681676">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681676">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681676">
            <w:pPr>
              <w:pStyle w:val="TableText"/>
              <w:rPr>
                <w:lang w:bidi="he-IL"/>
              </w:rPr>
            </w:pPr>
            <w:r w:rsidRPr="00B50947">
              <w:rPr>
                <w:lang w:bidi="he-IL"/>
              </w:rPr>
              <w:t>No</w:t>
            </w:r>
          </w:p>
        </w:tc>
        <w:tc>
          <w:tcPr>
            <w:tcW w:w="4113" w:type="dxa"/>
            <w:noWrap/>
            <w:hideMark/>
          </w:tcPr>
          <w:p w14:paraId="5D8B7912"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681676">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681676">
            <w:pPr>
              <w:pStyle w:val="TableText"/>
              <w:rPr>
                <w:lang w:bidi="he-IL"/>
              </w:rPr>
            </w:pPr>
            <w:r w:rsidRPr="00B50947">
              <w:rPr>
                <w:lang w:bidi="he-IL"/>
              </w:rPr>
              <w:t>integer</w:t>
            </w:r>
          </w:p>
        </w:tc>
        <w:tc>
          <w:tcPr>
            <w:tcW w:w="1530" w:type="dxa"/>
            <w:noWrap/>
          </w:tcPr>
          <w:p w14:paraId="1AD8F58F" w14:textId="77777777" w:rsidR="00D014F9" w:rsidRPr="00B50947" w:rsidRDefault="00D014F9" w:rsidP="00681676">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681676">
            <w:pPr>
              <w:pStyle w:val="TableText"/>
              <w:rPr>
                <w:lang w:bidi="he-IL"/>
              </w:rPr>
            </w:pPr>
            <w:r w:rsidRPr="00B50947">
              <w:rPr>
                <w:lang w:bidi="he-IL"/>
              </w:rPr>
              <w:t>No</w:t>
            </w:r>
          </w:p>
        </w:tc>
        <w:tc>
          <w:tcPr>
            <w:tcW w:w="4113" w:type="dxa"/>
            <w:noWrap/>
          </w:tcPr>
          <w:p w14:paraId="15AAC9DD" w14:textId="7F140DBF" w:rsidR="00D014F9" w:rsidRPr="00B50947" w:rsidRDefault="00D014F9" w:rsidP="00681676">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681676">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681676">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681676">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681676">
            <w:pPr>
              <w:pStyle w:val="TableText"/>
              <w:rPr>
                <w:lang w:bidi="he-IL"/>
              </w:rPr>
            </w:pPr>
            <w:r w:rsidRPr="00B50947">
              <w:rPr>
                <w:lang w:bidi="he-IL"/>
              </w:rPr>
              <w:t>No</w:t>
            </w:r>
          </w:p>
        </w:tc>
        <w:tc>
          <w:tcPr>
            <w:tcW w:w="4113" w:type="dxa"/>
            <w:noWrap/>
          </w:tcPr>
          <w:p w14:paraId="77CCFD6E" w14:textId="3F6056F1" w:rsidR="00D014F9" w:rsidRPr="00B50947" w:rsidRDefault="00D014F9" w:rsidP="00681676">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AB22646"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992" w:author="Gavin Rawson" w:date="2024-07-17T10:16:00Z" w16du:dateUtc="2024-07-17T09:16:00Z">
        <w:r w:rsidR="00B048D0" w:rsidRPr="00B048D0">
          <w:rPr>
            <w:rStyle w:val="Crossreference"/>
            <w:rPrChange w:id="993" w:author="Gavin Rawson" w:date="2024-07-17T10:16:00Z" w16du:dateUtc="2024-07-17T09:16:00Z">
              <w:rPr/>
            </w:rPrChange>
          </w:rPr>
          <w:t xml:space="preserve">Figure </w:t>
        </w:r>
        <w:r w:rsidR="00B048D0" w:rsidRPr="00B048D0">
          <w:rPr>
            <w:rStyle w:val="Crossreference"/>
            <w:rPrChange w:id="994" w:author="Gavin Rawson" w:date="2024-07-17T10:16:00Z" w16du:dateUtc="2024-07-17T09:16:00Z">
              <w:rPr>
                <w:noProof/>
              </w:rPr>
            </w:rPrChange>
          </w:rPr>
          <w:t>4</w:t>
        </w:r>
      </w:ins>
      <w:del w:id="995"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5EF2134">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3AD7B578" w:rsidR="00A20075" w:rsidRDefault="00A20075" w:rsidP="00A20075">
      <w:pPr>
        <w:pStyle w:val="Caption"/>
      </w:pPr>
      <w:bookmarkStart w:id="996" w:name="_Ref161910224"/>
      <w:bookmarkStart w:id="997" w:name="_Toc170288631"/>
      <w:r>
        <w:t xml:space="preserve">Figure </w:t>
      </w:r>
      <w:r>
        <w:fldChar w:fldCharType="begin"/>
      </w:r>
      <w:r>
        <w:instrText xml:space="preserve"> SEQ Figure \* ARABIC </w:instrText>
      </w:r>
      <w:r>
        <w:fldChar w:fldCharType="separate"/>
      </w:r>
      <w:r w:rsidR="00B048D0">
        <w:rPr>
          <w:noProof/>
        </w:rPr>
        <w:t>4</w:t>
      </w:r>
      <w:r>
        <w:rPr>
          <w:noProof/>
        </w:rPr>
        <w:fldChar w:fldCharType="end"/>
      </w:r>
      <w:bookmarkEnd w:id="996"/>
      <w:r>
        <w:tab/>
      </w:r>
      <w:r w:rsidRPr="00BA7567">
        <w:t>Supported implementation of persistence for binary points</w:t>
      </w:r>
      <w:bookmarkEnd w:id="997"/>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998" w:name="_Toc172098948"/>
      <w:r>
        <w:t xml:space="preserve">Analogue </w:t>
      </w:r>
      <w:r w:rsidR="006B0494">
        <w:t>points</w:t>
      </w:r>
      <w:bookmarkEnd w:id="998"/>
    </w:p>
    <w:p w14:paraId="7B6E8A76" w14:textId="003FCBC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999" w:author="Gavin Rawson" w:date="2024-07-17T10:16:00Z" w16du:dateUtc="2024-07-17T09:16:00Z">
        <w:r w:rsidR="00B048D0" w:rsidRPr="00B048D0">
          <w:rPr>
            <w:rStyle w:val="Crossreference"/>
            <w:rPrChange w:id="1000" w:author="Gavin Rawson" w:date="2024-07-17T10:16:00Z" w16du:dateUtc="2024-07-17T09:16:00Z">
              <w:rPr/>
            </w:rPrChange>
          </w:rPr>
          <w:t xml:space="preserve">Table </w:t>
        </w:r>
        <w:r w:rsidR="00B048D0" w:rsidRPr="00B048D0">
          <w:rPr>
            <w:rStyle w:val="Crossreference"/>
            <w:rPrChange w:id="1001" w:author="Gavin Rawson" w:date="2024-07-17T10:16:00Z" w16du:dateUtc="2024-07-17T09:16:00Z">
              <w:rPr>
                <w:noProof/>
              </w:rPr>
            </w:rPrChange>
          </w:rPr>
          <w:t>12</w:t>
        </w:r>
      </w:ins>
      <w:del w:id="1002"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A3443FC" w:rsidR="00A20075" w:rsidRDefault="00A20075" w:rsidP="00A20075">
      <w:pPr>
        <w:pStyle w:val="Caption"/>
      </w:pPr>
      <w:bookmarkStart w:id="1003" w:name="_Ref161301633"/>
      <w:bookmarkStart w:id="1004" w:name="_Toc170288651"/>
      <w:r>
        <w:t xml:space="preserve">Table </w:t>
      </w:r>
      <w:r>
        <w:fldChar w:fldCharType="begin"/>
      </w:r>
      <w:r>
        <w:instrText xml:space="preserve"> SEQ Table \* ARABIC </w:instrText>
      </w:r>
      <w:r>
        <w:fldChar w:fldCharType="separate"/>
      </w:r>
      <w:r w:rsidR="00B048D0">
        <w:rPr>
          <w:noProof/>
        </w:rPr>
        <w:t>12</w:t>
      </w:r>
      <w:r>
        <w:rPr>
          <w:noProof/>
        </w:rPr>
        <w:fldChar w:fldCharType="end"/>
      </w:r>
      <w:bookmarkEnd w:id="1003"/>
      <w:r>
        <w:tab/>
      </w:r>
      <w:r w:rsidRPr="00A20075">
        <w:t>Configuration structure for a</w:t>
      </w:r>
      <w:r>
        <w:t>n</w:t>
      </w:r>
      <w:r w:rsidRPr="00A20075">
        <w:t xml:space="preserve"> </w:t>
      </w:r>
      <w:r>
        <w:t>analogue</w:t>
      </w:r>
      <w:r w:rsidRPr="00A20075">
        <w:t xml:space="preserve"> </w:t>
      </w:r>
      <w:r w:rsidR="00B445A6">
        <w:t>p</w:t>
      </w:r>
      <w:r w:rsidRPr="00A20075">
        <w:t>oint</w:t>
      </w:r>
      <w:bookmarkEnd w:id="1004"/>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681676">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681676">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681676">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681676">
            <w:pPr>
              <w:pStyle w:val="TableText"/>
              <w:rPr>
                <w:lang w:bidi="he-IL"/>
              </w:rPr>
            </w:pPr>
            <w:r w:rsidRPr="00B50947">
              <w:rPr>
                <w:lang w:bidi="he-IL"/>
              </w:rPr>
              <w:t>Yes</w:t>
            </w:r>
          </w:p>
        </w:tc>
        <w:tc>
          <w:tcPr>
            <w:tcW w:w="4037" w:type="dxa"/>
            <w:noWrap/>
            <w:hideMark/>
          </w:tcPr>
          <w:p w14:paraId="2ADC2CA7" w14:textId="44308B2C" w:rsidR="00D271BA" w:rsidRPr="00B50947" w:rsidRDefault="00D271BA" w:rsidP="00681676">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681676">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681676">
            <w:pPr>
              <w:pStyle w:val="TableText"/>
              <w:rPr>
                <w:lang w:bidi="he-IL"/>
              </w:rPr>
            </w:pPr>
            <w:r w:rsidRPr="00B50947">
              <w:rPr>
                <w:lang w:bidi="he-IL"/>
              </w:rPr>
              <w:t>string</w:t>
            </w:r>
          </w:p>
        </w:tc>
        <w:tc>
          <w:tcPr>
            <w:tcW w:w="1446" w:type="dxa"/>
            <w:noWrap/>
          </w:tcPr>
          <w:p w14:paraId="6D6B5EF3" w14:textId="77777777" w:rsidR="00D271BA" w:rsidRPr="00B50947" w:rsidRDefault="00D271BA" w:rsidP="00681676">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681676">
            <w:pPr>
              <w:pStyle w:val="TableText"/>
              <w:rPr>
                <w:lang w:bidi="he-IL"/>
              </w:rPr>
            </w:pPr>
            <w:r w:rsidRPr="00B50947">
              <w:rPr>
                <w:lang w:bidi="he-IL"/>
              </w:rPr>
              <w:t>Yes</w:t>
            </w:r>
          </w:p>
        </w:tc>
        <w:tc>
          <w:tcPr>
            <w:tcW w:w="4037" w:type="dxa"/>
            <w:noWrap/>
          </w:tcPr>
          <w:p w14:paraId="1CD2E670" w14:textId="77777777" w:rsidR="00D271BA" w:rsidRPr="00B50947" w:rsidRDefault="00D271BA" w:rsidP="00681676">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681676">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681676">
            <w:pPr>
              <w:pStyle w:val="TableText"/>
              <w:rPr>
                <w:lang w:bidi="he-IL"/>
              </w:rPr>
            </w:pPr>
            <w:del w:id="1005" w:author="Gavin Rawson" w:date="2024-07-15T08:21:00Z" w16du:dateUtc="2024-07-15T07:21:00Z">
              <w:r w:rsidRPr="00B50947" w:rsidDel="00FC79DC">
                <w:rPr>
                  <w:lang w:bidi="he-IL"/>
                </w:rPr>
                <w:delText>number</w:delText>
              </w:r>
            </w:del>
            <w:ins w:id="1006"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681676">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681676">
            <w:pPr>
              <w:pStyle w:val="TableText"/>
              <w:rPr>
                <w:lang w:bidi="he-IL"/>
              </w:rPr>
            </w:pPr>
            <w:r w:rsidRPr="00B50947">
              <w:rPr>
                <w:lang w:bidi="he-IL"/>
              </w:rPr>
              <w:t>No</w:t>
            </w:r>
          </w:p>
        </w:tc>
        <w:tc>
          <w:tcPr>
            <w:tcW w:w="4037" w:type="dxa"/>
            <w:noWrap/>
            <w:hideMark/>
          </w:tcPr>
          <w:p w14:paraId="0CD0CFE0" w14:textId="1557FF5D" w:rsidR="00D271BA" w:rsidRPr="00B50947" w:rsidRDefault="00D271BA" w:rsidP="00681676">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681676">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681676">
            <w:pPr>
              <w:pStyle w:val="TableText"/>
              <w:rPr>
                <w:lang w:bidi="he-IL"/>
              </w:rPr>
            </w:pPr>
            <w:del w:id="1007" w:author="Gavin Rawson" w:date="2024-07-15T08:21:00Z" w16du:dateUtc="2024-07-15T07:21:00Z">
              <w:r w:rsidRPr="00B50947" w:rsidDel="00FC79DC">
                <w:rPr>
                  <w:lang w:bidi="he-IL"/>
                </w:rPr>
                <w:delText>number</w:delText>
              </w:r>
            </w:del>
            <w:ins w:id="1008"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681676">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681676">
            <w:pPr>
              <w:pStyle w:val="TableText"/>
              <w:rPr>
                <w:lang w:bidi="he-IL"/>
              </w:rPr>
            </w:pPr>
            <w:r w:rsidRPr="00B50947">
              <w:rPr>
                <w:lang w:bidi="he-IL"/>
              </w:rPr>
              <w:t>No</w:t>
            </w:r>
          </w:p>
        </w:tc>
        <w:tc>
          <w:tcPr>
            <w:tcW w:w="4037" w:type="dxa"/>
            <w:noWrap/>
            <w:hideMark/>
          </w:tcPr>
          <w:p w14:paraId="0FCC176C" w14:textId="77777777" w:rsidR="00D271BA" w:rsidRPr="00B50947" w:rsidRDefault="00D271BA" w:rsidP="00681676">
            <w:pPr>
              <w:pStyle w:val="TableText"/>
              <w:rPr>
                <w:lang w:bidi="he-IL"/>
              </w:rPr>
            </w:pPr>
            <w:r w:rsidRPr="00B50947">
              <w:rPr>
                <w:lang w:bidi="he-IL"/>
              </w:rPr>
              <w:t xml:space="preserve">Raw scale 2 is the second raw value for the scaling (e.g. higher or </w:t>
            </w:r>
            <w:proofErr w:type="gramStart"/>
            <w:r w:rsidRPr="00B50947">
              <w:rPr>
                <w:lang w:bidi="he-IL"/>
              </w:rPr>
              <w:t>full scale</w:t>
            </w:r>
            <w:proofErr w:type="gramEnd"/>
            <w:r w:rsidRPr="00B50947">
              <w:rPr>
                <w:lang w:bidi="he-IL"/>
              </w:rPr>
              <w:t xml:space="preserv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681676">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681676">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681676">
            <w:pPr>
              <w:pStyle w:val="TableText"/>
              <w:rPr>
                <w:lang w:bidi="he-IL"/>
              </w:rPr>
            </w:pPr>
            <w:r w:rsidRPr="00B50947">
              <w:rPr>
                <w:lang w:bidi="he-IL"/>
              </w:rPr>
              <w:t>No</w:t>
            </w:r>
          </w:p>
        </w:tc>
        <w:tc>
          <w:tcPr>
            <w:tcW w:w="4037" w:type="dxa"/>
            <w:noWrap/>
            <w:hideMark/>
          </w:tcPr>
          <w:p w14:paraId="3500CC81" w14:textId="517D3445" w:rsidR="00D271BA" w:rsidRPr="00B50947" w:rsidRDefault="00D271BA" w:rsidP="00681676">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681676">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681676">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681676">
            <w:pPr>
              <w:pStyle w:val="TableText"/>
              <w:rPr>
                <w:lang w:bidi="he-IL"/>
              </w:rPr>
            </w:pPr>
            <w:r w:rsidRPr="00B50947">
              <w:rPr>
                <w:lang w:bidi="he-IL"/>
              </w:rPr>
              <w:t>No</w:t>
            </w:r>
          </w:p>
        </w:tc>
        <w:tc>
          <w:tcPr>
            <w:tcW w:w="4037" w:type="dxa"/>
            <w:noWrap/>
            <w:hideMark/>
          </w:tcPr>
          <w:p w14:paraId="3C7E6C44" w14:textId="77777777" w:rsidR="00D271BA" w:rsidRPr="00B50947" w:rsidRDefault="00D271BA" w:rsidP="00681676">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681676">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681676">
            <w:pPr>
              <w:pStyle w:val="TableText"/>
              <w:rPr>
                <w:lang w:bidi="he-IL"/>
              </w:rPr>
            </w:pPr>
            <w:r w:rsidRPr="00B50947">
              <w:rPr>
                <w:lang w:bidi="he-IL"/>
              </w:rPr>
              <w:t>min</w:t>
            </w:r>
          </w:p>
        </w:tc>
        <w:tc>
          <w:tcPr>
            <w:tcW w:w="900" w:type="dxa"/>
            <w:noWrap/>
            <w:hideMark/>
          </w:tcPr>
          <w:p w14:paraId="0CBDB9C4" w14:textId="77777777" w:rsidR="00D271BA" w:rsidRPr="00B50947" w:rsidRDefault="00D271BA" w:rsidP="00681676">
            <w:pPr>
              <w:pStyle w:val="TableText"/>
              <w:rPr>
                <w:lang w:bidi="he-IL"/>
              </w:rPr>
            </w:pPr>
            <w:r w:rsidRPr="00B50947">
              <w:rPr>
                <w:lang w:bidi="he-IL"/>
              </w:rPr>
              <w:t>No</w:t>
            </w:r>
          </w:p>
        </w:tc>
        <w:tc>
          <w:tcPr>
            <w:tcW w:w="4037" w:type="dxa"/>
            <w:noWrap/>
            <w:hideMark/>
          </w:tcPr>
          <w:p w14:paraId="658C5876" w14:textId="77777777" w:rsidR="00D271BA" w:rsidRPr="00B50947" w:rsidRDefault="00D271BA" w:rsidP="00681676">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681676">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681676">
            <w:pPr>
              <w:pStyle w:val="TableText"/>
              <w:rPr>
                <w:lang w:bidi="he-IL"/>
              </w:rPr>
            </w:pPr>
            <w:r w:rsidRPr="00B50947">
              <w:rPr>
                <w:lang w:bidi="he-IL"/>
              </w:rPr>
              <w:t>max</w:t>
            </w:r>
          </w:p>
        </w:tc>
        <w:tc>
          <w:tcPr>
            <w:tcW w:w="900" w:type="dxa"/>
            <w:noWrap/>
            <w:hideMark/>
          </w:tcPr>
          <w:p w14:paraId="249CB283" w14:textId="77777777" w:rsidR="00D271BA" w:rsidRPr="00B50947" w:rsidRDefault="00D271BA" w:rsidP="00681676">
            <w:pPr>
              <w:pStyle w:val="TableText"/>
              <w:rPr>
                <w:lang w:bidi="he-IL"/>
              </w:rPr>
            </w:pPr>
            <w:r w:rsidRPr="00B50947">
              <w:rPr>
                <w:lang w:bidi="he-IL"/>
              </w:rPr>
              <w:t>No</w:t>
            </w:r>
          </w:p>
        </w:tc>
        <w:tc>
          <w:tcPr>
            <w:tcW w:w="4037" w:type="dxa"/>
            <w:noWrap/>
            <w:hideMark/>
          </w:tcPr>
          <w:p w14:paraId="2A7915FF" w14:textId="77777777" w:rsidR="00D271BA" w:rsidRPr="00B50947" w:rsidRDefault="00D271BA" w:rsidP="00681676">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681676">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681676">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681676">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681676">
            <w:pPr>
              <w:pStyle w:val="TableText"/>
              <w:rPr>
                <w:lang w:bidi="he-IL"/>
              </w:rPr>
            </w:pPr>
            <w:r w:rsidRPr="00B50947">
              <w:rPr>
                <w:lang w:bidi="he-IL"/>
              </w:rPr>
              <w:t>No</w:t>
            </w:r>
          </w:p>
        </w:tc>
        <w:tc>
          <w:tcPr>
            <w:tcW w:w="4037" w:type="dxa"/>
            <w:noWrap/>
            <w:hideMark/>
          </w:tcPr>
          <w:p w14:paraId="7C3BD67E" w14:textId="6BEC473C" w:rsidR="00D271BA" w:rsidRPr="00B50947" w:rsidRDefault="00D271BA" w:rsidP="00681676">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681676">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681676">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681676">
            <w:pPr>
              <w:pStyle w:val="TableText"/>
              <w:rPr>
                <w:lang w:bidi="he-IL"/>
              </w:rPr>
            </w:pPr>
            <w:r w:rsidRPr="00B50947">
              <w:rPr>
                <w:lang w:bidi="he-IL"/>
              </w:rPr>
              <w:t>No</w:t>
            </w:r>
          </w:p>
        </w:tc>
        <w:tc>
          <w:tcPr>
            <w:tcW w:w="4037" w:type="dxa"/>
            <w:noWrap/>
            <w:hideMark/>
          </w:tcPr>
          <w:p w14:paraId="7215B6F9" w14:textId="6275A854" w:rsidR="00D271BA" w:rsidRPr="00B50947" w:rsidRDefault="00D271BA" w:rsidP="00681676">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74D97742"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009" w:author="Gavin Rawson" w:date="2024-07-17T10:16:00Z" w16du:dateUtc="2024-07-17T09:16:00Z">
        <w:r w:rsidR="00B048D0" w:rsidRPr="00B048D0">
          <w:rPr>
            <w:rStyle w:val="Crossreference"/>
            <w:rPrChange w:id="1010" w:author="Gavin Rawson" w:date="2024-07-17T10:16:00Z" w16du:dateUtc="2024-07-17T09:16:00Z">
              <w:rPr/>
            </w:rPrChange>
          </w:rPr>
          <w:t xml:space="preserve">Figure </w:t>
        </w:r>
        <w:r w:rsidR="00B048D0" w:rsidRPr="00B048D0">
          <w:rPr>
            <w:rStyle w:val="Crossreference"/>
            <w:rPrChange w:id="1011" w:author="Gavin Rawson" w:date="2024-07-17T10:16:00Z" w16du:dateUtc="2024-07-17T09:16:00Z">
              <w:rPr>
                <w:noProof/>
              </w:rPr>
            </w:rPrChange>
          </w:rPr>
          <w:t>5</w:t>
        </w:r>
      </w:ins>
      <w:del w:id="1012"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2F3CCAD" w:rsidR="00C71A0E" w:rsidRDefault="00C71A0E" w:rsidP="00C71A0E">
      <w:pPr>
        <w:pStyle w:val="Caption"/>
      </w:pPr>
      <w:bookmarkStart w:id="1013" w:name="_Ref161302842"/>
      <w:bookmarkStart w:id="1014" w:name="_Toc170288632"/>
      <w:r>
        <w:t xml:space="preserve">Figure </w:t>
      </w:r>
      <w:r>
        <w:fldChar w:fldCharType="begin"/>
      </w:r>
      <w:r>
        <w:instrText xml:space="preserve"> SEQ Figure \* ARABIC </w:instrText>
      </w:r>
      <w:r>
        <w:fldChar w:fldCharType="separate"/>
      </w:r>
      <w:r w:rsidR="00B048D0">
        <w:rPr>
          <w:noProof/>
        </w:rPr>
        <w:t>5</w:t>
      </w:r>
      <w:r>
        <w:rPr>
          <w:noProof/>
        </w:rPr>
        <w:fldChar w:fldCharType="end"/>
      </w:r>
      <w:bookmarkEnd w:id="1013"/>
      <w:r>
        <w:tab/>
        <w:t>Analogue scaling</w:t>
      </w:r>
      <w:bookmarkEnd w:id="1014"/>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EEC567D"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015" w:author="Gavin Rawson" w:date="2024-07-17T10:16:00Z" w16du:dateUtc="2024-07-17T09:16:00Z">
        <w:r w:rsidR="00B048D0" w:rsidRPr="00B048D0">
          <w:rPr>
            <w:rStyle w:val="Crossreference"/>
            <w:rPrChange w:id="1016" w:author="Gavin Rawson" w:date="2024-07-17T10:16:00Z" w16du:dateUtc="2024-07-17T09:16:00Z">
              <w:rPr/>
            </w:rPrChange>
          </w:rPr>
          <w:t xml:space="preserve">Table </w:t>
        </w:r>
        <w:r w:rsidR="00B048D0" w:rsidRPr="00B048D0">
          <w:rPr>
            <w:rStyle w:val="Crossreference"/>
            <w:rPrChange w:id="1017" w:author="Gavin Rawson" w:date="2024-07-17T10:16:00Z" w16du:dateUtc="2024-07-17T09:16:00Z">
              <w:rPr>
                <w:noProof/>
              </w:rPr>
            </w:rPrChange>
          </w:rPr>
          <w:t>13</w:t>
        </w:r>
      </w:ins>
      <w:del w:id="1018"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7A0B483" w:rsidR="00740693" w:rsidRDefault="007D285E" w:rsidP="007D285E">
      <w:pPr>
        <w:pStyle w:val="Caption"/>
      </w:pPr>
      <w:bookmarkStart w:id="1019" w:name="_Ref161304973"/>
      <w:bookmarkStart w:id="1020" w:name="_Toc170288652"/>
      <w:r>
        <w:t xml:space="preserve">Table </w:t>
      </w:r>
      <w:r>
        <w:fldChar w:fldCharType="begin"/>
      </w:r>
      <w:r>
        <w:instrText xml:space="preserve"> SEQ Table \* ARABIC </w:instrText>
      </w:r>
      <w:r>
        <w:fldChar w:fldCharType="separate"/>
      </w:r>
      <w:r w:rsidR="00B048D0">
        <w:rPr>
          <w:noProof/>
        </w:rPr>
        <w:t>13</w:t>
      </w:r>
      <w:r>
        <w:rPr>
          <w:noProof/>
        </w:rPr>
        <w:fldChar w:fldCharType="end"/>
      </w:r>
      <w:bookmarkEnd w:id="1019"/>
      <w:r>
        <w:tab/>
      </w:r>
      <w:r w:rsidRPr="007D285E">
        <w:t xml:space="preserve">Information used in defining significant change for analogue </w:t>
      </w:r>
      <w:r w:rsidR="00676F46">
        <w:t>p</w:t>
      </w:r>
      <w:r w:rsidRPr="007D285E">
        <w:t>oints</w:t>
      </w:r>
      <w:bookmarkEnd w:id="1020"/>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681676">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681676">
            <w:pPr>
              <w:pStyle w:val="TableText"/>
            </w:pPr>
            <w:r w:rsidRPr="00B50947">
              <w:t>Number</w:t>
            </w:r>
          </w:p>
        </w:tc>
        <w:tc>
          <w:tcPr>
            <w:tcW w:w="1427" w:type="dxa"/>
          </w:tcPr>
          <w:p w14:paraId="4A15C9DA" w14:textId="77777777" w:rsidR="007D285E" w:rsidRPr="00B50947" w:rsidRDefault="007D285E" w:rsidP="00681676">
            <w:pPr>
              <w:pStyle w:val="TableText"/>
            </w:pPr>
            <w:r w:rsidRPr="00B50947">
              <w:t>change</w:t>
            </w:r>
          </w:p>
        </w:tc>
        <w:tc>
          <w:tcPr>
            <w:tcW w:w="4084" w:type="dxa"/>
          </w:tcPr>
          <w:p w14:paraId="40ED7D4C" w14:textId="77777777" w:rsidR="007D285E" w:rsidRPr="00B50947" w:rsidRDefault="007D285E" w:rsidP="00681676">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570EE8FC"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048D0">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021" w:author="Gavin Rawson" w:date="2024-07-17T10:16:00Z" w16du:dateUtc="2024-07-17T09:16:00Z">
        <w:r w:rsidR="00B048D0" w:rsidRPr="00B048D0">
          <w:rPr>
            <w:rStyle w:val="Crossreference"/>
            <w:rPrChange w:id="1022" w:author="Gavin Rawson" w:date="2024-07-17T10:16:00Z" w16du:dateUtc="2024-07-17T09:16:00Z">
              <w:rPr/>
            </w:rPrChange>
          </w:rPr>
          <w:t>Points</w:t>
        </w:r>
      </w:ins>
      <w:del w:id="1023"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024" w:name="_Toc172098949"/>
      <w:r>
        <w:t xml:space="preserve">Counter </w:t>
      </w:r>
      <w:r w:rsidR="006B0494">
        <w:t>points</w:t>
      </w:r>
      <w:bookmarkEnd w:id="1024"/>
    </w:p>
    <w:p w14:paraId="7A85E138" w14:textId="42938C5D"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025" w:author="Gavin Rawson" w:date="2024-07-17T10:16:00Z" w16du:dateUtc="2024-07-17T09:16:00Z">
        <w:r w:rsidR="00B048D0" w:rsidRPr="00B048D0">
          <w:rPr>
            <w:rStyle w:val="Crossreference"/>
            <w:rPrChange w:id="1026" w:author="Gavin Rawson" w:date="2024-07-17T10:16:00Z" w16du:dateUtc="2024-07-17T09:16:00Z">
              <w:rPr/>
            </w:rPrChange>
          </w:rPr>
          <w:t xml:space="preserve">Table </w:t>
        </w:r>
        <w:r w:rsidR="00B048D0" w:rsidRPr="00B048D0">
          <w:rPr>
            <w:rStyle w:val="Crossreference"/>
            <w:rPrChange w:id="1027" w:author="Gavin Rawson" w:date="2024-07-17T10:16:00Z" w16du:dateUtc="2024-07-17T09:16:00Z">
              <w:rPr>
                <w:noProof/>
              </w:rPr>
            </w:rPrChange>
          </w:rPr>
          <w:t>14</w:t>
        </w:r>
      </w:ins>
      <w:del w:id="1028"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3CC4396" w:rsidR="007D46B2" w:rsidRDefault="007D46B2" w:rsidP="007D46B2">
      <w:pPr>
        <w:pStyle w:val="Caption"/>
      </w:pPr>
      <w:bookmarkStart w:id="1029" w:name="_Ref161829255"/>
      <w:bookmarkStart w:id="1030" w:name="_Toc170288653"/>
      <w:r>
        <w:t xml:space="preserve">Table </w:t>
      </w:r>
      <w:r>
        <w:fldChar w:fldCharType="begin"/>
      </w:r>
      <w:r>
        <w:instrText xml:space="preserve"> SEQ Table \* ARABIC </w:instrText>
      </w:r>
      <w:r>
        <w:fldChar w:fldCharType="separate"/>
      </w:r>
      <w:r w:rsidR="00B048D0">
        <w:rPr>
          <w:noProof/>
        </w:rPr>
        <w:t>14</w:t>
      </w:r>
      <w:r>
        <w:rPr>
          <w:noProof/>
        </w:rPr>
        <w:fldChar w:fldCharType="end"/>
      </w:r>
      <w:bookmarkEnd w:id="1029"/>
      <w:r>
        <w:tab/>
      </w:r>
      <w:r w:rsidRPr="007D46B2">
        <w:t xml:space="preserve">Information used in counter </w:t>
      </w:r>
      <w:r w:rsidR="00676F46">
        <w:t>p</w:t>
      </w:r>
      <w:r w:rsidRPr="007D46B2">
        <w:t>oints</w:t>
      </w:r>
      <w:bookmarkEnd w:id="1030"/>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681676">
            <w:pPr>
              <w:pStyle w:val="TableText"/>
            </w:pPr>
            <w:r w:rsidRPr="00BA4341">
              <w:t>Parent Point</w:t>
            </w:r>
          </w:p>
        </w:tc>
        <w:tc>
          <w:tcPr>
            <w:tcW w:w="1050" w:type="dxa"/>
            <w:noWrap/>
            <w:hideMark/>
          </w:tcPr>
          <w:p w14:paraId="6D0985CF"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681676">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681676">
            <w:pPr>
              <w:pStyle w:val="TableText"/>
              <w:rPr>
                <w:lang w:bidi="he-IL"/>
              </w:rPr>
            </w:pPr>
            <w:r w:rsidRPr="00B50947">
              <w:rPr>
                <w:lang w:bidi="he-IL"/>
              </w:rPr>
              <w:t>Yes</w:t>
            </w:r>
          </w:p>
        </w:tc>
        <w:tc>
          <w:tcPr>
            <w:tcW w:w="4127" w:type="dxa"/>
            <w:noWrap/>
            <w:hideMark/>
          </w:tcPr>
          <w:p w14:paraId="7DE2AE05" w14:textId="0408207C" w:rsidR="007D46B2" w:rsidRPr="00B50947" w:rsidRDefault="007D46B2" w:rsidP="00681676">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681676">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681676">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681676">
            <w:pPr>
              <w:pStyle w:val="TableText"/>
              <w:rPr>
                <w:lang w:bidi="he-IL"/>
              </w:rPr>
            </w:pPr>
            <w:r w:rsidRPr="00B50947">
              <w:rPr>
                <w:lang w:bidi="he-IL"/>
              </w:rPr>
              <w:t>No</w:t>
            </w:r>
          </w:p>
        </w:tc>
        <w:tc>
          <w:tcPr>
            <w:tcW w:w="4127" w:type="dxa"/>
            <w:noWrap/>
            <w:hideMark/>
          </w:tcPr>
          <w:p w14:paraId="2136F519" w14:textId="46D2EC32" w:rsidR="007D46B2" w:rsidRPr="00B50947" w:rsidRDefault="007D46B2" w:rsidP="00681676">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681676">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681676">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681676">
            <w:pPr>
              <w:pStyle w:val="TableText"/>
              <w:rPr>
                <w:lang w:bidi="he-IL"/>
              </w:rPr>
            </w:pPr>
            <w:r w:rsidRPr="00B50947">
              <w:rPr>
                <w:lang w:bidi="he-IL"/>
              </w:rPr>
              <w:t>No</w:t>
            </w:r>
          </w:p>
        </w:tc>
        <w:tc>
          <w:tcPr>
            <w:tcW w:w="4127" w:type="dxa"/>
            <w:noWrap/>
            <w:hideMark/>
          </w:tcPr>
          <w:p w14:paraId="5E347F13" w14:textId="77777777" w:rsidR="007D46B2" w:rsidRPr="00B50947" w:rsidRDefault="007D46B2" w:rsidP="00681676">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681676">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681676">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681676">
            <w:pPr>
              <w:pStyle w:val="TableText"/>
              <w:rPr>
                <w:lang w:bidi="he-IL"/>
              </w:rPr>
            </w:pPr>
            <w:r w:rsidRPr="00B50947">
              <w:rPr>
                <w:lang w:bidi="he-IL"/>
              </w:rPr>
              <w:t>No</w:t>
            </w:r>
          </w:p>
        </w:tc>
        <w:tc>
          <w:tcPr>
            <w:tcW w:w="4127" w:type="dxa"/>
            <w:noWrap/>
            <w:hideMark/>
          </w:tcPr>
          <w:p w14:paraId="42862EEF" w14:textId="24BC0804" w:rsidR="007D46B2" w:rsidRPr="00B50947" w:rsidRDefault="007D46B2" w:rsidP="00681676">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681676">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681676">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681676">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681676">
            <w:pPr>
              <w:pStyle w:val="TableText"/>
              <w:rPr>
                <w:lang w:bidi="he-IL"/>
              </w:rPr>
            </w:pPr>
            <w:r w:rsidRPr="00B50947">
              <w:rPr>
                <w:lang w:bidi="he-IL"/>
              </w:rPr>
              <w:t>No</w:t>
            </w:r>
          </w:p>
        </w:tc>
        <w:tc>
          <w:tcPr>
            <w:tcW w:w="4127" w:type="dxa"/>
            <w:noWrap/>
            <w:hideMark/>
          </w:tcPr>
          <w:p w14:paraId="49FE8451" w14:textId="77777777" w:rsidR="007D46B2" w:rsidRPr="00B50947" w:rsidRDefault="007D46B2" w:rsidP="00681676">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681676">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681676">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681676">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681676">
            <w:pPr>
              <w:pStyle w:val="TableText"/>
              <w:rPr>
                <w:lang w:bidi="he-IL"/>
              </w:rPr>
            </w:pPr>
            <w:r w:rsidRPr="00B50947">
              <w:rPr>
                <w:lang w:bidi="he-IL"/>
              </w:rPr>
              <w:t>No</w:t>
            </w:r>
          </w:p>
        </w:tc>
        <w:tc>
          <w:tcPr>
            <w:tcW w:w="4127" w:type="dxa"/>
            <w:noWrap/>
            <w:hideMark/>
          </w:tcPr>
          <w:p w14:paraId="24720F85" w14:textId="5C8C50BA" w:rsidR="007D46B2" w:rsidRPr="00B50947" w:rsidRDefault="007D46B2" w:rsidP="00681676">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681676">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681676">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681676">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681676">
            <w:pPr>
              <w:pStyle w:val="TableText"/>
              <w:rPr>
                <w:lang w:bidi="he-IL"/>
              </w:rPr>
            </w:pPr>
            <w:r w:rsidRPr="00B50947">
              <w:rPr>
                <w:lang w:bidi="he-IL"/>
              </w:rPr>
              <w:t>No</w:t>
            </w:r>
          </w:p>
        </w:tc>
        <w:tc>
          <w:tcPr>
            <w:tcW w:w="4127" w:type="dxa"/>
            <w:noWrap/>
            <w:hideMark/>
          </w:tcPr>
          <w:p w14:paraId="05A824E6" w14:textId="0E01D028" w:rsidR="007D46B2" w:rsidRPr="00B50947" w:rsidRDefault="007D46B2" w:rsidP="00681676">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077B32B"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031" w:author="Gavin Rawson" w:date="2024-07-17T10:16:00Z" w16du:dateUtc="2024-07-17T09:16:00Z">
        <w:r w:rsidR="00B048D0" w:rsidRPr="00B048D0">
          <w:rPr>
            <w:rStyle w:val="Crossreference"/>
            <w:rPrChange w:id="1032" w:author="Gavin Rawson" w:date="2024-07-17T10:16:00Z" w16du:dateUtc="2024-07-17T09:16:00Z">
              <w:rPr/>
            </w:rPrChange>
          </w:rPr>
          <w:t xml:space="preserve">Table </w:t>
        </w:r>
        <w:r w:rsidR="00B048D0" w:rsidRPr="00B048D0">
          <w:rPr>
            <w:rStyle w:val="Crossreference"/>
            <w:rPrChange w:id="1033" w:author="Gavin Rawson" w:date="2024-07-17T10:16:00Z" w16du:dateUtc="2024-07-17T09:16:00Z">
              <w:rPr>
                <w:noProof/>
              </w:rPr>
            </w:rPrChange>
          </w:rPr>
          <w:t>15</w:t>
        </w:r>
      </w:ins>
      <w:del w:id="1034"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F31AFD9" w:rsidR="005F2CCD" w:rsidRPr="005F2CCD" w:rsidRDefault="005F2CCD" w:rsidP="00251DC9">
      <w:pPr>
        <w:pStyle w:val="Caption"/>
        <w:keepNext/>
      </w:pPr>
      <w:bookmarkStart w:id="1035" w:name="_Ref161305322"/>
      <w:bookmarkStart w:id="1036" w:name="_Toc170288654"/>
      <w:r w:rsidRPr="005F2CCD">
        <w:t xml:space="preserve">Table </w:t>
      </w:r>
      <w:r>
        <w:fldChar w:fldCharType="begin"/>
      </w:r>
      <w:r>
        <w:instrText xml:space="preserve"> SEQ Table \* ARABIC </w:instrText>
      </w:r>
      <w:r>
        <w:fldChar w:fldCharType="separate"/>
      </w:r>
      <w:r w:rsidR="00B048D0">
        <w:rPr>
          <w:noProof/>
        </w:rPr>
        <w:t>15</w:t>
      </w:r>
      <w:r>
        <w:rPr>
          <w:noProof/>
        </w:rPr>
        <w:fldChar w:fldCharType="end"/>
      </w:r>
      <w:bookmarkEnd w:id="1035"/>
      <w:r w:rsidRPr="005F2CCD">
        <w:tab/>
        <w:t xml:space="preserve">Information used in defining significant change for </w:t>
      </w:r>
      <w:r>
        <w:t>counter</w:t>
      </w:r>
      <w:r w:rsidRPr="005F2CCD">
        <w:t xml:space="preserve"> </w:t>
      </w:r>
      <w:r w:rsidR="00C4094A">
        <w:t>p</w:t>
      </w:r>
      <w:r w:rsidRPr="005F2CCD">
        <w:t>oints</w:t>
      </w:r>
      <w:bookmarkEnd w:id="1036"/>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D84D569"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048D0">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037" w:author="Gavin Rawson" w:date="2024-07-17T10:16:00Z" w16du:dateUtc="2024-07-17T09:16:00Z">
        <w:r w:rsidR="00B048D0" w:rsidRPr="00B048D0">
          <w:rPr>
            <w:color w:val="0000FF"/>
            <w:u w:val="single"/>
            <w:rPrChange w:id="1038" w:author="Gavin Rawson" w:date="2024-07-17T10:16:00Z" w16du:dateUtc="2024-07-17T09:16:00Z">
              <w:rPr/>
            </w:rPrChange>
          </w:rPr>
          <w:t>Points</w:t>
        </w:r>
      </w:ins>
      <w:del w:id="1039"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040" w:name="_Toc172098950"/>
      <w:r w:rsidRPr="005F2CCD">
        <w:rPr>
          <w:rFonts w:eastAsia="DengXian"/>
          <w:lang w:eastAsia="en-US"/>
        </w:rPr>
        <w:t xml:space="preserve">Analogue </w:t>
      </w:r>
      <w:r w:rsidR="006B0494" w:rsidRPr="005F2CCD">
        <w:rPr>
          <w:rFonts w:eastAsia="DengXian"/>
          <w:lang w:eastAsia="en-US"/>
        </w:rPr>
        <w:t>limits</w:t>
      </w:r>
      <w:bookmarkEnd w:id="1040"/>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4574B40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41" w:author="Gavin Rawson" w:date="2024-07-17T10:16:00Z" w16du:dateUtc="2024-07-17T09:16:00Z">
        <w:r w:rsidR="00B048D0" w:rsidRPr="00B048D0">
          <w:rPr>
            <w:rStyle w:val="Crossreference"/>
            <w:rPrChange w:id="1042" w:author="Gavin Rawson" w:date="2024-07-17T10:16:00Z" w16du:dateUtc="2024-07-17T09:16:00Z">
              <w:rPr/>
            </w:rPrChange>
          </w:rPr>
          <w:t xml:space="preserve">Table </w:t>
        </w:r>
        <w:r w:rsidR="00B048D0" w:rsidRPr="00B048D0">
          <w:rPr>
            <w:rStyle w:val="Crossreference"/>
            <w:rPrChange w:id="1043" w:author="Gavin Rawson" w:date="2024-07-17T10:16:00Z" w16du:dateUtc="2024-07-17T09:16:00Z">
              <w:rPr>
                <w:noProof/>
              </w:rPr>
            </w:rPrChange>
          </w:rPr>
          <w:t>16</w:t>
        </w:r>
      </w:ins>
      <w:del w:id="1044"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0BC253B4" w:rsidR="005F2CCD" w:rsidRDefault="005F2CCD" w:rsidP="005F2CCD">
      <w:pPr>
        <w:pStyle w:val="Caption"/>
      </w:pPr>
      <w:bookmarkStart w:id="1045" w:name="_Ref161306485"/>
      <w:bookmarkStart w:id="1046" w:name="_Toc170288655"/>
      <w:r>
        <w:t xml:space="preserve">Table </w:t>
      </w:r>
      <w:r>
        <w:fldChar w:fldCharType="begin"/>
      </w:r>
      <w:r>
        <w:instrText xml:space="preserve"> SEQ Table \* ARABIC </w:instrText>
      </w:r>
      <w:r>
        <w:fldChar w:fldCharType="separate"/>
      </w:r>
      <w:r w:rsidR="00B048D0">
        <w:rPr>
          <w:noProof/>
        </w:rPr>
        <w:t>16</w:t>
      </w:r>
      <w:r>
        <w:rPr>
          <w:noProof/>
        </w:rPr>
        <w:fldChar w:fldCharType="end"/>
      </w:r>
      <w:bookmarkEnd w:id="1045"/>
      <w:r>
        <w:tab/>
      </w:r>
      <w:r w:rsidRPr="005F2CCD">
        <w:t>Information used in defining an analogue limit</w:t>
      </w:r>
      <w:bookmarkEnd w:id="1046"/>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681676">
            <w:pPr>
              <w:pStyle w:val="TableText"/>
            </w:pPr>
            <w:r w:rsidRPr="00B50947">
              <w:t>Parent</w:t>
            </w:r>
          </w:p>
        </w:tc>
        <w:tc>
          <w:tcPr>
            <w:tcW w:w="1032" w:type="dxa"/>
          </w:tcPr>
          <w:p w14:paraId="094BBA05" w14:textId="77777777" w:rsidR="005F2CCD" w:rsidRPr="00B50947" w:rsidRDefault="005F2CCD" w:rsidP="00681676">
            <w:pPr>
              <w:pStyle w:val="TableText"/>
            </w:pPr>
            <w:r w:rsidRPr="00B50947">
              <w:t>Integer</w:t>
            </w:r>
          </w:p>
        </w:tc>
        <w:tc>
          <w:tcPr>
            <w:tcW w:w="869" w:type="dxa"/>
          </w:tcPr>
          <w:p w14:paraId="392BF9FB" w14:textId="77777777" w:rsidR="005F2CCD" w:rsidRPr="00B50947" w:rsidRDefault="005F2CCD" w:rsidP="00681676">
            <w:pPr>
              <w:pStyle w:val="TableText"/>
            </w:pPr>
            <w:r w:rsidRPr="00B50947">
              <w:t>parent</w:t>
            </w:r>
          </w:p>
        </w:tc>
        <w:tc>
          <w:tcPr>
            <w:tcW w:w="1239" w:type="dxa"/>
          </w:tcPr>
          <w:p w14:paraId="6721D372" w14:textId="77777777" w:rsidR="005F2CCD" w:rsidRPr="00B50947" w:rsidRDefault="005F2CCD" w:rsidP="00681676">
            <w:pPr>
              <w:pStyle w:val="TableText"/>
            </w:pPr>
            <w:r w:rsidRPr="00B50947">
              <w:t>Yes</w:t>
            </w:r>
          </w:p>
        </w:tc>
        <w:tc>
          <w:tcPr>
            <w:tcW w:w="4269" w:type="dxa"/>
          </w:tcPr>
          <w:p w14:paraId="17B99E46" w14:textId="0EADD8BB" w:rsidR="005F2CCD" w:rsidRPr="00B50947" w:rsidRDefault="005F2CCD" w:rsidP="00681676">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681676">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681676">
            <w:pPr>
              <w:pStyle w:val="TableText"/>
            </w:pPr>
            <w:r w:rsidRPr="00B50947">
              <w:t>String</w:t>
            </w:r>
          </w:p>
        </w:tc>
        <w:tc>
          <w:tcPr>
            <w:tcW w:w="869" w:type="dxa"/>
          </w:tcPr>
          <w:p w14:paraId="70262552" w14:textId="77777777" w:rsidR="005F2CCD" w:rsidRPr="00B50947" w:rsidRDefault="005F2CCD" w:rsidP="00681676">
            <w:pPr>
              <w:pStyle w:val="TableText"/>
            </w:pPr>
            <w:proofErr w:type="spellStart"/>
            <w:r w:rsidRPr="00B50947">
              <w:t>parentType</w:t>
            </w:r>
            <w:proofErr w:type="spellEnd"/>
          </w:p>
        </w:tc>
        <w:tc>
          <w:tcPr>
            <w:tcW w:w="1239" w:type="dxa"/>
          </w:tcPr>
          <w:p w14:paraId="0272A20B" w14:textId="77777777" w:rsidR="005F2CCD" w:rsidRPr="00B50947" w:rsidRDefault="005F2CCD" w:rsidP="00681676">
            <w:pPr>
              <w:pStyle w:val="TableText"/>
            </w:pPr>
            <w:r w:rsidRPr="00B50947">
              <w:t>Yes</w:t>
            </w:r>
          </w:p>
        </w:tc>
        <w:tc>
          <w:tcPr>
            <w:tcW w:w="4269" w:type="dxa"/>
          </w:tcPr>
          <w:p w14:paraId="02BF3F2A" w14:textId="3E603322" w:rsidR="005F2CCD" w:rsidRPr="00B50947" w:rsidRDefault="005F2CCD" w:rsidP="00681676">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681676">
            <w:pPr>
              <w:pStyle w:val="TableText"/>
            </w:pPr>
            <w:r w:rsidRPr="00B50947">
              <w:t>Point Limit Index</w:t>
            </w:r>
          </w:p>
        </w:tc>
        <w:tc>
          <w:tcPr>
            <w:tcW w:w="1032" w:type="dxa"/>
          </w:tcPr>
          <w:p w14:paraId="62CDEF09" w14:textId="20BB7EFA" w:rsidR="005F2CCD" w:rsidRPr="00B50947" w:rsidRDefault="005F2CCD" w:rsidP="00681676">
            <w:pPr>
              <w:pStyle w:val="TableText"/>
            </w:pPr>
            <w:del w:id="1047" w:author="Gavin Rawson" w:date="2024-07-15T08:22:00Z" w16du:dateUtc="2024-07-15T07:22:00Z">
              <w:r w:rsidRPr="00B50947" w:rsidDel="000D4A69">
                <w:delText>Number</w:delText>
              </w:r>
            </w:del>
            <w:ins w:id="1048" w:author="Gavin Rawson" w:date="2024-07-15T08:22:00Z" w16du:dateUtc="2024-07-15T07:22:00Z">
              <w:r w:rsidR="000D4A69">
                <w:t>Integer</w:t>
              </w:r>
            </w:ins>
          </w:p>
        </w:tc>
        <w:tc>
          <w:tcPr>
            <w:tcW w:w="869" w:type="dxa"/>
          </w:tcPr>
          <w:p w14:paraId="11580CA1" w14:textId="77777777" w:rsidR="005F2CCD" w:rsidRPr="00B50947" w:rsidRDefault="005F2CCD" w:rsidP="00681676">
            <w:pPr>
              <w:pStyle w:val="TableText"/>
            </w:pPr>
            <w:proofErr w:type="spellStart"/>
            <w:r w:rsidRPr="00B50947">
              <w:t>num</w:t>
            </w:r>
            <w:proofErr w:type="spellEnd"/>
          </w:p>
        </w:tc>
        <w:tc>
          <w:tcPr>
            <w:tcW w:w="1239" w:type="dxa"/>
          </w:tcPr>
          <w:p w14:paraId="79E94697" w14:textId="77777777" w:rsidR="005F2CCD" w:rsidRPr="00B50947" w:rsidRDefault="005F2CCD" w:rsidP="00681676">
            <w:pPr>
              <w:pStyle w:val="TableText"/>
            </w:pPr>
            <w:r w:rsidRPr="00B50947">
              <w:t>Yes</w:t>
            </w:r>
          </w:p>
        </w:tc>
        <w:tc>
          <w:tcPr>
            <w:tcW w:w="4269" w:type="dxa"/>
          </w:tcPr>
          <w:p w14:paraId="0546015A" w14:textId="06444EF8" w:rsidR="005F2CCD" w:rsidRPr="00B50947" w:rsidRDefault="005F2CCD" w:rsidP="00681676">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681676">
            <w:pPr>
              <w:pStyle w:val="TableText"/>
            </w:pPr>
            <w:r w:rsidRPr="00B50947">
              <w:t>Name</w:t>
            </w:r>
          </w:p>
        </w:tc>
        <w:tc>
          <w:tcPr>
            <w:tcW w:w="1032" w:type="dxa"/>
          </w:tcPr>
          <w:p w14:paraId="6E1EE9C9" w14:textId="77777777" w:rsidR="005F2CCD" w:rsidRPr="00B50947" w:rsidRDefault="005F2CCD" w:rsidP="00681676">
            <w:pPr>
              <w:pStyle w:val="TableText"/>
            </w:pPr>
            <w:r w:rsidRPr="00B50947">
              <w:t>String</w:t>
            </w:r>
          </w:p>
        </w:tc>
        <w:tc>
          <w:tcPr>
            <w:tcW w:w="869" w:type="dxa"/>
          </w:tcPr>
          <w:p w14:paraId="32FBAE6B" w14:textId="77777777" w:rsidR="005F2CCD" w:rsidRPr="00B50947" w:rsidRDefault="005F2CCD" w:rsidP="00681676">
            <w:pPr>
              <w:pStyle w:val="TableText"/>
            </w:pPr>
            <w:r w:rsidRPr="00B50947">
              <w:t>name</w:t>
            </w:r>
          </w:p>
        </w:tc>
        <w:tc>
          <w:tcPr>
            <w:tcW w:w="1239" w:type="dxa"/>
          </w:tcPr>
          <w:p w14:paraId="7C5F1602" w14:textId="77777777" w:rsidR="005F2CCD" w:rsidRPr="00B50947" w:rsidRDefault="005F2CCD" w:rsidP="00681676">
            <w:pPr>
              <w:pStyle w:val="TableText"/>
            </w:pPr>
            <w:r w:rsidRPr="00B50947">
              <w:t>No</w:t>
            </w:r>
          </w:p>
        </w:tc>
        <w:tc>
          <w:tcPr>
            <w:tcW w:w="4269" w:type="dxa"/>
          </w:tcPr>
          <w:p w14:paraId="66DC5471" w14:textId="1435D81E" w:rsidR="005F2CCD" w:rsidRPr="00B50947" w:rsidRDefault="005F2CCD" w:rsidP="00681676">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681676">
            <w:pPr>
              <w:pStyle w:val="TableText"/>
            </w:pPr>
            <w:r w:rsidRPr="00B50947">
              <w:t>Action</w:t>
            </w:r>
          </w:p>
        </w:tc>
        <w:tc>
          <w:tcPr>
            <w:tcW w:w="1032" w:type="dxa"/>
          </w:tcPr>
          <w:p w14:paraId="5C973FC8" w14:textId="32A228C7" w:rsidR="005F2CCD" w:rsidRPr="00B50947" w:rsidRDefault="005F2CCD" w:rsidP="00681676">
            <w:pPr>
              <w:pStyle w:val="TableText"/>
            </w:pPr>
            <w:del w:id="1049" w:author="Gavin Rawson" w:date="2024-07-15T08:22:00Z" w16du:dateUtc="2024-07-15T07:22:00Z">
              <w:r w:rsidRPr="00B50947" w:rsidDel="000D4A69">
                <w:delText>Number</w:delText>
              </w:r>
            </w:del>
            <w:ins w:id="1050" w:author="Gavin Rawson" w:date="2024-07-15T08:22:00Z" w16du:dateUtc="2024-07-15T07:22:00Z">
              <w:r w:rsidR="000D4A69">
                <w:t>Integer</w:t>
              </w:r>
            </w:ins>
          </w:p>
        </w:tc>
        <w:tc>
          <w:tcPr>
            <w:tcW w:w="869" w:type="dxa"/>
          </w:tcPr>
          <w:p w14:paraId="3176B559" w14:textId="77777777" w:rsidR="005F2CCD" w:rsidRPr="00B50947" w:rsidRDefault="005F2CCD" w:rsidP="00681676">
            <w:pPr>
              <w:pStyle w:val="TableText"/>
            </w:pPr>
            <w:r w:rsidRPr="00B50947">
              <w:t>action</w:t>
            </w:r>
          </w:p>
        </w:tc>
        <w:tc>
          <w:tcPr>
            <w:tcW w:w="1239" w:type="dxa"/>
          </w:tcPr>
          <w:p w14:paraId="3217DB12" w14:textId="77777777" w:rsidR="005F2CCD" w:rsidRPr="00B50947" w:rsidRDefault="005F2CCD" w:rsidP="00681676">
            <w:pPr>
              <w:pStyle w:val="TableText"/>
            </w:pPr>
            <w:r w:rsidRPr="00B50947">
              <w:t>Yes</w:t>
            </w:r>
          </w:p>
        </w:tc>
        <w:tc>
          <w:tcPr>
            <w:tcW w:w="4269" w:type="dxa"/>
          </w:tcPr>
          <w:p w14:paraId="583BFCCE" w14:textId="77777777" w:rsidR="005F2CCD" w:rsidRPr="00B50947" w:rsidRDefault="005F2CCD" w:rsidP="00681676">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681676">
            <w:pPr>
              <w:pStyle w:val="TableText"/>
            </w:pPr>
            <w:r w:rsidRPr="00B50947">
              <w:t>Direction</w:t>
            </w:r>
          </w:p>
        </w:tc>
        <w:tc>
          <w:tcPr>
            <w:tcW w:w="1032" w:type="dxa"/>
          </w:tcPr>
          <w:p w14:paraId="6010B9C4" w14:textId="1A2E314F" w:rsidR="005F2CCD" w:rsidRPr="00B50947" w:rsidRDefault="005F2CCD" w:rsidP="00681676">
            <w:pPr>
              <w:pStyle w:val="TableText"/>
            </w:pPr>
            <w:del w:id="1051" w:author="Gavin Rawson" w:date="2024-07-15T08:22:00Z" w16du:dateUtc="2024-07-15T07:22:00Z">
              <w:r w:rsidRPr="00B50947" w:rsidDel="000D4A69">
                <w:delText>Number</w:delText>
              </w:r>
            </w:del>
            <w:ins w:id="1052" w:author="Gavin Rawson" w:date="2024-07-15T08:22:00Z" w16du:dateUtc="2024-07-15T07:22:00Z">
              <w:r w:rsidR="000D4A69">
                <w:t>Integer</w:t>
              </w:r>
            </w:ins>
          </w:p>
        </w:tc>
        <w:tc>
          <w:tcPr>
            <w:tcW w:w="869" w:type="dxa"/>
          </w:tcPr>
          <w:p w14:paraId="7CB37156" w14:textId="77777777" w:rsidR="005F2CCD" w:rsidRPr="00B50947" w:rsidRDefault="005F2CCD" w:rsidP="00681676">
            <w:pPr>
              <w:pStyle w:val="TableText"/>
            </w:pPr>
            <w:proofErr w:type="spellStart"/>
            <w:r w:rsidRPr="00B50947">
              <w:t>dirctn</w:t>
            </w:r>
            <w:proofErr w:type="spellEnd"/>
          </w:p>
        </w:tc>
        <w:tc>
          <w:tcPr>
            <w:tcW w:w="1239" w:type="dxa"/>
          </w:tcPr>
          <w:p w14:paraId="0B0FE7FB" w14:textId="77777777" w:rsidR="005F2CCD" w:rsidRPr="00B50947" w:rsidRDefault="005F2CCD" w:rsidP="00681676">
            <w:pPr>
              <w:pStyle w:val="TableText"/>
            </w:pPr>
            <w:r w:rsidRPr="00B50947">
              <w:t>Yes</w:t>
            </w:r>
          </w:p>
        </w:tc>
        <w:tc>
          <w:tcPr>
            <w:tcW w:w="4269" w:type="dxa"/>
          </w:tcPr>
          <w:p w14:paraId="7C4345D9" w14:textId="77777777" w:rsidR="005F2CCD" w:rsidRPr="00B50947" w:rsidRDefault="005F2CCD" w:rsidP="00681676">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681676">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681676">
            <w:pPr>
              <w:pStyle w:val="TableText"/>
            </w:pPr>
            <w:r w:rsidRPr="00B50947">
              <w:t>Number</w:t>
            </w:r>
          </w:p>
        </w:tc>
        <w:tc>
          <w:tcPr>
            <w:tcW w:w="869" w:type="dxa"/>
          </w:tcPr>
          <w:p w14:paraId="23D840CA" w14:textId="77777777" w:rsidR="005F2CCD" w:rsidRPr="00B50947" w:rsidRDefault="005F2CCD" w:rsidP="00681676">
            <w:pPr>
              <w:pStyle w:val="TableText"/>
            </w:pPr>
            <w:r w:rsidRPr="00B50947">
              <w:t>value</w:t>
            </w:r>
          </w:p>
        </w:tc>
        <w:tc>
          <w:tcPr>
            <w:tcW w:w="1239" w:type="dxa"/>
          </w:tcPr>
          <w:p w14:paraId="3A3A37E3" w14:textId="77777777" w:rsidR="005F2CCD" w:rsidRPr="00B50947" w:rsidRDefault="005F2CCD" w:rsidP="00681676">
            <w:pPr>
              <w:pStyle w:val="TableText"/>
            </w:pPr>
            <w:r w:rsidRPr="00B50947">
              <w:t>Yes</w:t>
            </w:r>
          </w:p>
        </w:tc>
        <w:tc>
          <w:tcPr>
            <w:tcW w:w="4269" w:type="dxa"/>
          </w:tcPr>
          <w:p w14:paraId="667EC346" w14:textId="77777777" w:rsidR="005F2CCD" w:rsidRPr="00B50947" w:rsidRDefault="005F2CCD" w:rsidP="00681676">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681676">
            <w:pPr>
              <w:pStyle w:val="TableText"/>
            </w:pPr>
            <w:r w:rsidRPr="00B50947">
              <w:t>Hysteresis</w:t>
            </w:r>
          </w:p>
        </w:tc>
        <w:tc>
          <w:tcPr>
            <w:tcW w:w="1032" w:type="dxa"/>
          </w:tcPr>
          <w:p w14:paraId="6A124E82" w14:textId="77777777" w:rsidR="005F2CCD" w:rsidRPr="00B50947" w:rsidRDefault="005F2CCD" w:rsidP="00681676">
            <w:pPr>
              <w:pStyle w:val="TableText"/>
            </w:pPr>
            <w:r w:rsidRPr="00B50947">
              <w:t>Number</w:t>
            </w:r>
          </w:p>
        </w:tc>
        <w:tc>
          <w:tcPr>
            <w:tcW w:w="869" w:type="dxa"/>
          </w:tcPr>
          <w:p w14:paraId="5B5AC30B" w14:textId="77777777" w:rsidR="005F2CCD" w:rsidRPr="00B50947" w:rsidRDefault="005F2CCD" w:rsidP="00681676">
            <w:pPr>
              <w:pStyle w:val="TableText"/>
            </w:pPr>
            <w:proofErr w:type="spellStart"/>
            <w:r w:rsidRPr="00B50947">
              <w:t>hyst</w:t>
            </w:r>
            <w:proofErr w:type="spellEnd"/>
          </w:p>
        </w:tc>
        <w:tc>
          <w:tcPr>
            <w:tcW w:w="1239" w:type="dxa"/>
          </w:tcPr>
          <w:p w14:paraId="43F95377" w14:textId="77777777" w:rsidR="005F2CCD" w:rsidRPr="00B50947" w:rsidRDefault="005F2CCD" w:rsidP="00681676">
            <w:pPr>
              <w:pStyle w:val="TableText"/>
            </w:pPr>
            <w:r w:rsidRPr="00B50947">
              <w:t>No</w:t>
            </w:r>
          </w:p>
        </w:tc>
        <w:tc>
          <w:tcPr>
            <w:tcW w:w="4269" w:type="dxa"/>
          </w:tcPr>
          <w:p w14:paraId="4F03C73C" w14:textId="77777777" w:rsidR="005F2CCD" w:rsidRPr="00B50947" w:rsidRDefault="005F2CCD" w:rsidP="00681676">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681676">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681676">
            <w:pPr>
              <w:pStyle w:val="TableText"/>
            </w:pPr>
            <w:del w:id="1053" w:author="Gavin Rawson" w:date="2024-07-15T08:23:00Z" w16du:dateUtc="2024-07-15T07:23:00Z">
              <w:r w:rsidRPr="00B50947" w:rsidDel="000D4A69">
                <w:delText>Number</w:delText>
              </w:r>
            </w:del>
            <w:ins w:id="1054" w:author="Gavin Rawson" w:date="2024-07-15T08:23:00Z" w16du:dateUtc="2024-07-15T07:23:00Z">
              <w:r w:rsidR="000D4A69">
                <w:t>Integer</w:t>
              </w:r>
            </w:ins>
          </w:p>
        </w:tc>
        <w:tc>
          <w:tcPr>
            <w:tcW w:w="869" w:type="dxa"/>
          </w:tcPr>
          <w:p w14:paraId="0870BE7C" w14:textId="77777777" w:rsidR="005F2CCD" w:rsidRPr="00B50947" w:rsidRDefault="005F2CCD" w:rsidP="00681676">
            <w:pPr>
              <w:pStyle w:val="TableText"/>
            </w:pPr>
            <w:r w:rsidRPr="00B50947">
              <w:t>enter</w:t>
            </w:r>
          </w:p>
        </w:tc>
        <w:tc>
          <w:tcPr>
            <w:tcW w:w="1239" w:type="dxa"/>
          </w:tcPr>
          <w:p w14:paraId="68485BEF" w14:textId="77777777" w:rsidR="005F2CCD" w:rsidRPr="00B50947" w:rsidRDefault="005F2CCD" w:rsidP="00681676">
            <w:pPr>
              <w:pStyle w:val="TableText"/>
            </w:pPr>
            <w:r w:rsidRPr="00B50947">
              <w:t>No</w:t>
            </w:r>
          </w:p>
        </w:tc>
        <w:tc>
          <w:tcPr>
            <w:tcW w:w="4269" w:type="dxa"/>
          </w:tcPr>
          <w:p w14:paraId="3AFBC534" w14:textId="46F5D3A3" w:rsidR="005F2CCD" w:rsidRPr="00B50947" w:rsidRDefault="005F2CCD" w:rsidP="00681676">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681676">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681676">
            <w:pPr>
              <w:pStyle w:val="TableText"/>
            </w:pPr>
            <w:del w:id="1055" w:author="Gavin Rawson" w:date="2024-07-15T08:23:00Z" w16du:dateUtc="2024-07-15T07:23:00Z">
              <w:r w:rsidRPr="00B50947" w:rsidDel="000D4A69">
                <w:delText>Number</w:delText>
              </w:r>
            </w:del>
            <w:ins w:id="1056" w:author="Gavin Rawson" w:date="2024-07-15T08:23:00Z" w16du:dateUtc="2024-07-15T07:23:00Z">
              <w:r w:rsidR="000D4A69">
                <w:t>Integer</w:t>
              </w:r>
            </w:ins>
          </w:p>
        </w:tc>
        <w:tc>
          <w:tcPr>
            <w:tcW w:w="869" w:type="dxa"/>
          </w:tcPr>
          <w:p w14:paraId="068BD751" w14:textId="77777777" w:rsidR="005F2CCD" w:rsidRPr="00B50947" w:rsidRDefault="005F2CCD" w:rsidP="00681676">
            <w:pPr>
              <w:pStyle w:val="TableText"/>
            </w:pPr>
            <w:r w:rsidRPr="00B50947">
              <w:t>leave</w:t>
            </w:r>
          </w:p>
        </w:tc>
        <w:tc>
          <w:tcPr>
            <w:tcW w:w="1239" w:type="dxa"/>
          </w:tcPr>
          <w:p w14:paraId="3DCFEEFB" w14:textId="77777777" w:rsidR="005F2CCD" w:rsidRPr="00B50947" w:rsidRDefault="005F2CCD" w:rsidP="00681676">
            <w:pPr>
              <w:pStyle w:val="TableText"/>
            </w:pPr>
            <w:r w:rsidRPr="00B50947">
              <w:t>No</w:t>
            </w:r>
          </w:p>
        </w:tc>
        <w:tc>
          <w:tcPr>
            <w:tcW w:w="4269" w:type="dxa"/>
          </w:tcPr>
          <w:p w14:paraId="6D0FE1A2" w14:textId="71FDEE5C" w:rsidR="005F2CCD" w:rsidRPr="00B50947" w:rsidRDefault="005F2CCD" w:rsidP="00681676">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681676">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681676">
            <w:pPr>
              <w:pStyle w:val="TableText"/>
            </w:pPr>
            <w:del w:id="1057" w:author="Gavin Rawson" w:date="2024-07-15T08:23:00Z" w16du:dateUtc="2024-07-15T07:23:00Z">
              <w:r w:rsidRPr="00B50947" w:rsidDel="000D4A69">
                <w:delText>Number</w:delText>
              </w:r>
            </w:del>
            <w:ins w:id="1058" w:author="Gavin Rawson" w:date="2024-07-15T08:23:00Z" w16du:dateUtc="2024-07-15T07:23:00Z">
              <w:r w:rsidR="000D4A69">
                <w:t>Integer</w:t>
              </w:r>
            </w:ins>
          </w:p>
        </w:tc>
        <w:tc>
          <w:tcPr>
            <w:tcW w:w="869" w:type="dxa"/>
          </w:tcPr>
          <w:p w14:paraId="337F2E4B" w14:textId="77777777" w:rsidR="005F2CCD" w:rsidRPr="00B50947" w:rsidRDefault="005F2CCD" w:rsidP="00681676">
            <w:pPr>
              <w:pStyle w:val="TableText"/>
            </w:pPr>
            <w:proofErr w:type="spellStart"/>
            <w:r w:rsidRPr="00B50947">
              <w:t>mon</w:t>
            </w:r>
            <w:proofErr w:type="spellEnd"/>
          </w:p>
        </w:tc>
        <w:tc>
          <w:tcPr>
            <w:tcW w:w="1239" w:type="dxa"/>
          </w:tcPr>
          <w:p w14:paraId="311FB230" w14:textId="77777777" w:rsidR="005F2CCD" w:rsidRPr="00B50947" w:rsidRDefault="005F2CCD" w:rsidP="00681676">
            <w:pPr>
              <w:pStyle w:val="TableText"/>
            </w:pPr>
            <w:r w:rsidRPr="00B50947">
              <w:t>No</w:t>
            </w:r>
          </w:p>
        </w:tc>
        <w:tc>
          <w:tcPr>
            <w:tcW w:w="4269" w:type="dxa"/>
          </w:tcPr>
          <w:p w14:paraId="2803A518" w14:textId="77777777" w:rsidR="005F2CCD" w:rsidRPr="00B50947" w:rsidRDefault="005F2CCD" w:rsidP="00681676">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681676">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681676">
            <w:pPr>
              <w:pStyle w:val="TableText"/>
            </w:pPr>
            <w:del w:id="1059" w:author="Gavin Rawson" w:date="2024-07-15T08:23:00Z" w16du:dateUtc="2024-07-15T07:23:00Z">
              <w:r w:rsidRPr="00B50947" w:rsidDel="000D4A69">
                <w:delText>Number</w:delText>
              </w:r>
            </w:del>
            <w:ins w:id="1060" w:author="Gavin Rawson" w:date="2024-07-15T08:23:00Z" w16du:dateUtc="2024-07-15T07:23:00Z">
              <w:r w:rsidR="000D4A69">
                <w:t>Integer</w:t>
              </w:r>
            </w:ins>
          </w:p>
        </w:tc>
        <w:tc>
          <w:tcPr>
            <w:tcW w:w="869" w:type="dxa"/>
          </w:tcPr>
          <w:p w14:paraId="25F526F6" w14:textId="77777777" w:rsidR="005F2CCD" w:rsidRPr="00B50947" w:rsidRDefault="005F2CCD" w:rsidP="00681676">
            <w:pPr>
              <w:pStyle w:val="TableText"/>
            </w:pPr>
            <w:proofErr w:type="spellStart"/>
            <w:r w:rsidRPr="00B50947">
              <w:t>tue</w:t>
            </w:r>
            <w:proofErr w:type="spellEnd"/>
          </w:p>
        </w:tc>
        <w:tc>
          <w:tcPr>
            <w:tcW w:w="1239" w:type="dxa"/>
          </w:tcPr>
          <w:p w14:paraId="48E47805" w14:textId="77777777" w:rsidR="005F2CCD" w:rsidRPr="00B50947" w:rsidRDefault="005F2CCD" w:rsidP="00681676">
            <w:pPr>
              <w:pStyle w:val="TableText"/>
            </w:pPr>
            <w:r w:rsidRPr="00B50947">
              <w:t>No</w:t>
            </w:r>
          </w:p>
        </w:tc>
        <w:tc>
          <w:tcPr>
            <w:tcW w:w="4269" w:type="dxa"/>
          </w:tcPr>
          <w:p w14:paraId="7FDD2AAF" w14:textId="77777777" w:rsidR="005F2CCD" w:rsidRPr="00B50947" w:rsidRDefault="005F2CCD" w:rsidP="00681676">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681676">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681676">
            <w:pPr>
              <w:pStyle w:val="TableText"/>
            </w:pPr>
            <w:ins w:id="1061" w:author="Gavin Rawson" w:date="2024-07-15T08:23:00Z" w16du:dateUtc="2024-07-15T07:23:00Z">
              <w:r>
                <w:t>Integer</w:t>
              </w:r>
            </w:ins>
            <w:del w:id="1062"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681676">
            <w:pPr>
              <w:pStyle w:val="TableText"/>
            </w:pPr>
            <w:r w:rsidRPr="00B50947">
              <w:t>wed</w:t>
            </w:r>
          </w:p>
        </w:tc>
        <w:tc>
          <w:tcPr>
            <w:tcW w:w="1239" w:type="dxa"/>
          </w:tcPr>
          <w:p w14:paraId="4BF04F70" w14:textId="77777777" w:rsidR="005F2CCD" w:rsidRPr="00B50947" w:rsidRDefault="005F2CCD" w:rsidP="00681676">
            <w:pPr>
              <w:pStyle w:val="TableText"/>
            </w:pPr>
            <w:r w:rsidRPr="00B50947">
              <w:t>No</w:t>
            </w:r>
          </w:p>
        </w:tc>
        <w:tc>
          <w:tcPr>
            <w:tcW w:w="4269" w:type="dxa"/>
          </w:tcPr>
          <w:p w14:paraId="5D246AA8" w14:textId="77777777" w:rsidR="005F2CCD" w:rsidRPr="00B50947" w:rsidRDefault="005F2CCD" w:rsidP="00681676">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681676">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681676">
            <w:pPr>
              <w:pStyle w:val="TableText"/>
            </w:pPr>
            <w:ins w:id="1063" w:author="Gavin Rawson" w:date="2024-07-15T08:23:00Z" w16du:dateUtc="2024-07-15T07:23:00Z">
              <w:r>
                <w:t>Integer</w:t>
              </w:r>
            </w:ins>
            <w:del w:id="1064"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681676">
            <w:pPr>
              <w:pStyle w:val="TableText"/>
            </w:pPr>
            <w:proofErr w:type="spellStart"/>
            <w:r w:rsidRPr="00B50947">
              <w:t>thu</w:t>
            </w:r>
            <w:proofErr w:type="spellEnd"/>
          </w:p>
        </w:tc>
        <w:tc>
          <w:tcPr>
            <w:tcW w:w="1239" w:type="dxa"/>
          </w:tcPr>
          <w:p w14:paraId="7035FAAC" w14:textId="77777777" w:rsidR="005F2CCD" w:rsidRPr="00B50947" w:rsidRDefault="005F2CCD" w:rsidP="00681676">
            <w:pPr>
              <w:pStyle w:val="TableText"/>
            </w:pPr>
            <w:r w:rsidRPr="00B50947">
              <w:t>No</w:t>
            </w:r>
          </w:p>
        </w:tc>
        <w:tc>
          <w:tcPr>
            <w:tcW w:w="4269" w:type="dxa"/>
          </w:tcPr>
          <w:p w14:paraId="61DE9DDB" w14:textId="77777777" w:rsidR="005F2CCD" w:rsidRPr="00B50947" w:rsidRDefault="005F2CCD" w:rsidP="00681676">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681676">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681676">
            <w:pPr>
              <w:pStyle w:val="TableText"/>
            </w:pPr>
            <w:ins w:id="1065" w:author="Gavin Rawson" w:date="2024-07-15T08:23:00Z" w16du:dateUtc="2024-07-15T07:23:00Z">
              <w:r>
                <w:t>Integer</w:t>
              </w:r>
            </w:ins>
            <w:del w:id="1066"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681676">
            <w:pPr>
              <w:pStyle w:val="TableText"/>
            </w:pPr>
            <w:proofErr w:type="spellStart"/>
            <w:r w:rsidRPr="00B50947">
              <w:t>fri</w:t>
            </w:r>
            <w:proofErr w:type="spellEnd"/>
          </w:p>
        </w:tc>
        <w:tc>
          <w:tcPr>
            <w:tcW w:w="1239" w:type="dxa"/>
          </w:tcPr>
          <w:p w14:paraId="6BC0987C" w14:textId="77777777" w:rsidR="005F2CCD" w:rsidRPr="00B50947" w:rsidRDefault="005F2CCD" w:rsidP="00681676">
            <w:pPr>
              <w:pStyle w:val="TableText"/>
            </w:pPr>
            <w:r w:rsidRPr="00B50947">
              <w:t>No</w:t>
            </w:r>
          </w:p>
        </w:tc>
        <w:tc>
          <w:tcPr>
            <w:tcW w:w="4269" w:type="dxa"/>
          </w:tcPr>
          <w:p w14:paraId="56A6BC17" w14:textId="77777777" w:rsidR="005F2CCD" w:rsidRPr="00B50947" w:rsidRDefault="005F2CCD" w:rsidP="00681676">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681676">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681676">
            <w:pPr>
              <w:pStyle w:val="TableText"/>
            </w:pPr>
            <w:ins w:id="1067" w:author="Gavin Rawson" w:date="2024-07-15T08:23:00Z" w16du:dateUtc="2024-07-15T07:23:00Z">
              <w:r>
                <w:t>Integer</w:t>
              </w:r>
            </w:ins>
            <w:del w:id="1068"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681676">
            <w:pPr>
              <w:pStyle w:val="TableText"/>
            </w:pPr>
            <w:r w:rsidRPr="00B50947">
              <w:t>sat</w:t>
            </w:r>
          </w:p>
        </w:tc>
        <w:tc>
          <w:tcPr>
            <w:tcW w:w="1239" w:type="dxa"/>
          </w:tcPr>
          <w:p w14:paraId="1FCACE6C" w14:textId="77777777" w:rsidR="005F2CCD" w:rsidRPr="00B50947" w:rsidRDefault="005F2CCD" w:rsidP="00681676">
            <w:pPr>
              <w:pStyle w:val="TableText"/>
            </w:pPr>
            <w:r w:rsidRPr="00B50947">
              <w:t>No</w:t>
            </w:r>
          </w:p>
        </w:tc>
        <w:tc>
          <w:tcPr>
            <w:tcW w:w="4269" w:type="dxa"/>
          </w:tcPr>
          <w:p w14:paraId="425DB5F0" w14:textId="77777777" w:rsidR="005F2CCD" w:rsidRPr="00B50947" w:rsidRDefault="005F2CCD" w:rsidP="00681676">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681676">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681676">
            <w:pPr>
              <w:pStyle w:val="TableText"/>
            </w:pPr>
            <w:ins w:id="1069" w:author="Gavin Rawson" w:date="2024-07-15T08:23:00Z" w16du:dateUtc="2024-07-15T07:23:00Z">
              <w:r>
                <w:t>Integer</w:t>
              </w:r>
            </w:ins>
            <w:del w:id="1070"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681676">
            <w:pPr>
              <w:pStyle w:val="TableText"/>
            </w:pPr>
            <w:r w:rsidRPr="00B50947">
              <w:t>sun</w:t>
            </w:r>
          </w:p>
        </w:tc>
        <w:tc>
          <w:tcPr>
            <w:tcW w:w="1239" w:type="dxa"/>
          </w:tcPr>
          <w:p w14:paraId="6CB1F1F5" w14:textId="77777777" w:rsidR="005F2CCD" w:rsidRPr="00B50947" w:rsidRDefault="005F2CCD" w:rsidP="00681676">
            <w:pPr>
              <w:pStyle w:val="TableText"/>
            </w:pPr>
            <w:r w:rsidRPr="00B50947">
              <w:t>No</w:t>
            </w:r>
          </w:p>
        </w:tc>
        <w:tc>
          <w:tcPr>
            <w:tcW w:w="4269" w:type="dxa"/>
          </w:tcPr>
          <w:p w14:paraId="019C2C4F" w14:textId="77777777" w:rsidR="005F2CCD" w:rsidRPr="00B50947" w:rsidRDefault="005F2CCD" w:rsidP="00681676">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748F6F4" w:rsidR="00C03E5E" w:rsidRDefault="00C03E5E" w:rsidP="00C03E5E">
      <w:pPr>
        <w:pStyle w:val="BodyText"/>
        <w:rPr>
          <w:rFonts w:eastAsia="DengXian"/>
          <w:lang w:eastAsia="en-US"/>
        </w:rPr>
      </w:pPr>
      <w:r w:rsidRPr="00C03E5E">
        <w:rPr>
          <w:rFonts w:eastAsia="DengXian"/>
          <w:lang w:eastAsia="en-US"/>
        </w:rPr>
        <w:t xml:space="preserve">To configure multiple limits on the </w:t>
      </w:r>
      <w:proofErr w:type="gramStart"/>
      <w:r w:rsidRPr="00C03E5E">
        <w:rPr>
          <w:rFonts w:eastAsia="DengXian"/>
          <w:lang w:eastAsia="en-US"/>
        </w:rPr>
        <w:t>same</w:t>
      </w:r>
      <w:proofErr w:type="gramEnd"/>
      <w:r w:rsidRPr="00C03E5E">
        <w:rPr>
          <w:rFonts w:eastAsia="DengXian"/>
          <w:lang w:eastAsia="en-US"/>
        </w:rPr>
        <w:t xml:space="preserv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71" w:author="Gavin Rawson" w:date="2024-07-17T10:16:00Z" w16du:dateUtc="2024-07-17T09:16:00Z">
        <w:r w:rsidR="00B048D0" w:rsidRPr="00B048D0">
          <w:rPr>
            <w:rStyle w:val="Crossreference"/>
            <w:rPrChange w:id="1072" w:author="Gavin Rawson" w:date="2024-07-17T10:16:00Z" w16du:dateUtc="2024-07-17T09:16:00Z">
              <w:rPr/>
            </w:rPrChange>
          </w:rPr>
          <w:t xml:space="preserve">Figure </w:t>
        </w:r>
        <w:r w:rsidR="00B048D0" w:rsidRPr="00B048D0">
          <w:rPr>
            <w:rStyle w:val="Crossreference"/>
            <w:rPrChange w:id="1073" w:author="Gavin Rawson" w:date="2024-07-17T10:16:00Z" w16du:dateUtc="2024-07-17T09:16:00Z">
              <w:rPr>
                <w:noProof/>
              </w:rPr>
            </w:rPrChange>
          </w:rPr>
          <w:t>6</w:t>
        </w:r>
      </w:ins>
      <w:del w:id="1074"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BD8745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075" w:author="Gavin Rawson" w:date="2024-07-17T10:16:00Z" w16du:dateUtc="2024-07-17T09:16:00Z">
        <w:r w:rsidR="00B048D0" w:rsidRPr="00B048D0">
          <w:rPr>
            <w:rStyle w:val="Crossreference"/>
            <w:rPrChange w:id="1076" w:author="Gavin Rawson" w:date="2024-07-17T10:16:00Z" w16du:dateUtc="2024-07-17T09:16:00Z">
              <w:rPr/>
            </w:rPrChange>
          </w:rPr>
          <w:t xml:space="preserve">Figure </w:t>
        </w:r>
        <w:r w:rsidR="00B048D0" w:rsidRPr="00B048D0">
          <w:rPr>
            <w:rStyle w:val="Crossreference"/>
            <w:rPrChange w:id="1077" w:author="Gavin Rawson" w:date="2024-07-17T10:16:00Z" w16du:dateUtc="2024-07-17T09:16:00Z">
              <w:rPr>
                <w:noProof/>
              </w:rPr>
            </w:rPrChange>
          </w:rPr>
          <w:t>6</w:t>
        </w:r>
      </w:ins>
      <w:del w:id="1078"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14F4029" w:rsidR="00D51AF5" w:rsidRDefault="00D51AF5" w:rsidP="00D51AF5">
      <w:pPr>
        <w:pStyle w:val="Caption"/>
      </w:pPr>
      <w:bookmarkStart w:id="1079" w:name="_Ref161306703"/>
      <w:bookmarkStart w:id="1080" w:name="_Toc170288633"/>
      <w:r>
        <w:t xml:space="preserve">Figure </w:t>
      </w:r>
      <w:r>
        <w:fldChar w:fldCharType="begin"/>
      </w:r>
      <w:r>
        <w:instrText xml:space="preserve"> SEQ Figure \* ARABIC </w:instrText>
      </w:r>
      <w:r>
        <w:fldChar w:fldCharType="separate"/>
      </w:r>
      <w:r w:rsidR="00B048D0">
        <w:rPr>
          <w:noProof/>
        </w:rPr>
        <w:t>6</w:t>
      </w:r>
      <w:r>
        <w:rPr>
          <w:noProof/>
        </w:rPr>
        <w:fldChar w:fldCharType="end"/>
      </w:r>
      <w:bookmarkEnd w:id="1079"/>
      <w:r>
        <w:tab/>
      </w:r>
      <w:r w:rsidRPr="00D51AF5">
        <w:t>State change mechanism</w:t>
      </w:r>
      <w:bookmarkEnd w:id="1080"/>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0EF061E" w:rsidR="00D51AF5" w:rsidRDefault="00D51AF5" w:rsidP="00D51AF5">
      <w:pPr>
        <w:pStyle w:val="Caption"/>
      </w:pPr>
      <w:bookmarkStart w:id="1081" w:name="_Toc170288634"/>
      <w:r>
        <w:t xml:space="preserve">Figure </w:t>
      </w:r>
      <w:r>
        <w:fldChar w:fldCharType="begin"/>
      </w:r>
      <w:r>
        <w:instrText xml:space="preserve"> SEQ Figure \* ARABIC </w:instrText>
      </w:r>
      <w:r>
        <w:fldChar w:fldCharType="separate"/>
      </w:r>
      <w:r w:rsidR="00B048D0">
        <w:rPr>
          <w:noProof/>
        </w:rPr>
        <w:t>7</w:t>
      </w:r>
      <w:r>
        <w:rPr>
          <w:noProof/>
        </w:rPr>
        <w:fldChar w:fldCharType="end"/>
      </w:r>
      <w:r>
        <w:tab/>
      </w:r>
      <w:r w:rsidRPr="00D51AF5">
        <w:t>Analogue normal state</w:t>
      </w:r>
      <w:bookmarkEnd w:id="1081"/>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ED2FA8C"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082" w:author="Gavin Rawson" w:date="2024-07-17T10:16:00Z" w16du:dateUtc="2024-07-17T09:16:00Z">
        <w:r w:rsidR="00B048D0" w:rsidRPr="00B048D0">
          <w:rPr>
            <w:rStyle w:val="Crossreference"/>
            <w:rPrChange w:id="1083" w:author="Gavin Rawson" w:date="2024-07-17T10:16:00Z" w16du:dateUtc="2024-07-17T09:16:00Z">
              <w:rPr/>
            </w:rPrChange>
          </w:rPr>
          <w:t xml:space="preserve">Figure </w:t>
        </w:r>
        <w:r w:rsidR="00B048D0" w:rsidRPr="00B048D0">
          <w:rPr>
            <w:rStyle w:val="Crossreference"/>
            <w:rPrChange w:id="1084" w:author="Gavin Rawson" w:date="2024-07-17T10:16:00Z" w16du:dateUtc="2024-07-17T09:16:00Z">
              <w:rPr>
                <w:noProof/>
              </w:rPr>
            </w:rPrChange>
          </w:rPr>
          <w:t>8</w:t>
        </w:r>
      </w:ins>
      <w:del w:id="1085"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086" w:author="Gavin Rawson" w:date="2024-07-17T10:16:00Z" w16du:dateUtc="2024-07-17T09:16:00Z">
        <w:r w:rsidR="00B048D0" w:rsidRPr="00B048D0">
          <w:rPr>
            <w:rStyle w:val="Crossreference"/>
            <w:rPrChange w:id="1087" w:author="Gavin Rawson" w:date="2024-07-17T10:16:00Z" w16du:dateUtc="2024-07-17T09:16:00Z">
              <w:rPr/>
            </w:rPrChange>
          </w:rPr>
          <w:t xml:space="preserve">Figure </w:t>
        </w:r>
        <w:r w:rsidR="00B048D0" w:rsidRPr="00B048D0">
          <w:rPr>
            <w:rStyle w:val="Crossreference"/>
            <w:rPrChange w:id="1088" w:author="Gavin Rawson" w:date="2024-07-17T10:16:00Z" w16du:dateUtc="2024-07-17T09:16:00Z">
              <w:rPr>
                <w:noProof/>
              </w:rPr>
            </w:rPrChange>
          </w:rPr>
          <w:t>9</w:t>
        </w:r>
      </w:ins>
      <w:del w:id="1089"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A04FD2D"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090" w:author="Gavin Rawson" w:date="2024-07-17T10:16:00Z" w16du:dateUtc="2024-07-17T09:16:00Z">
        <w:r w:rsidR="00B048D0" w:rsidRPr="00B048D0">
          <w:rPr>
            <w:rStyle w:val="Crossreference"/>
            <w:rPrChange w:id="1091" w:author="Gavin Rawson" w:date="2024-07-17T10:16:00Z" w16du:dateUtc="2024-07-17T09:16:00Z">
              <w:rPr/>
            </w:rPrChange>
          </w:rPr>
          <w:t xml:space="preserve">Figure </w:t>
        </w:r>
        <w:r w:rsidR="00B048D0" w:rsidRPr="00B048D0">
          <w:rPr>
            <w:rStyle w:val="Crossreference"/>
            <w:rPrChange w:id="1092" w:author="Gavin Rawson" w:date="2024-07-17T10:16:00Z" w16du:dateUtc="2024-07-17T09:16:00Z">
              <w:rPr>
                <w:noProof/>
              </w:rPr>
            </w:rPrChange>
          </w:rPr>
          <w:t>8</w:t>
        </w:r>
      </w:ins>
      <w:del w:id="1093"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A614BF7" w:rsidR="00E43FE2" w:rsidRDefault="00E43FE2" w:rsidP="00E43FE2">
      <w:pPr>
        <w:pStyle w:val="Caption"/>
      </w:pPr>
      <w:bookmarkStart w:id="1094" w:name="_Ref161308030"/>
      <w:bookmarkStart w:id="1095" w:name="_Toc170288635"/>
      <w:r>
        <w:t xml:space="preserve">Figure </w:t>
      </w:r>
      <w:r>
        <w:fldChar w:fldCharType="begin"/>
      </w:r>
      <w:r>
        <w:instrText xml:space="preserve"> SEQ Figure \* ARABIC </w:instrText>
      </w:r>
      <w:r>
        <w:fldChar w:fldCharType="separate"/>
      </w:r>
      <w:r w:rsidR="00B048D0">
        <w:rPr>
          <w:noProof/>
        </w:rPr>
        <w:t>8</w:t>
      </w:r>
      <w:r>
        <w:rPr>
          <w:noProof/>
        </w:rPr>
        <w:fldChar w:fldCharType="end"/>
      </w:r>
      <w:bookmarkEnd w:id="1094"/>
      <w:r>
        <w:tab/>
      </w:r>
      <w:r w:rsidRPr="00E43FE2">
        <w:t>Ramping analogue value with 4 limits</w:t>
      </w:r>
      <w:bookmarkEnd w:id="1095"/>
    </w:p>
    <w:p w14:paraId="7DA37B18" w14:textId="0506B9E2"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096" w:author="Gavin Rawson" w:date="2024-07-17T10:16:00Z" w16du:dateUtc="2024-07-17T09:16:00Z">
        <w:r w:rsidR="00B048D0" w:rsidRPr="00B048D0">
          <w:rPr>
            <w:rStyle w:val="Crossreference"/>
            <w:rPrChange w:id="1097" w:author="Gavin Rawson" w:date="2024-07-17T10:16:00Z" w16du:dateUtc="2024-07-17T09:16:00Z">
              <w:rPr/>
            </w:rPrChange>
          </w:rPr>
          <w:t xml:space="preserve">Figure </w:t>
        </w:r>
        <w:r w:rsidR="00B048D0" w:rsidRPr="00B048D0">
          <w:rPr>
            <w:rStyle w:val="Crossreference"/>
            <w:rPrChange w:id="1098" w:author="Gavin Rawson" w:date="2024-07-17T10:16:00Z" w16du:dateUtc="2024-07-17T09:16:00Z">
              <w:rPr>
                <w:noProof/>
              </w:rPr>
            </w:rPrChange>
          </w:rPr>
          <w:t>9</w:t>
        </w:r>
      </w:ins>
      <w:del w:id="1099"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DBD81C3" w:rsidR="00E43FE2" w:rsidRDefault="00E43FE2" w:rsidP="00E43FE2">
      <w:pPr>
        <w:pStyle w:val="Caption"/>
      </w:pPr>
      <w:bookmarkStart w:id="1100" w:name="_Ref161308250"/>
      <w:bookmarkStart w:id="1101" w:name="_Toc170288636"/>
      <w:r>
        <w:t xml:space="preserve">Figure </w:t>
      </w:r>
      <w:r>
        <w:fldChar w:fldCharType="begin"/>
      </w:r>
      <w:r>
        <w:instrText xml:space="preserve"> SEQ Figure \* ARABIC </w:instrText>
      </w:r>
      <w:r>
        <w:fldChar w:fldCharType="separate"/>
      </w:r>
      <w:r w:rsidR="00B048D0">
        <w:rPr>
          <w:noProof/>
        </w:rPr>
        <w:t>9</w:t>
      </w:r>
      <w:r>
        <w:rPr>
          <w:noProof/>
        </w:rPr>
        <w:fldChar w:fldCharType="end"/>
      </w:r>
      <w:bookmarkEnd w:id="1100"/>
      <w:r>
        <w:tab/>
      </w:r>
      <w:r w:rsidRPr="00E43FE2">
        <w:t xml:space="preserve">Step-change analogue value with </w:t>
      </w:r>
      <w:r w:rsidR="00D01088">
        <w:t>4</w:t>
      </w:r>
      <w:r w:rsidRPr="00E43FE2">
        <w:t xml:space="preserve"> limits</w:t>
      </w:r>
      <w:bookmarkEnd w:id="1101"/>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37035E3E" w:rsidR="00AB3C53" w:rsidRPr="00AB3C53" w:rsidRDefault="00AB3C53" w:rsidP="00AB3C53">
      <w:pPr>
        <w:pStyle w:val="BodyText"/>
        <w:rPr>
          <w:rFonts w:eastAsia="DengXian"/>
        </w:rPr>
      </w:pPr>
      <w:bookmarkStart w:id="1102"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048D0">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103" w:author="Gavin Rawson" w:date="2024-07-17T10:16:00Z" w16du:dateUtc="2024-07-17T09:16:00Z">
        <w:r w:rsidR="00B048D0" w:rsidRPr="00B048D0">
          <w:rPr>
            <w:rStyle w:val="Crossreference"/>
            <w:rPrChange w:id="1104" w:author="Gavin Rawson" w:date="2024-07-17T10:16:00Z" w16du:dateUtc="2024-07-17T09:16:00Z">
              <w:rPr/>
            </w:rPrChange>
          </w:rPr>
          <w:t>Limit and control profiles</w:t>
        </w:r>
      </w:ins>
      <w:del w:id="1105"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102"/>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106" w:name="_Toc172098951"/>
      <w:r w:rsidRPr="0023515A">
        <w:rPr>
          <w:rFonts w:eastAsia="DengXian"/>
        </w:rPr>
        <w:t xml:space="preserve">Counter </w:t>
      </w:r>
      <w:r w:rsidR="006B0494" w:rsidRPr="0023515A">
        <w:rPr>
          <w:rFonts w:eastAsia="DengXian"/>
        </w:rPr>
        <w:t>limits</w:t>
      </w:r>
      <w:bookmarkEnd w:id="1106"/>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0D113A6A"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107" w:author="Gavin Rawson" w:date="2024-07-17T10:16:00Z" w16du:dateUtc="2024-07-17T09:16:00Z">
        <w:r w:rsidR="00B048D0" w:rsidRPr="00B048D0">
          <w:rPr>
            <w:rStyle w:val="Crossreference"/>
            <w:rPrChange w:id="1108" w:author="Gavin Rawson" w:date="2024-07-17T10:16:00Z" w16du:dateUtc="2024-07-17T09:16:00Z">
              <w:rPr/>
            </w:rPrChange>
          </w:rPr>
          <w:t xml:space="preserve">Figure </w:t>
        </w:r>
        <w:r w:rsidR="00B048D0" w:rsidRPr="00B048D0">
          <w:rPr>
            <w:rStyle w:val="Crossreference"/>
            <w:rPrChange w:id="1109" w:author="Gavin Rawson" w:date="2024-07-17T10:16:00Z" w16du:dateUtc="2024-07-17T09:16:00Z">
              <w:rPr>
                <w:noProof/>
              </w:rPr>
            </w:rPrChange>
          </w:rPr>
          <w:t>10</w:t>
        </w:r>
      </w:ins>
      <w:del w:id="1110"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24AE76B" w:rsidR="00B1706D" w:rsidRDefault="00B1706D" w:rsidP="00B1706D">
      <w:pPr>
        <w:pStyle w:val="Caption"/>
      </w:pPr>
      <w:bookmarkStart w:id="1111" w:name="_Ref161765726"/>
      <w:bookmarkStart w:id="1112" w:name="_Toc170288637"/>
      <w:r>
        <w:t xml:space="preserve">Figure </w:t>
      </w:r>
      <w:r>
        <w:fldChar w:fldCharType="begin"/>
      </w:r>
      <w:r>
        <w:instrText xml:space="preserve"> SEQ Figure \* ARABIC </w:instrText>
      </w:r>
      <w:r>
        <w:fldChar w:fldCharType="separate"/>
      </w:r>
      <w:r w:rsidR="00B048D0">
        <w:rPr>
          <w:noProof/>
        </w:rPr>
        <w:t>10</w:t>
      </w:r>
      <w:r>
        <w:rPr>
          <w:noProof/>
        </w:rPr>
        <w:fldChar w:fldCharType="end"/>
      </w:r>
      <w:bookmarkEnd w:id="1111"/>
      <w:r>
        <w:tab/>
      </w:r>
      <w:r w:rsidRPr="00B1706D">
        <w:t>Counter normal state</w:t>
      </w:r>
      <w:bookmarkEnd w:id="1112"/>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49592BC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113" w:author="Gavin Rawson" w:date="2024-07-17T10:16:00Z" w16du:dateUtc="2024-07-17T09:16:00Z">
        <w:r w:rsidR="00B048D0" w:rsidRPr="00B048D0">
          <w:rPr>
            <w:rStyle w:val="Crossreference"/>
            <w:rPrChange w:id="1114" w:author="Gavin Rawson" w:date="2024-07-17T10:16:00Z" w16du:dateUtc="2024-07-17T09:16:00Z">
              <w:rPr/>
            </w:rPrChange>
          </w:rPr>
          <w:t xml:space="preserve">Table </w:t>
        </w:r>
        <w:r w:rsidR="00B048D0" w:rsidRPr="00B048D0">
          <w:rPr>
            <w:rStyle w:val="Crossreference"/>
            <w:rPrChange w:id="1115" w:author="Gavin Rawson" w:date="2024-07-17T10:16:00Z" w16du:dateUtc="2024-07-17T09:16:00Z">
              <w:rPr>
                <w:noProof/>
              </w:rPr>
            </w:rPrChange>
          </w:rPr>
          <w:t>17</w:t>
        </w:r>
      </w:ins>
      <w:del w:id="1116"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4ED78B26" w:rsidR="00B1706D" w:rsidRDefault="00B1706D" w:rsidP="00B1706D">
      <w:pPr>
        <w:pStyle w:val="Caption"/>
      </w:pPr>
      <w:bookmarkStart w:id="1117" w:name="_Ref161312936"/>
      <w:bookmarkStart w:id="1118" w:name="_Toc170288656"/>
      <w:r>
        <w:t xml:space="preserve">Table </w:t>
      </w:r>
      <w:r>
        <w:fldChar w:fldCharType="begin"/>
      </w:r>
      <w:r>
        <w:instrText xml:space="preserve"> SEQ Table \* ARABIC </w:instrText>
      </w:r>
      <w:r>
        <w:fldChar w:fldCharType="separate"/>
      </w:r>
      <w:r w:rsidR="00B048D0">
        <w:rPr>
          <w:noProof/>
        </w:rPr>
        <w:t>17</w:t>
      </w:r>
      <w:r>
        <w:rPr>
          <w:noProof/>
        </w:rPr>
        <w:fldChar w:fldCharType="end"/>
      </w:r>
      <w:bookmarkEnd w:id="1117"/>
      <w:r>
        <w:tab/>
      </w:r>
      <w:r w:rsidR="003557AA" w:rsidRPr="003557AA">
        <w:t>Information used in defining a counter limit</w:t>
      </w:r>
      <w:bookmarkEnd w:id="1118"/>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681676">
            <w:pPr>
              <w:pStyle w:val="TableText"/>
            </w:pPr>
            <w:r w:rsidRPr="00163DC5">
              <w:t>Parent Point</w:t>
            </w:r>
          </w:p>
        </w:tc>
        <w:tc>
          <w:tcPr>
            <w:tcW w:w="1032" w:type="dxa"/>
          </w:tcPr>
          <w:p w14:paraId="5EBA878D" w14:textId="77777777" w:rsidR="003557AA" w:rsidRPr="00163DC5" w:rsidRDefault="003557AA" w:rsidP="00681676">
            <w:pPr>
              <w:pStyle w:val="TableText"/>
            </w:pPr>
            <w:r w:rsidRPr="00163DC5">
              <w:t>Integer</w:t>
            </w:r>
          </w:p>
        </w:tc>
        <w:tc>
          <w:tcPr>
            <w:tcW w:w="932" w:type="dxa"/>
          </w:tcPr>
          <w:p w14:paraId="34EF02B1" w14:textId="77777777" w:rsidR="003557AA" w:rsidRPr="00163DC5" w:rsidRDefault="003557AA" w:rsidP="00681676">
            <w:pPr>
              <w:pStyle w:val="TableText"/>
            </w:pPr>
            <w:r w:rsidRPr="00163DC5">
              <w:t>parent</w:t>
            </w:r>
          </w:p>
        </w:tc>
        <w:tc>
          <w:tcPr>
            <w:tcW w:w="1239" w:type="dxa"/>
          </w:tcPr>
          <w:p w14:paraId="50470B4E" w14:textId="77777777" w:rsidR="003557AA" w:rsidRPr="00163DC5" w:rsidRDefault="003557AA" w:rsidP="00681676">
            <w:pPr>
              <w:pStyle w:val="TableText"/>
            </w:pPr>
            <w:r w:rsidRPr="00163DC5">
              <w:t>Yes</w:t>
            </w:r>
          </w:p>
        </w:tc>
        <w:tc>
          <w:tcPr>
            <w:tcW w:w="4204" w:type="dxa"/>
          </w:tcPr>
          <w:p w14:paraId="5089825B" w14:textId="6ED09085" w:rsidR="003557AA" w:rsidRPr="00163DC5" w:rsidRDefault="003557AA" w:rsidP="00681676">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681676">
            <w:pPr>
              <w:pStyle w:val="TableText"/>
            </w:pPr>
            <w:r w:rsidRPr="00163DC5">
              <w:t>Point Limit Index</w:t>
            </w:r>
          </w:p>
        </w:tc>
        <w:tc>
          <w:tcPr>
            <w:tcW w:w="1032" w:type="dxa"/>
          </w:tcPr>
          <w:p w14:paraId="5BFE8F07" w14:textId="0C1AB7C0" w:rsidR="003557AA" w:rsidRPr="00163DC5" w:rsidRDefault="003557AA" w:rsidP="00681676">
            <w:pPr>
              <w:pStyle w:val="TableText"/>
            </w:pPr>
            <w:del w:id="1119" w:author="Gavin Rawson" w:date="2024-07-15T08:24:00Z" w16du:dateUtc="2024-07-15T07:24:00Z">
              <w:r w:rsidRPr="00163DC5" w:rsidDel="00547BB0">
                <w:delText>Number</w:delText>
              </w:r>
            </w:del>
            <w:ins w:id="1120" w:author="Gavin Rawson" w:date="2024-07-15T08:24:00Z" w16du:dateUtc="2024-07-15T07:24:00Z">
              <w:r w:rsidR="00547BB0">
                <w:t>Integer</w:t>
              </w:r>
            </w:ins>
          </w:p>
        </w:tc>
        <w:tc>
          <w:tcPr>
            <w:tcW w:w="932" w:type="dxa"/>
          </w:tcPr>
          <w:p w14:paraId="4FC1D8DB" w14:textId="77777777" w:rsidR="003557AA" w:rsidRPr="00163DC5" w:rsidRDefault="003557AA" w:rsidP="00681676">
            <w:pPr>
              <w:pStyle w:val="TableText"/>
            </w:pPr>
            <w:proofErr w:type="spellStart"/>
            <w:r w:rsidRPr="00163DC5">
              <w:t>num</w:t>
            </w:r>
            <w:proofErr w:type="spellEnd"/>
          </w:p>
        </w:tc>
        <w:tc>
          <w:tcPr>
            <w:tcW w:w="1239" w:type="dxa"/>
          </w:tcPr>
          <w:p w14:paraId="5AA9372D" w14:textId="77777777" w:rsidR="003557AA" w:rsidRPr="00163DC5" w:rsidRDefault="003557AA" w:rsidP="00681676">
            <w:pPr>
              <w:pStyle w:val="TableText"/>
            </w:pPr>
            <w:r w:rsidRPr="00163DC5">
              <w:t>Yes</w:t>
            </w:r>
          </w:p>
        </w:tc>
        <w:tc>
          <w:tcPr>
            <w:tcW w:w="4204" w:type="dxa"/>
          </w:tcPr>
          <w:p w14:paraId="28B6AF96" w14:textId="21007A34" w:rsidR="003557AA" w:rsidRPr="00163DC5" w:rsidRDefault="003557AA" w:rsidP="00681676">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681676">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681676">
            <w:pPr>
              <w:pStyle w:val="TableText"/>
            </w:pPr>
            <w:r w:rsidRPr="00163DC5">
              <w:t>String</w:t>
            </w:r>
          </w:p>
        </w:tc>
        <w:tc>
          <w:tcPr>
            <w:tcW w:w="932" w:type="dxa"/>
          </w:tcPr>
          <w:p w14:paraId="20B9A1BD" w14:textId="77777777" w:rsidR="003557AA" w:rsidRPr="00163DC5" w:rsidRDefault="003557AA" w:rsidP="00681676">
            <w:pPr>
              <w:pStyle w:val="TableText"/>
            </w:pPr>
            <w:r w:rsidRPr="00163DC5">
              <w:t>name</w:t>
            </w:r>
          </w:p>
        </w:tc>
        <w:tc>
          <w:tcPr>
            <w:tcW w:w="1239" w:type="dxa"/>
          </w:tcPr>
          <w:p w14:paraId="0C7E85FD" w14:textId="77777777" w:rsidR="003557AA" w:rsidRPr="00163DC5" w:rsidRDefault="003557AA" w:rsidP="00681676">
            <w:pPr>
              <w:pStyle w:val="TableText"/>
            </w:pPr>
            <w:r w:rsidRPr="00163DC5">
              <w:t>No</w:t>
            </w:r>
          </w:p>
        </w:tc>
        <w:tc>
          <w:tcPr>
            <w:tcW w:w="4204" w:type="dxa"/>
          </w:tcPr>
          <w:p w14:paraId="6CE6E278" w14:textId="33AF1B55" w:rsidR="003557AA" w:rsidRPr="00163DC5" w:rsidRDefault="003557AA" w:rsidP="00681676">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681676">
            <w:pPr>
              <w:pStyle w:val="TableText"/>
            </w:pPr>
            <w:r w:rsidRPr="00163DC5">
              <w:t>Action</w:t>
            </w:r>
          </w:p>
        </w:tc>
        <w:tc>
          <w:tcPr>
            <w:tcW w:w="1032" w:type="dxa"/>
          </w:tcPr>
          <w:p w14:paraId="74234B3D" w14:textId="43240B45" w:rsidR="003557AA" w:rsidRPr="00163DC5" w:rsidRDefault="003557AA" w:rsidP="00681676">
            <w:pPr>
              <w:pStyle w:val="TableText"/>
            </w:pPr>
            <w:del w:id="1121" w:author="Gavin Rawson" w:date="2024-07-15T08:24:00Z" w16du:dateUtc="2024-07-15T07:24:00Z">
              <w:r w:rsidRPr="00163DC5" w:rsidDel="00396303">
                <w:delText>Number</w:delText>
              </w:r>
            </w:del>
            <w:ins w:id="1122" w:author="Gavin Rawson" w:date="2024-07-15T08:24:00Z" w16du:dateUtc="2024-07-15T07:24:00Z">
              <w:r w:rsidR="00396303">
                <w:t>I</w:t>
              </w:r>
            </w:ins>
            <w:ins w:id="1123" w:author="Gavin Rawson" w:date="2024-07-15T08:25:00Z" w16du:dateUtc="2024-07-15T07:25:00Z">
              <w:r w:rsidR="00396303">
                <w:t>nteger</w:t>
              </w:r>
            </w:ins>
          </w:p>
        </w:tc>
        <w:tc>
          <w:tcPr>
            <w:tcW w:w="932" w:type="dxa"/>
          </w:tcPr>
          <w:p w14:paraId="090A489E" w14:textId="77777777" w:rsidR="003557AA" w:rsidRPr="00163DC5" w:rsidRDefault="003557AA" w:rsidP="00681676">
            <w:pPr>
              <w:pStyle w:val="TableText"/>
            </w:pPr>
            <w:r w:rsidRPr="00163DC5">
              <w:t>action</w:t>
            </w:r>
          </w:p>
        </w:tc>
        <w:tc>
          <w:tcPr>
            <w:tcW w:w="1239" w:type="dxa"/>
          </w:tcPr>
          <w:p w14:paraId="6A9086C6" w14:textId="77777777" w:rsidR="003557AA" w:rsidRPr="00163DC5" w:rsidRDefault="003557AA" w:rsidP="00681676">
            <w:pPr>
              <w:pStyle w:val="TableText"/>
            </w:pPr>
            <w:r w:rsidRPr="00163DC5">
              <w:t>Yes</w:t>
            </w:r>
          </w:p>
        </w:tc>
        <w:tc>
          <w:tcPr>
            <w:tcW w:w="4204" w:type="dxa"/>
          </w:tcPr>
          <w:p w14:paraId="458F4EAB" w14:textId="530BC980" w:rsidR="003557AA" w:rsidRPr="00163DC5" w:rsidRDefault="003557AA" w:rsidP="00681676">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681676">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681676">
            <w:pPr>
              <w:pStyle w:val="TableText"/>
            </w:pPr>
            <w:r w:rsidRPr="00163DC5">
              <w:t>Number</w:t>
            </w:r>
          </w:p>
        </w:tc>
        <w:tc>
          <w:tcPr>
            <w:tcW w:w="932" w:type="dxa"/>
          </w:tcPr>
          <w:p w14:paraId="26BFDB00" w14:textId="77777777" w:rsidR="003557AA" w:rsidRPr="00163DC5" w:rsidRDefault="003557AA" w:rsidP="00681676">
            <w:pPr>
              <w:pStyle w:val="TableText"/>
            </w:pPr>
            <w:r w:rsidRPr="00163DC5">
              <w:t>value</w:t>
            </w:r>
          </w:p>
        </w:tc>
        <w:tc>
          <w:tcPr>
            <w:tcW w:w="1239" w:type="dxa"/>
          </w:tcPr>
          <w:p w14:paraId="294161CC" w14:textId="77777777" w:rsidR="003557AA" w:rsidRPr="00163DC5" w:rsidRDefault="003557AA" w:rsidP="00681676">
            <w:pPr>
              <w:pStyle w:val="TableText"/>
            </w:pPr>
            <w:r w:rsidRPr="00163DC5">
              <w:t>Yes</w:t>
            </w:r>
          </w:p>
        </w:tc>
        <w:tc>
          <w:tcPr>
            <w:tcW w:w="4204" w:type="dxa"/>
          </w:tcPr>
          <w:p w14:paraId="4C519DEF" w14:textId="6F1CD918" w:rsidR="003557AA" w:rsidRPr="00163DC5" w:rsidRDefault="003557AA" w:rsidP="00681676">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681676">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681676">
            <w:pPr>
              <w:pStyle w:val="TableText"/>
            </w:pPr>
            <w:ins w:id="1124" w:author="Gavin Rawson" w:date="2024-07-15T08:25:00Z" w16du:dateUtc="2024-07-15T07:25:00Z">
              <w:r>
                <w:t>Integer</w:t>
              </w:r>
            </w:ins>
            <w:del w:id="1125"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681676">
            <w:pPr>
              <w:pStyle w:val="TableText"/>
            </w:pPr>
            <w:proofErr w:type="spellStart"/>
            <w:r w:rsidRPr="00163DC5">
              <w:t>mon</w:t>
            </w:r>
            <w:proofErr w:type="spellEnd"/>
          </w:p>
        </w:tc>
        <w:tc>
          <w:tcPr>
            <w:tcW w:w="1239" w:type="dxa"/>
          </w:tcPr>
          <w:p w14:paraId="4F063A81" w14:textId="77777777" w:rsidR="003557AA" w:rsidRPr="00163DC5" w:rsidRDefault="003557AA" w:rsidP="00681676">
            <w:pPr>
              <w:pStyle w:val="TableText"/>
            </w:pPr>
            <w:r w:rsidRPr="00163DC5">
              <w:t>No</w:t>
            </w:r>
          </w:p>
        </w:tc>
        <w:tc>
          <w:tcPr>
            <w:tcW w:w="4204" w:type="dxa"/>
          </w:tcPr>
          <w:p w14:paraId="3CFF41AD" w14:textId="77777777" w:rsidR="003557AA" w:rsidRPr="00163DC5" w:rsidRDefault="003557AA" w:rsidP="00681676">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681676">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681676">
            <w:pPr>
              <w:pStyle w:val="TableText"/>
            </w:pPr>
            <w:ins w:id="1126" w:author="Gavin Rawson" w:date="2024-07-15T08:25:00Z" w16du:dateUtc="2024-07-15T07:25:00Z">
              <w:r>
                <w:t>Integer</w:t>
              </w:r>
            </w:ins>
            <w:del w:id="1127"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681676">
            <w:pPr>
              <w:pStyle w:val="TableText"/>
            </w:pPr>
            <w:proofErr w:type="spellStart"/>
            <w:r w:rsidRPr="00163DC5">
              <w:t>tue</w:t>
            </w:r>
            <w:proofErr w:type="spellEnd"/>
          </w:p>
        </w:tc>
        <w:tc>
          <w:tcPr>
            <w:tcW w:w="1239" w:type="dxa"/>
          </w:tcPr>
          <w:p w14:paraId="24B8716E" w14:textId="77777777" w:rsidR="003557AA" w:rsidRPr="00163DC5" w:rsidRDefault="003557AA" w:rsidP="00681676">
            <w:pPr>
              <w:pStyle w:val="TableText"/>
            </w:pPr>
            <w:r w:rsidRPr="00163DC5">
              <w:t>No</w:t>
            </w:r>
          </w:p>
        </w:tc>
        <w:tc>
          <w:tcPr>
            <w:tcW w:w="4204" w:type="dxa"/>
          </w:tcPr>
          <w:p w14:paraId="52E45BD5" w14:textId="77777777" w:rsidR="003557AA" w:rsidRPr="00163DC5" w:rsidRDefault="003557AA" w:rsidP="00681676">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681676">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681676">
            <w:pPr>
              <w:pStyle w:val="TableText"/>
            </w:pPr>
            <w:ins w:id="1128" w:author="Gavin Rawson" w:date="2024-07-15T08:25:00Z" w16du:dateUtc="2024-07-15T07:25:00Z">
              <w:r>
                <w:t>Integer</w:t>
              </w:r>
            </w:ins>
            <w:del w:id="1129"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681676">
            <w:pPr>
              <w:pStyle w:val="TableText"/>
            </w:pPr>
            <w:r w:rsidRPr="00163DC5">
              <w:t>wed</w:t>
            </w:r>
          </w:p>
        </w:tc>
        <w:tc>
          <w:tcPr>
            <w:tcW w:w="1239" w:type="dxa"/>
          </w:tcPr>
          <w:p w14:paraId="3A89AA7E" w14:textId="77777777" w:rsidR="003557AA" w:rsidRPr="00163DC5" w:rsidRDefault="003557AA" w:rsidP="00681676">
            <w:pPr>
              <w:pStyle w:val="TableText"/>
            </w:pPr>
            <w:r w:rsidRPr="00163DC5">
              <w:t>No</w:t>
            </w:r>
          </w:p>
        </w:tc>
        <w:tc>
          <w:tcPr>
            <w:tcW w:w="4204" w:type="dxa"/>
          </w:tcPr>
          <w:p w14:paraId="4E5E6FE6" w14:textId="77777777" w:rsidR="003557AA" w:rsidRPr="00163DC5" w:rsidRDefault="003557AA" w:rsidP="00681676">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681676">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681676">
            <w:pPr>
              <w:pStyle w:val="TableText"/>
            </w:pPr>
            <w:ins w:id="1130" w:author="Gavin Rawson" w:date="2024-07-15T08:25:00Z" w16du:dateUtc="2024-07-15T07:25:00Z">
              <w:r>
                <w:t>Integer</w:t>
              </w:r>
            </w:ins>
            <w:del w:id="1131"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681676">
            <w:pPr>
              <w:pStyle w:val="TableText"/>
            </w:pPr>
            <w:proofErr w:type="spellStart"/>
            <w:r w:rsidRPr="00163DC5">
              <w:t>thu</w:t>
            </w:r>
            <w:proofErr w:type="spellEnd"/>
          </w:p>
        </w:tc>
        <w:tc>
          <w:tcPr>
            <w:tcW w:w="1239" w:type="dxa"/>
          </w:tcPr>
          <w:p w14:paraId="4BB1B779" w14:textId="77777777" w:rsidR="003557AA" w:rsidRPr="00163DC5" w:rsidRDefault="003557AA" w:rsidP="00681676">
            <w:pPr>
              <w:pStyle w:val="TableText"/>
            </w:pPr>
            <w:r w:rsidRPr="00163DC5">
              <w:t>No</w:t>
            </w:r>
          </w:p>
        </w:tc>
        <w:tc>
          <w:tcPr>
            <w:tcW w:w="4204" w:type="dxa"/>
          </w:tcPr>
          <w:p w14:paraId="7BD8804F" w14:textId="77777777" w:rsidR="003557AA" w:rsidRPr="00163DC5" w:rsidRDefault="003557AA" w:rsidP="00681676">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681676">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681676">
            <w:pPr>
              <w:pStyle w:val="TableText"/>
            </w:pPr>
            <w:ins w:id="1132" w:author="Gavin Rawson" w:date="2024-07-15T08:25:00Z" w16du:dateUtc="2024-07-15T07:25:00Z">
              <w:r>
                <w:t>Integer</w:t>
              </w:r>
            </w:ins>
            <w:del w:id="1133"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681676">
            <w:pPr>
              <w:pStyle w:val="TableText"/>
            </w:pPr>
            <w:proofErr w:type="spellStart"/>
            <w:r w:rsidRPr="00163DC5">
              <w:t>fri</w:t>
            </w:r>
            <w:proofErr w:type="spellEnd"/>
          </w:p>
        </w:tc>
        <w:tc>
          <w:tcPr>
            <w:tcW w:w="1239" w:type="dxa"/>
          </w:tcPr>
          <w:p w14:paraId="74AF4142" w14:textId="77777777" w:rsidR="003557AA" w:rsidRPr="00163DC5" w:rsidRDefault="003557AA" w:rsidP="00681676">
            <w:pPr>
              <w:pStyle w:val="TableText"/>
            </w:pPr>
            <w:r w:rsidRPr="00163DC5">
              <w:t>No</w:t>
            </w:r>
          </w:p>
        </w:tc>
        <w:tc>
          <w:tcPr>
            <w:tcW w:w="4204" w:type="dxa"/>
          </w:tcPr>
          <w:p w14:paraId="02676D1A" w14:textId="77777777" w:rsidR="003557AA" w:rsidRPr="00163DC5" w:rsidRDefault="003557AA" w:rsidP="00681676">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681676">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681676">
            <w:pPr>
              <w:pStyle w:val="TableText"/>
            </w:pPr>
            <w:ins w:id="1134" w:author="Gavin Rawson" w:date="2024-07-15T08:25:00Z" w16du:dateUtc="2024-07-15T07:25:00Z">
              <w:r>
                <w:t>Integer</w:t>
              </w:r>
            </w:ins>
            <w:del w:id="1135"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681676">
            <w:pPr>
              <w:pStyle w:val="TableText"/>
            </w:pPr>
            <w:r w:rsidRPr="00163DC5">
              <w:t>sat</w:t>
            </w:r>
          </w:p>
        </w:tc>
        <w:tc>
          <w:tcPr>
            <w:tcW w:w="1239" w:type="dxa"/>
          </w:tcPr>
          <w:p w14:paraId="0F541D78" w14:textId="77777777" w:rsidR="003557AA" w:rsidRPr="00163DC5" w:rsidRDefault="003557AA" w:rsidP="00681676">
            <w:pPr>
              <w:pStyle w:val="TableText"/>
            </w:pPr>
            <w:r w:rsidRPr="00163DC5">
              <w:t>No</w:t>
            </w:r>
          </w:p>
        </w:tc>
        <w:tc>
          <w:tcPr>
            <w:tcW w:w="4204" w:type="dxa"/>
          </w:tcPr>
          <w:p w14:paraId="28FB4D80" w14:textId="77777777" w:rsidR="003557AA" w:rsidRPr="00163DC5" w:rsidRDefault="003557AA" w:rsidP="00681676">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681676">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681676">
            <w:pPr>
              <w:pStyle w:val="TableText"/>
            </w:pPr>
            <w:ins w:id="1136" w:author="Gavin Rawson" w:date="2024-07-15T08:25:00Z" w16du:dateUtc="2024-07-15T07:25:00Z">
              <w:r>
                <w:t>Integer</w:t>
              </w:r>
            </w:ins>
            <w:del w:id="1137"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681676">
            <w:pPr>
              <w:pStyle w:val="TableText"/>
            </w:pPr>
            <w:r w:rsidRPr="00163DC5">
              <w:t>sun</w:t>
            </w:r>
          </w:p>
        </w:tc>
        <w:tc>
          <w:tcPr>
            <w:tcW w:w="1239" w:type="dxa"/>
          </w:tcPr>
          <w:p w14:paraId="5B96D4E9" w14:textId="77777777" w:rsidR="003557AA" w:rsidRPr="00163DC5" w:rsidRDefault="003557AA" w:rsidP="00681676">
            <w:pPr>
              <w:pStyle w:val="TableText"/>
            </w:pPr>
            <w:r w:rsidRPr="00163DC5">
              <w:t>No</w:t>
            </w:r>
          </w:p>
        </w:tc>
        <w:tc>
          <w:tcPr>
            <w:tcW w:w="4204" w:type="dxa"/>
          </w:tcPr>
          <w:p w14:paraId="4472CE2E" w14:textId="77777777" w:rsidR="003557AA" w:rsidRPr="00163DC5" w:rsidRDefault="003557AA" w:rsidP="00681676">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151B88F5"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38" w:author="Gavin Rawson" w:date="2024-07-17T10:16:00Z" w16du:dateUtc="2024-07-17T09:16:00Z">
        <w:r w:rsidR="00B048D0" w:rsidRPr="00B048D0">
          <w:rPr>
            <w:rStyle w:val="Crossreference"/>
            <w:rPrChange w:id="1139" w:author="Gavin Rawson" w:date="2024-07-17T10:16:00Z" w16du:dateUtc="2024-07-17T09:16:00Z">
              <w:rPr/>
            </w:rPrChange>
          </w:rPr>
          <w:t>Limit and control profiles</w:t>
        </w:r>
      </w:ins>
      <w:del w:id="1140"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141" w:name="_Toc172098952"/>
      <w:r w:rsidRPr="00384B6A">
        <w:rPr>
          <w:rFonts w:eastAsia="DengXian"/>
        </w:rPr>
        <w:t xml:space="preserve">No </w:t>
      </w:r>
      <w:r w:rsidR="006B0494" w:rsidRPr="00384B6A">
        <w:rPr>
          <w:rFonts w:eastAsia="DengXian"/>
        </w:rPr>
        <w:t>change</w:t>
      </w:r>
      <w:bookmarkEnd w:id="1141"/>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BCA46A6"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142" w:author="Gavin Rawson" w:date="2024-07-17T10:16:00Z" w16du:dateUtc="2024-07-17T09:16:00Z">
        <w:r w:rsidR="00B048D0" w:rsidRPr="00B048D0">
          <w:rPr>
            <w:rStyle w:val="Crossreference"/>
            <w:rPrChange w:id="1143" w:author="Gavin Rawson" w:date="2024-07-17T10:16:00Z" w16du:dateUtc="2024-07-17T09:16:00Z">
              <w:rPr/>
            </w:rPrChange>
          </w:rPr>
          <w:t xml:space="preserve">Table </w:t>
        </w:r>
        <w:r w:rsidR="00B048D0" w:rsidRPr="00B048D0">
          <w:rPr>
            <w:rStyle w:val="Crossreference"/>
            <w:rPrChange w:id="1144" w:author="Gavin Rawson" w:date="2024-07-17T10:16:00Z" w16du:dateUtc="2024-07-17T09:16:00Z">
              <w:rPr>
                <w:noProof/>
              </w:rPr>
            </w:rPrChange>
          </w:rPr>
          <w:t>18</w:t>
        </w:r>
      </w:ins>
      <w:del w:id="1145"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267305D9" w:rsidR="003557AA" w:rsidRDefault="00384B6A" w:rsidP="000A491B">
      <w:pPr>
        <w:pStyle w:val="Caption"/>
        <w:keepNext/>
      </w:pPr>
      <w:bookmarkStart w:id="1146" w:name="_Ref161314992"/>
      <w:bookmarkStart w:id="1147" w:name="_Toc170288657"/>
      <w:r>
        <w:lastRenderedPageBreak/>
        <w:t xml:space="preserve">Table </w:t>
      </w:r>
      <w:r>
        <w:fldChar w:fldCharType="begin"/>
      </w:r>
      <w:r>
        <w:instrText xml:space="preserve"> SEQ Table \* ARABIC </w:instrText>
      </w:r>
      <w:r>
        <w:fldChar w:fldCharType="separate"/>
      </w:r>
      <w:r w:rsidR="00B048D0">
        <w:rPr>
          <w:noProof/>
        </w:rPr>
        <w:t>18</w:t>
      </w:r>
      <w:r>
        <w:rPr>
          <w:noProof/>
        </w:rPr>
        <w:fldChar w:fldCharType="end"/>
      </w:r>
      <w:bookmarkEnd w:id="1146"/>
      <w:r>
        <w:tab/>
      </w:r>
      <w:r w:rsidRPr="00384B6A">
        <w:t xml:space="preserve">Information used in defining no change for analogue and counter </w:t>
      </w:r>
      <w:r w:rsidR="009A0F57">
        <w:t>p</w:t>
      </w:r>
      <w:r w:rsidRPr="00384B6A">
        <w:t>oints</w:t>
      </w:r>
      <w:bookmarkEnd w:id="1147"/>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681676">
            <w:pPr>
              <w:pStyle w:val="TableText"/>
            </w:pPr>
            <w:r w:rsidRPr="00163DC5">
              <w:t>Parent Point</w:t>
            </w:r>
          </w:p>
        </w:tc>
        <w:tc>
          <w:tcPr>
            <w:tcW w:w="1150" w:type="dxa"/>
          </w:tcPr>
          <w:p w14:paraId="75035F9F" w14:textId="77777777" w:rsidR="000A491B" w:rsidRPr="00163DC5" w:rsidRDefault="000A491B" w:rsidP="00681676">
            <w:pPr>
              <w:pStyle w:val="TableText"/>
            </w:pPr>
            <w:r w:rsidRPr="00163DC5">
              <w:t>Integer</w:t>
            </w:r>
          </w:p>
        </w:tc>
        <w:tc>
          <w:tcPr>
            <w:tcW w:w="1440" w:type="dxa"/>
          </w:tcPr>
          <w:p w14:paraId="1D784E80" w14:textId="77777777" w:rsidR="000A491B" w:rsidRPr="00163DC5" w:rsidRDefault="000A491B" w:rsidP="00681676">
            <w:pPr>
              <w:pStyle w:val="TableText"/>
            </w:pPr>
            <w:r w:rsidRPr="00163DC5">
              <w:t>parent</w:t>
            </w:r>
          </w:p>
        </w:tc>
        <w:tc>
          <w:tcPr>
            <w:tcW w:w="905" w:type="dxa"/>
          </w:tcPr>
          <w:p w14:paraId="2B68422B" w14:textId="77777777" w:rsidR="000A491B" w:rsidRPr="00163DC5" w:rsidRDefault="000A491B" w:rsidP="00681676">
            <w:pPr>
              <w:pStyle w:val="TableText"/>
            </w:pPr>
            <w:r w:rsidRPr="00163DC5">
              <w:t>Yes</w:t>
            </w:r>
          </w:p>
        </w:tc>
        <w:tc>
          <w:tcPr>
            <w:tcW w:w="4032" w:type="dxa"/>
          </w:tcPr>
          <w:p w14:paraId="59BF31E7" w14:textId="4C3BF057" w:rsidR="000A491B" w:rsidRPr="00163DC5" w:rsidRDefault="000A491B" w:rsidP="00681676">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681676">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681676">
            <w:pPr>
              <w:pStyle w:val="TableText"/>
            </w:pPr>
            <w:r w:rsidRPr="00163DC5">
              <w:t>String</w:t>
            </w:r>
          </w:p>
        </w:tc>
        <w:tc>
          <w:tcPr>
            <w:tcW w:w="1440" w:type="dxa"/>
          </w:tcPr>
          <w:p w14:paraId="1232EABB" w14:textId="77777777" w:rsidR="000A491B" w:rsidRPr="00163DC5" w:rsidRDefault="000A491B" w:rsidP="00681676">
            <w:pPr>
              <w:pStyle w:val="TableText"/>
            </w:pPr>
            <w:proofErr w:type="spellStart"/>
            <w:r w:rsidRPr="00163DC5">
              <w:t>parentType</w:t>
            </w:r>
            <w:proofErr w:type="spellEnd"/>
          </w:p>
        </w:tc>
        <w:tc>
          <w:tcPr>
            <w:tcW w:w="905" w:type="dxa"/>
          </w:tcPr>
          <w:p w14:paraId="4663B4D1" w14:textId="77777777" w:rsidR="000A491B" w:rsidRPr="00163DC5" w:rsidRDefault="000A491B" w:rsidP="00681676">
            <w:pPr>
              <w:pStyle w:val="TableText"/>
            </w:pPr>
            <w:r w:rsidRPr="00163DC5">
              <w:t>Yes</w:t>
            </w:r>
          </w:p>
        </w:tc>
        <w:tc>
          <w:tcPr>
            <w:tcW w:w="4032" w:type="dxa"/>
          </w:tcPr>
          <w:p w14:paraId="7A1C8832" w14:textId="32801B03" w:rsidR="000A491B" w:rsidRPr="00163DC5" w:rsidRDefault="000A491B" w:rsidP="00681676">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681676">
            <w:pPr>
              <w:pStyle w:val="TableText"/>
            </w:pPr>
            <w:r w:rsidRPr="00163DC5">
              <w:t>Point Limit Index</w:t>
            </w:r>
          </w:p>
        </w:tc>
        <w:tc>
          <w:tcPr>
            <w:tcW w:w="1150" w:type="dxa"/>
          </w:tcPr>
          <w:p w14:paraId="6A8065D1" w14:textId="5273B94B" w:rsidR="000A491B" w:rsidRPr="00163DC5" w:rsidRDefault="00396303" w:rsidP="00681676">
            <w:pPr>
              <w:pStyle w:val="TableText"/>
            </w:pPr>
            <w:ins w:id="1148" w:author="Gavin Rawson" w:date="2024-07-15T08:25:00Z" w16du:dateUtc="2024-07-15T07:25:00Z">
              <w:r>
                <w:t>Integer</w:t>
              </w:r>
            </w:ins>
            <w:del w:id="1149"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681676">
            <w:pPr>
              <w:pStyle w:val="TableText"/>
            </w:pPr>
            <w:proofErr w:type="spellStart"/>
            <w:r w:rsidRPr="00163DC5">
              <w:t>num</w:t>
            </w:r>
            <w:proofErr w:type="spellEnd"/>
          </w:p>
        </w:tc>
        <w:tc>
          <w:tcPr>
            <w:tcW w:w="905" w:type="dxa"/>
          </w:tcPr>
          <w:p w14:paraId="518CE81C" w14:textId="77777777" w:rsidR="000A491B" w:rsidRPr="00163DC5" w:rsidRDefault="000A491B" w:rsidP="00681676">
            <w:pPr>
              <w:pStyle w:val="TableText"/>
            </w:pPr>
            <w:r w:rsidRPr="00163DC5">
              <w:t>Yes</w:t>
            </w:r>
          </w:p>
        </w:tc>
        <w:tc>
          <w:tcPr>
            <w:tcW w:w="4032" w:type="dxa"/>
          </w:tcPr>
          <w:p w14:paraId="25B15A28" w14:textId="0E0FC747" w:rsidR="000A491B" w:rsidRPr="00163DC5" w:rsidRDefault="000A491B" w:rsidP="00681676">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681676">
            <w:pPr>
              <w:pStyle w:val="TableText"/>
            </w:pPr>
            <w:r w:rsidRPr="00163DC5">
              <w:t>Name</w:t>
            </w:r>
          </w:p>
        </w:tc>
        <w:tc>
          <w:tcPr>
            <w:tcW w:w="1150" w:type="dxa"/>
          </w:tcPr>
          <w:p w14:paraId="0D30E84A" w14:textId="77777777" w:rsidR="000A491B" w:rsidRPr="00163DC5" w:rsidRDefault="000A491B" w:rsidP="00681676">
            <w:pPr>
              <w:pStyle w:val="TableText"/>
            </w:pPr>
            <w:r w:rsidRPr="00163DC5">
              <w:t>String</w:t>
            </w:r>
          </w:p>
        </w:tc>
        <w:tc>
          <w:tcPr>
            <w:tcW w:w="1440" w:type="dxa"/>
          </w:tcPr>
          <w:p w14:paraId="284C1668" w14:textId="77777777" w:rsidR="000A491B" w:rsidRPr="00163DC5" w:rsidRDefault="000A491B" w:rsidP="00681676">
            <w:pPr>
              <w:pStyle w:val="TableText"/>
            </w:pPr>
            <w:r w:rsidRPr="00163DC5">
              <w:t>name</w:t>
            </w:r>
          </w:p>
        </w:tc>
        <w:tc>
          <w:tcPr>
            <w:tcW w:w="905" w:type="dxa"/>
          </w:tcPr>
          <w:p w14:paraId="0A045E1D" w14:textId="77777777" w:rsidR="000A491B" w:rsidRPr="00163DC5" w:rsidRDefault="000A491B" w:rsidP="00681676">
            <w:pPr>
              <w:pStyle w:val="TableText"/>
            </w:pPr>
            <w:r w:rsidRPr="00163DC5">
              <w:t>No</w:t>
            </w:r>
          </w:p>
        </w:tc>
        <w:tc>
          <w:tcPr>
            <w:tcW w:w="4032" w:type="dxa"/>
          </w:tcPr>
          <w:p w14:paraId="649B3934" w14:textId="1476489C" w:rsidR="000A491B" w:rsidRPr="00163DC5" w:rsidRDefault="000A491B" w:rsidP="00681676">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681676">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681676">
            <w:pPr>
              <w:pStyle w:val="TableText"/>
            </w:pPr>
            <w:r w:rsidRPr="00163DC5">
              <w:t>Number</w:t>
            </w:r>
          </w:p>
        </w:tc>
        <w:tc>
          <w:tcPr>
            <w:tcW w:w="1440" w:type="dxa"/>
          </w:tcPr>
          <w:p w14:paraId="3A581B92" w14:textId="77777777" w:rsidR="000A491B" w:rsidRPr="00163DC5" w:rsidRDefault="000A491B" w:rsidP="00681676">
            <w:pPr>
              <w:pStyle w:val="TableText"/>
            </w:pPr>
            <w:r w:rsidRPr="00163DC5">
              <w:t>deadband</w:t>
            </w:r>
          </w:p>
        </w:tc>
        <w:tc>
          <w:tcPr>
            <w:tcW w:w="905" w:type="dxa"/>
          </w:tcPr>
          <w:p w14:paraId="61268CCC" w14:textId="77777777" w:rsidR="000A491B" w:rsidRPr="00163DC5" w:rsidRDefault="000A491B" w:rsidP="00681676">
            <w:pPr>
              <w:pStyle w:val="TableText"/>
            </w:pPr>
            <w:r w:rsidRPr="00163DC5">
              <w:t>No</w:t>
            </w:r>
          </w:p>
        </w:tc>
        <w:tc>
          <w:tcPr>
            <w:tcW w:w="4032" w:type="dxa"/>
          </w:tcPr>
          <w:p w14:paraId="1EF4695E" w14:textId="0DF05176" w:rsidR="000A491B" w:rsidRPr="00163DC5" w:rsidRDefault="000A491B" w:rsidP="00681676">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681676">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681676">
            <w:pPr>
              <w:pStyle w:val="TableText"/>
            </w:pPr>
            <w:ins w:id="1150" w:author="Gavin Rawson" w:date="2024-07-15T08:25:00Z" w16du:dateUtc="2024-07-15T07:25:00Z">
              <w:r>
                <w:t>Integer</w:t>
              </w:r>
            </w:ins>
            <w:del w:id="1151"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681676">
            <w:pPr>
              <w:pStyle w:val="TableText"/>
            </w:pPr>
            <w:r w:rsidRPr="00163DC5">
              <w:t>period</w:t>
            </w:r>
          </w:p>
        </w:tc>
        <w:tc>
          <w:tcPr>
            <w:tcW w:w="905" w:type="dxa"/>
          </w:tcPr>
          <w:p w14:paraId="26AB953E" w14:textId="77777777" w:rsidR="000A491B" w:rsidRPr="00163DC5" w:rsidRDefault="000A491B" w:rsidP="00681676">
            <w:pPr>
              <w:pStyle w:val="TableText"/>
            </w:pPr>
            <w:r w:rsidRPr="00163DC5">
              <w:t>Yes</w:t>
            </w:r>
          </w:p>
        </w:tc>
        <w:tc>
          <w:tcPr>
            <w:tcW w:w="4032" w:type="dxa"/>
          </w:tcPr>
          <w:p w14:paraId="1F8943DE" w14:textId="5514AEA3" w:rsidR="000A491B" w:rsidRPr="00163DC5" w:rsidRDefault="000A491B" w:rsidP="00681676">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681676">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681676">
            <w:pPr>
              <w:pStyle w:val="TableText"/>
            </w:pPr>
            <w:ins w:id="1152" w:author="Gavin Rawson" w:date="2024-07-15T08:26:00Z" w16du:dateUtc="2024-07-15T07:26:00Z">
              <w:r>
                <w:t>Integer</w:t>
              </w:r>
            </w:ins>
            <w:del w:id="1153"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681676">
            <w:pPr>
              <w:pStyle w:val="TableText"/>
            </w:pPr>
            <w:r w:rsidRPr="00163DC5">
              <w:t>action</w:t>
            </w:r>
          </w:p>
        </w:tc>
        <w:tc>
          <w:tcPr>
            <w:tcW w:w="905" w:type="dxa"/>
          </w:tcPr>
          <w:p w14:paraId="66E0A7DD" w14:textId="77777777" w:rsidR="000A491B" w:rsidRPr="00163DC5" w:rsidRDefault="000A491B" w:rsidP="00681676">
            <w:pPr>
              <w:pStyle w:val="TableText"/>
            </w:pPr>
            <w:r w:rsidRPr="00163DC5">
              <w:t>Yes</w:t>
            </w:r>
          </w:p>
        </w:tc>
        <w:tc>
          <w:tcPr>
            <w:tcW w:w="4032" w:type="dxa"/>
          </w:tcPr>
          <w:p w14:paraId="5394AB71" w14:textId="3F292994" w:rsidR="000A491B" w:rsidRPr="00163DC5" w:rsidRDefault="000A491B" w:rsidP="00681676">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BC3BD4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54" w:author="Gavin Rawson" w:date="2024-07-17T10:16:00Z" w16du:dateUtc="2024-07-17T09:16:00Z">
        <w:r w:rsidR="00B048D0" w:rsidRPr="00B048D0">
          <w:rPr>
            <w:rStyle w:val="Crossreference"/>
            <w:rPrChange w:id="1155" w:author="Gavin Rawson" w:date="2024-07-17T10:16:00Z" w16du:dateUtc="2024-07-17T09:16:00Z">
              <w:rPr/>
            </w:rPrChange>
          </w:rPr>
          <w:t>Limit and control profiles</w:t>
        </w:r>
      </w:ins>
      <w:del w:id="1156"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57" w:name="_Toc172098953"/>
      <w:r w:rsidRPr="000A491B">
        <w:lastRenderedPageBreak/>
        <w:t xml:space="preserve">Extended </w:t>
      </w:r>
      <w:r w:rsidR="006B0494" w:rsidRPr="000A491B">
        <w:t>points</w:t>
      </w:r>
      <w:bookmarkEnd w:id="115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0C089DA"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158" w:author="Gavin Rawson" w:date="2024-07-17T10:16:00Z" w16du:dateUtc="2024-07-17T09:16:00Z">
        <w:r w:rsidR="00B048D0" w:rsidRPr="00B048D0">
          <w:rPr>
            <w:rStyle w:val="Crossreference"/>
            <w:rPrChange w:id="1159" w:author="Gavin Rawson" w:date="2024-07-17T10:16:00Z" w16du:dateUtc="2024-07-17T09:16:00Z">
              <w:rPr/>
            </w:rPrChange>
          </w:rPr>
          <w:t xml:space="preserve">Table </w:t>
        </w:r>
        <w:r w:rsidR="00B048D0" w:rsidRPr="00B048D0">
          <w:rPr>
            <w:rStyle w:val="Crossreference"/>
            <w:rPrChange w:id="1160" w:author="Gavin Rawson" w:date="2024-07-17T10:16:00Z" w16du:dateUtc="2024-07-17T09:16:00Z">
              <w:rPr>
                <w:noProof/>
              </w:rPr>
            </w:rPrChange>
          </w:rPr>
          <w:t>19</w:t>
        </w:r>
      </w:ins>
      <w:del w:id="1161"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3EE1B49D" w:rsidR="00122B46" w:rsidRDefault="00122B46" w:rsidP="00122B46">
      <w:pPr>
        <w:pStyle w:val="Caption"/>
      </w:pPr>
      <w:bookmarkStart w:id="1162" w:name="_Ref161315144"/>
      <w:bookmarkStart w:id="1163" w:name="_Toc170288658"/>
      <w:r>
        <w:t xml:space="preserve">Table </w:t>
      </w:r>
      <w:r>
        <w:fldChar w:fldCharType="begin"/>
      </w:r>
      <w:r>
        <w:instrText xml:space="preserve"> SEQ Table \* ARABIC </w:instrText>
      </w:r>
      <w:r>
        <w:fldChar w:fldCharType="separate"/>
      </w:r>
      <w:r w:rsidR="00B048D0">
        <w:rPr>
          <w:noProof/>
        </w:rPr>
        <w:t>19</w:t>
      </w:r>
      <w:r>
        <w:rPr>
          <w:noProof/>
        </w:rPr>
        <w:fldChar w:fldCharType="end"/>
      </w:r>
      <w:bookmarkEnd w:id="1162"/>
      <w:r>
        <w:tab/>
      </w:r>
      <w:r w:rsidRPr="00122B46">
        <w:t>Information used in defining exten</w:t>
      </w:r>
      <w:r>
        <w:t>ded</w:t>
      </w:r>
      <w:r w:rsidRPr="00122B46">
        <w:t xml:space="preserve"> </w:t>
      </w:r>
      <w:r w:rsidR="009A0F57">
        <w:t>p</w:t>
      </w:r>
      <w:r w:rsidRPr="00122B46">
        <w:t>oints</w:t>
      </w:r>
      <w:bookmarkEnd w:id="1163"/>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681676">
            <w:pPr>
              <w:pStyle w:val="TableText"/>
            </w:pPr>
            <w:r w:rsidRPr="00163DC5">
              <w:t>Parent Point</w:t>
            </w:r>
          </w:p>
        </w:tc>
        <w:tc>
          <w:tcPr>
            <w:tcW w:w="1150" w:type="dxa"/>
          </w:tcPr>
          <w:p w14:paraId="467DFA88" w14:textId="77777777" w:rsidR="00122B46" w:rsidRPr="00163DC5" w:rsidRDefault="00122B46" w:rsidP="00681676">
            <w:pPr>
              <w:pStyle w:val="TableText"/>
            </w:pPr>
            <w:r w:rsidRPr="00163DC5">
              <w:t>Integer</w:t>
            </w:r>
          </w:p>
        </w:tc>
        <w:tc>
          <w:tcPr>
            <w:tcW w:w="1530" w:type="dxa"/>
          </w:tcPr>
          <w:p w14:paraId="6A010321" w14:textId="77777777" w:rsidR="00122B46" w:rsidRPr="00163DC5" w:rsidRDefault="00122B46" w:rsidP="00681676">
            <w:pPr>
              <w:pStyle w:val="TableText"/>
            </w:pPr>
            <w:r w:rsidRPr="00163DC5">
              <w:t>parent</w:t>
            </w:r>
          </w:p>
        </w:tc>
        <w:tc>
          <w:tcPr>
            <w:tcW w:w="810" w:type="dxa"/>
          </w:tcPr>
          <w:p w14:paraId="43E1ED05" w14:textId="77777777" w:rsidR="00122B46" w:rsidRPr="00163DC5" w:rsidRDefault="00122B46" w:rsidP="00681676">
            <w:pPr>
              <w:pStyle w:val="TableText"/>
            </w:pPr>
            <w:r w:rsidRPr="00163DC5">
              <w:t>Yes</w:t>
            </w:r>
          </w:p>
        </w:tc>
        <w:tc>
          <w:tcPr>
            <w:tcW w:w="4037" w:type="dxa"/>
          </w:tcPr>
          <w:p w14:paraId="4D4E9F19" w14:textId="2442AEA2" w:rsidR="00122B46" w:rsidRPr="00163DC5" w:rsidRDefault="00122B46" w:rsidP="00681676">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681676">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681676">
            <w:pPr>
              <w:pStyle w:val="TableText"/>
            </w:pPr>
            <w:r w:rsidRPr="00163DC5">
              <w:t>String</w:t>
            </w:r>
          </w:p>
        </w:tc>
        <w:tc>
          <w:tcPr>
            <w:tcW w:w="1530" w:type="dxa"/>
          </w:tcPr>
          <w:p w14:paraId="0E7A2E8D" w14:textId="77777777" w:rsidR="00122B46" w:rsidRPr="00163DC5" w:rsidRDefault="00122B46" w:rsidP="00681676">
            <w:pPr>
              <w:pStyle w:val="TableText"/>
            </w:pPr>
            <w:proofErr w:type="spellStart"/>
            <w:r w:rsidRPr="00163DC5">
              <w:t>parentType</w:t>
            </w:r>
            <w:proofErr w:type="spellEnd"/>
          </w:p>
        </w:tc>
        <w:tc>
          <w:tcPr>
            <w:tcW w:w="810" w:type="dxa"/>
          </w:tcPr>
          <w:p w14:paraId="005883F6" w14:textId="77777777" w:rsidR="00122B46" w:rsidRPr="00163DC5" w:rsidRDefault="00122B46" w:rsidP="00681676">
            <w:pPr>
              <w:pStyle w:val="TableText"/>
            </w:pPr>
            <w:r w:rsidRPr="00163DC5">
              <w:t>Yes</w:t>
            </w:r>
          </w:p>
        </w:tc>
        <w:tc>
          <w:tcPr>
            <w:tcW w:w="4037" w:type="dxa"/>
          </w:tcPr>
          <w:p w14:paraId="5ECB1256" w14:textId="2D3254BE" w:rsidR="00122B46" w:rsidRPr="00163DC5" w:rsidRDefault="00122B46" w:rsidP="00681676">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681676">
            <w:pPr>
              <w:pStyle w:val="TableText"/>
            </w:pPr>
            <w:r w:rsidRPr="00163DC5">
              <w:t>Extension Point Index</w:t>
            </w:r>
          </w:p>
        </w:tc>
        <w:tc>
          <w:tcPr>
            <w:tcW w:w="1150" w:type="dxa"/>
          </w:tcPr>
          <w:p w14:paraId="2DE7BFCC" w14:textId="49D50CFD" w:rsidR="00122B46" w:rsidRPr="00163DC5" w:rsidRDefault="007949E9" w:rsidP="00681676">
            <w:pPr>
              <w:pStyle w:val="TableText"/>
            </w:pPr>
            <w:ins w:id="1164" w:author="Gavin Rawson" w:date="2024-07-15T08:26:00Z" w16du:dateUtc="2024-07-15T07:26:00Z">
              <w:r>
                <w:t>Integer</w:t>
              </w:r>
            </w:ins>
            <w:del w:id="1165"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681676">
            <w:pPr>
              <w:pStyle w:val="TableText"/>
            </w:pPr>
            <w:proofErr w:type="spellStart"/>
            <w:r w:rsidRPr="00163DC5">
              <w:t>num</w:t>
            </w:r>
            <w:proofErr w:type="spellEnd"/>
          </w:p>
        </w:tc>
        <w:tc>
          <w:tcPr>
            <w:tcW w:w="810" w:type="dxa"/>
          </w:tcPr>
          <w:p w14:paraId="0C199CC2" w14:textId="77777777" w:rsidR="00122B46" w:rsidRPr="00163DC5" w:rsidRDefault="00122B46" w:rsidP="00681676">
            <w:pPr>
              <w:pStyle w:val="TableText"/>
            </w:pPr>
            <w:r w:rsidRPr="00163DC5">
              <w:t>Yes</w:t>
            </w:r>
          </w:p>
        </w:tc>
        <w:tc>
          <w:tcPr>
            <w:tcW w:w="4037" w:type="dxa"/>
          </w:tcPr>
          <w:p w14:paraId="4D9F86DB" w14:textId="76060FDB" w:rsidR="00122B46" w:rsidRPr="00163DC5" w:rsidRDefault="00122B46" w:rsidP="00681676">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681676">
            <w:pPr>
              <w:pStyle w:val="TableText"/>
            </w:pPr>
            <w:r w:rsidRPr="00163DC5">
              <w:t>Name</w:t>
            </w:r>
          </w:p>
        </w:tc>
        <w:tc>
          <w:tcPr>
            <w:tcW w:w="1150" w:type="dxa"/>
          </w:tcPr>
          <w:p w14:paraId="5F987DF0" w14:textId="77777777" w:rsidR="00122B46" w:rsidRPr="00163DC5" w:rsidRDefault="00122B46" w:rsidP="00681676">
            <w:pPr>
              <w:pStyle w:val="TableText"/>
            </w:pPr>
            <w:r w:rsidRPr="00163DC5">
              <w:t>String</w:t>
            </w:r>
          </w:p>
        </w:tc>
        <w:tc>
          <w:tcPr>
            <w:tcW w:w="1530" w:type="dxa"/>
          </w:tcPr>
          <w:p w14:paraId="78243AEC" w14:textId="77777777" w:rsidR="00122B46" w:rsidRPr="00163DC5" w:rsidRDefault="00122B46" w:rsidP="00681676">
            <w:pPr>
              <w:pStyle w:val="TableText"/>
            </w:pPr>
            <w:r w:rsidRPr="00163DC5">
              <w:t>name</w:t>
            </w:r>
          </w:p>
        </w:tc>
        <w:tc>
          <w:tcPr>
            <w:tcW w:w="810" w:type="dxa"/>
          </w:tcPr>
          <w:p w14:paraId="20F56EAA" w14:textId="77777777" w:rsidR="00122B46" w:rsidRPr="00163DC5" w:rsidRDefault="00122B46" w:rsidP="00681676">
            <w:pPr>
              <w:pStyle w:val="TableText"/>
            </w:pPr>
            <w:r w:rsidRPr="00163DC5">
              <w:t>No</w:t>
            </w:r>
          </w:p>
        </w:tc>
        <w:tc>
          <w:tcPr>
            <w:tcW w:w="4037" w:type="dxa"/>
          </w:tcPr>
          <w:p w14:paraId="02A33E36" w14:textId="619B4C8D" w:rsidR="00122B46" w:rsidRPr="00163DC5" w:rsidRDefault="00122B46" w:rsidP="00681676">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681676">
            <w:pPr>
              <w:pStyle w:val="TableText"/>
            </w:pPr>
            <w:r w:rsidRPr="00163DC5">
              <w:t>Class Name</w:t>
            </w:r>
          </w:p>
        </w:tc>
        <w:tc>
          <w:tcPr>
            <w:tcW w:w="1150" w:type="dxa"/>
          </w:tcPr>
          <w:p w14:paraId="54A8ABC5" w14:textId="77777777" w:rsidR="00122B46" w:rsidRPr="00163DC5" w:rsidRDefault="00122B46" w:rsidP="00681676">
            <w:pPr>
              <w:pStyle w:val="TableText"/>
            </w:pPr>
            <w:r w:rsidRPr="00163DC5">
              <w:t>String</w:t>
            </w:r>
          </w:p>
        </w:tc>
        <w:tc>
          <w:tcPr>
            <w:tcW w:w="1530" w:type="dxa"/>
          </w:tcPr>
          <w:p w14:paraId="65D28BD1" w14:textId="77777777" w:rsidR="00122B46" w:rsidRPr="00163DC5" w:rsidRDefault="00122B46" w:rsidP="00681676">
            <w:pPr>
              <w:pStyle w:val="TableText"/>
            </w:pPr>
            <w:proofErr w:type="spellStart"/>
            <w:r w:rsidRPr="00163DC5">
              <w:t>className</w:t>
            </w:r>
            <w:proofErr w:type="spellEnd"/>
          </w:p>
        </w:tc>
        <w:tc>
          <w:tcPr>
            <w:tcW w:w="810" w:type="dxa"/>
          </w:tcPr>
          <w:p w14:paraId="594AB64D" w14:textId="77777777" w:rsidR="00122B46" w:rsidRPr="00163DC5" w:rsidRDefault="00122B46" w:rsidP="00681676">
            <w:pPr>
              <w:pStyle w:val="TableText"/>
            </w:pPr>
            <w:r w:rsidRPr="00163DC5">
              <w:t>No</w:t>
            </w:r>
          </w:p>
        </w:tc>
        <w:tc>
          <w:tcPr>
            <w:tcW w:w="4037" w:type="dxa"/>
          </w:tcPr>
          <w:p w14:paraId="22409EF6" w14:textId="77777777" w:rsidR="00122B46" w:rsidRPr="00163DC5" w:rsidRDefault="00122B46" w:rsidP="00681676">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681676">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681676">
            <w:pPr>
              <w:pStyle w:val="TableText"/>
            </w:pPr>
            <w:r w:rsidRPr="00163DC5">
              <w:t>String</w:t>
            </w:r>
          </w:p>
        </w:tc>
        <w:tc>
          <w:tcPr>
            <w:tcW w:w="1530" w:type="dxa"/>
          </w:tcPr>
          <w:p w14:paraId="3FA03C0D" w14:textId="77777777" w:rsidR="00122B46" w:rsidRPr="00163DC5" w:rsidRDefault="00122B46" w:rsidP="00681676">
            <w:pPr>
              <w:pStyle w:val="TableText"/>
            </w:pPr>
            <w:r w:rsidRPr="00163DC5">
              <w:t>type</w:t>
            </w:r>
          </w:p>
        </w:tc>
        <w:tc>
          <w:tcPr>
            <w:tcW w:w="810" w:type="dxa"/>
          </w:tcPr>
          <w:p w14:paraId="012C8D2D" w14:textId="77777777" w:rsidR="00122B46" w:rsidRPr="00163DC5" w:rsidRDefault="00122B46" w:rsidP="00681676">
            <w:pPr>
              <w:pStyle w:val="TableText"/>
            </w:pPr>
            <w:r w:rsidRPr="00163DC5">
              <w:t>Yes</w:t>
            </w:r>
          </w:p>
        </w:tc>
        <w:tc>
          <w:tcPr>
            <w:tcW w:w="4037" w:type="dxa"/>
          </w:tcPr>
          <w:p w14:paraId="2530B1A5" w14:textId="77777777" w:rsidR="00122B46" w:rsidRPr="00163DC5" w:rsidRDefault="00122B46" w:rsidP="00681676">
            <w:pPr>
              <w:pStyle w:val="TableText"/>
            </w:pPr>
            <w:r w:rsidRPr="00163DC5">
              <w:t>One of:</w:t>
            </w:r>
          </w:p>
          <w:p w14:paraId="581BC68E" w14:textId="77777777" w:rsidR="00122B46" w:rsidRPr="00163DC5" w:rsidRDefault="00122B46" w:rsidP="00681676">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681676">
            <w:pPr>
              <w:pStyle w:val="TableText"/>
            </w:pPr>
            <w:r w:rsidRPr="00163DC5">
              <w:t xml:space="preserve">              "Min",</w:t>
            </w:r>
          </w:p>
          <w:p w14:paraId="73582848" w14:textId="77777777" w:rsidR="00122B46" w:rsidRPr="00163DC5" w:rsidRDefault="00122B46" w:rsidP="00681676">
            <w:pPr>
              <w:pStyle w:val="TableText"/>
            </w:pPr>
            <w:r w:rsidRPr="00163DC5">
              <w:t xml:space="preserve">              "Max",</w:t>
            </w:r>
          </w:p>
          <w:p w14:paraId="180E46D3" w14:textId="77777777" w:rsidR="00122B46" w:rsidRPr="00163DC5" w:rsidRDefault="00122B46" w:rsidP="00681676">
            <w:pPr>
              <w:pStyle w:val="TableText"/>
            </w:pPr>
            <w:r w:rsidRPr="00163DC5">
              <w:t xml:space="preserve">              "Mean",</w:t>
            </w:r>
          </w:p>
          <w:p w14:paraId="76BFB915" w14:textId="77777777" w:rsidR="00122B46" w:rsidRPr="00163DC5" w:rsidRDefault="00122B46" w:rsidP="00681676">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681676">
            <w:pPr>
              <w:pStyle w:val="TableText"/>
            </w:pPr>
            <w:r w:rsidRPr="00163DC5">
              <w:t xml:space="preserve">              "Integral",</w:t>
            </w:r>
          </w:p>
          <w:p w14:paraId="22FEE210" w14:textId="77777777" w:rsidR="00122B46" w:rsidRPr="00163DC5" w:rsidRDefault="00122B46" w:rsidP="00681676">
            <w:pPr>
              <w:pStyle w:val="TableText"/>
            </w:pPr>
            <w:r w:rsidRPr="00163DC5">
              <w:t xml:space="preserve">              "Run Time",</w:t>
            </w:r>
          </w:p>
          <w:p w14:paraId="27335130" w14:textId="77777777" w:rsidR="00122B46" w:rsidRPr="00163DC5" w:rsidRDefault="00122B46" w:rsidP="00681676">
            <w:pPr>
              <w:pStyle w:val="TableText"/>
            </w:pPr>
            <w:r w:rsidRPr="00163DC5">
              <w:t xml:space="preserve">              "Count"</w:t>
            </w:r>
          </w:p>
          <w:p w14:paraId="76BE5BF3" w14:textId="08A791C8" w:rsidR="00122B46" w:rsidRPr="00163DC5" w:rsidRDefault="00122B46" w:rsidP="00681676">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681676">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681676">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681676">
            <w:pPr>
              <w:pStyle w:val="TableText"/>
              <w:rPr>
                <w:lang w:bidi="he-IL"/>
              </w:rPr>
            </w:pPr>
            <w:r w:rsidRPr="00163DC5">
              <w:rPr>
                <w:lang w:bidi="he-IL"/>
              </w:rPr>
              <w:t>No</w:t>
            </w:r>
          </w:p>
        </w:tc>
        <w:tc>
          <w:tcPr>
            <w:tcW w:w="4037" w:type="dxa"/>
            <w:noWrap/>
            <w:hideMark/>
          </w:tcPr>
          <w:p w14:paraId="4BF876E3" w14:textId="2342FC2E" w:rsidR="00122B46" w:rsidRPr="00163DC5" w:rsidRDefault="00122B46" w:rsidP="00681676">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681676">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681676">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681676">
            <w:pPr>
              <w:pStyle w:val="TableText"/>
              <w:rPr>
                <w:lang w:bidi="he-IL"/>
              </w:rPr>
            </w:pPr>
            <w:r w:rsidRPr="00163DC5">
              <w:rPr>
                <w:lang w:bidi="he-IL"/>
              </w:rPr>
              <w:t>No</w:t>
            </w:r>
          </w:p>
        </w:tc>
        <w:tc>
          <w:tcPr>
            <w:tcW w:w="4037" w:type="dxa"/>
            <w:noWrap/>
            <w:hideMark/>
          </w:tcPr>
          <w:p w14:paraId="1BE1AE02" w14:textId="77777777" w:rsidR="00122B46" w:rsidRPr="00163DC5" w:rsidRDefault="00122B46" w:rsidP="00681676">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681676">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681676">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681676">
            <w:pPr>
              <w:pStyle w:val="TableText"/>
              <w:rPr>
                <w:lang w:bidi="he-IL"/>
              </w:rPr>
            </w:pPr>
            <w:r w:rsidRPr="00163DC5">
              <w:rPr>
                <w:lang w:bidi="he-IL"/>
              </w:rPr>
              <w:t>No</w:t>
            </w:r>
          </w:p>
        </w:tc>
        <w:tc>
          <w:tcPr>
            <w:tcW w:w="4037" w:type="dxa"/>
            <w:noWrap/>
            <w:hideMark/>
          </w:tcPr>
          <w:p w14:paraId="0D6B4FD6" w14:textId="77777777" w:rsidR="00122B46" w:rsidRPr="00163DC5" w:rsidRDefault="00122B46" w:rsidP="00681676">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681676">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681676">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681676">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681676">
            <w:pPr>
              <w:pStyle w:val="TableText"/>
              <w:rPr>
                <w:lang w:bidi="he-IL"/>
              </w:rPr>
            </w:pPr>
            <w:r w:rsidRPr="00163DC5">
              <w:rPr>
                <w:lang w:bidi="he-IL"/>
              </w:rPr>
              <w:t>No</w:t>
            </w:r>
          </w:p>
        </w:tc>
        <w:tc>
          <w:tcPr>
            <w:tcW w:w="4037" w:type="dxa"/>
            <w:noWrap/>
            <w:hideMark/>
          </w:tcPr>
          <w:p w14:paraId="26ACFE48" w14:textId="77777777" w:rsidR="00122B46" w:rsidRPr="00163DC5" w:rsidRDefault="00122B46" w:rsidP="00681676">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681676">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681676">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681676">
            <w:pPr>
              <w:pStyle w:val="TableText"/>
              <w:rPr>
                <w:lang w:bidi="he-IL"/>
              </w:rPr>
            </w:pPr>
            <w:r w:rsidRPr="00163DC5">
              <w:rPr>
                <w:lang w:bidi="he-IL"/>
              </w:rPr>
              <w:t>No</w:t>
            </w:r>
          </w:p>
        </w:tc>
        <w:tc>
          <w:tcPr>
            <w:tcW w:w="4037" w:type="dxa"/>
            <w:noWrap/>
            <w:hideMark/>
          </w:tcPr>
          <w:p w14:paraId="4C6D0F36" w14:textId="039C657C" w:rsidR="00122B46" w:rsidRPr="00163DC5" w:rsidRDefault="00122B46" w:rsidP="00681676">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681676">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681676">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681676">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681676">
            <w:pPr>
              <w:pStyle w:val="TableText"/>
              <w:rPr>
                <w:lang w:bidi="he-IL"/>
              </w:rPr>
            </w:pPr>
            <w:r w:rsidRPr="00163DC5">
              <w:rPr>
                <w:lang w:bidi="he-IL"/>
              </w:rPr>
              <w:t>No</w:t>
            </w:r>
          </w:p>
        </w:tc>
        <w:tc>
          <w:tcPr>
            <w:tcW w:w="4037" w:type="dxa"/>
            <w:noWrap/>
            <w:hideMark/>
          </w:tcPr>
          <w:p w14:paraId="66390432" w14:textId="21EDEA64" w:rsidR="00122B46" w:rsidRPr="00163DC5" w:rsidRDefault="00122B46" w:rsidP="00681676">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66" w:name="_Toc172098954"/>
      <w:r>
        <w:t>Minimum</w:t>
      </w:r>
      <w:bookmarkEnd w:id="1166"/>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7" w:name="_Toc172098955"/>
      <w:r>
        <w:t>Maximum</w:t>
      </w:r>
      <w:bookmarkEnd w:id="1167"/>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68" w:name="_Toc172098956"/>
      <w:r>
        <w:t>Mean</w:t>
      </w:r>
      <w:bookmarkEnd w:id="1168"/>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69" w:name="_Toc172098957"/>
      <w:r>
        <w:t xml:space="preserve">Standard </w:t>
      </w:r>
      <w:r w:rsidR="006B0494">
        <w:t>deviation</w:t>
      </w:r>
      <w:bookmarkEnd w:id="1169"/>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70" w:name="_Toc172098958"/>
      <w:r>
        <w:lastRenderedPageBreak/>
        <w:t>Integral</w:t>
      </w:r>
      <w:bookmarkEnd w:id="1170"/>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98DAD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171" w:author="Gavin Rawson" w:date="2024-07-17T10:16:00Z" w16du:dateUtc="2024-07-17T09:16:00Z">
        <w:r w:rsidR="00B048D0" w:rsidRPr="00B048D0">
          <w:rPr>
            <w:rStyle w:val="Crossreference"/>
            <w:rPrChange w:id="1172" w:author="Gavin Rawson" w:date="2024-07-17T10:16:00Z" w16du:dateUtc="2024-07-17T09:16:00Z">
              <w:rPr/>
            </w:rPrChange>
          </w:rPr>
          <w:t xml:space="preserve">Figure </w:t>
        </w:r>
        <w:r w:rsidR="00B048D0" w:rsidRPr="00B048D0">
          <w:rPr>
            <w:rStyle w:val="Crossreference"/>
            <w:rPrChange w:id="1173" w:author="Gavin Rawson" w:date="2024-07-17T10:16:00Z" w16du:dateUtc="2024-07-17T09:16:00Z">
              <w:rPr>
                <w:noProof/>
              </w:rPr>
            </w:rPrChange>
          </w:rPr>
          <w:t>11</w:t>
        </w:r>
      </w:ins>
      <w:del w:id="1174"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70DF6C1E" w:rsidR="008D5866" w:rsidRDefault="008D5866" w:rsidP="008D5866">
      <w:pPr>
        <w:pStyle w:val="Caption"/>
      </w:pPr>
      <w:bookmarkStart w:id="1175" w:name="_Ref161316465"/>
      <w:bookmarkStart w:id="1176" w:name="_Toc170288638"/>
      <w:r>
        <w:t xml:space="preserve">Figure </w:t>
      </w:r>
      <w:r>
        <w:fldChar w:fldCharType="begin"/>
      </w:r>
      <w:r>
        <w:instrText xml:space="preserve"> SEQ Figure \* ARABIC </w:instrText>
      </w:r>
      <w:r>
        <w:fldChar w:fldCharType="separate"/>
      </w:r>
      <w:r w:rsidR="00B048D0">
        <w:rPr>
          <w:noProof/>
        </w:rPr>
        <w:t>11</w:t>
      </w:r>
      <w:r>
        <w:rPr>
          <w:noProof/>
        </w:rPr>
        <w:fldChar w:fldCharType="end"/>
      </w:r>
      <w:bookmarkEnd w:id="1175"/>
      <w:r>
        <w:tab/>
      </w:r>
      <w:r w:rsidRPr="008D5866">
        <w:t xml:space="preserve">Example of calculation of integral extended </w:t>
      </w:r>
      <w:r w:rsidR="00801C39">
        <w:t>p</w:t>
      </w:r>
      <w:r w:rsidRPr="008D5866">
        <w:t>oint value</w:t>
      </w:r>
      <w:bookmarkEnd w:id="1176"/>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177" w:name="_Toc172098959"/>
      <w:r>
        <w:t>Rate of change</w:t>
      </w:r>
      <w:bookmarkEnd w:id="1177"/>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7DF2F1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78" w:author="Gavin Rawson" w:date="2024-07-17T10:16:00Z" w16du:dateUtc="2024-07-17T09:16:00Z">
        <w:r w:rsidR="00B048D0" w:rsidRPr="00B048D0">
          <w:rPr>
            <w:rStyle w:val="Crossreference"/>
            <w:rPrChange w:id="1179" w:author="Gavin Rawson" w:date="2024-07-17T10:16:00Z" w16du:dateUtc="2024-07-17T09:16:00Z">
              <w:rPr/>
            </w:rPrChange>
          </w:rPr>
          <w:t>Limit and control profiles</w:t>
        </w:r>
      </w:ins>
      <w:del w:id="1180"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181" w:name="_Toc172098960"/>
      <w:r>
        <w:lastRenderedPageBreak/>
        <w:t xml:space="preserve">State </w:t>
      </w:r>
      <w:r w:rsidR="006B0494">
        <w:t>counter</w:t>
      </w:r>
      <w:bookmarkEnd w:id="1181"/>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182" w:name="_Toc172098961"/>
      <w:r>
        <w:t xml:space="preserve">State </w:t>
      </w:r>
      <w:r w:rsidR="006B0494">
        <w:t>runtime</w:t>
      </w:r>
      <w:bookmarkEnd w:id="1182"/>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183" w:name="_Ref161319455"/>
      <w:bookmarkStart w:id="1184" w:name="_Toc172098962"/>
      <w:r w:rsidRPr="00E622A5">
        <w:t>Limit and control profiles</w:t>
      </w:r>
      <w:bookmarkEnd w:id="1183"/>
      <w:bookmarkEnd w:id="1184"/>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185" w:name="_Toc172098963"/>
      <w:r>
        <w:t xml:space="preserve">Limit </w:t>
      </w:r>
      <w:r w:rsidR="006B0494">
        <w:t>profiles</w:t>
      </w:r>
      <w:bookmarkEnd w:id="1185"/>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C47649F"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186" w:author="Gavin Rawson" w:date="2024-07-17T10:16:00Z" w16du:dateUtc="2024-07-17T09:16:00Z">
        <w:r w:rsidR="00B048D0" w:rsidRPr="00B048D0">
          <w:rPr>
            <w:rStyle w:val="Crossreference"/>
            <w:rPrChange w:id="1187" w:author="Gavin Rawson" w:date="2024-07-17T10:16:00Z" w16du:dateUtc="2024-07-17T09:16:00Z">
              <w:rPr/>
            </w:rPrChange>
          </w:rPr>
          <w:t xml:space="preserve">Table </w:t>
        </w:r>
        <w:r w:rsidR="00B048D0" w:rsidRPr="00B048D0">
          <w:rPr>
            <w:rStyle w:val="Crossreference"/>
            <w:rPrChange w:id="1188" w:author="Gavin Rawson" w:date="2024-07-17T10:16:00Z" w16du:dateUtc="2024-07-17T09:16:00Z">
              <w:rPr>
                <w:noProof/>
              </w:rPr>
            </w:rPrChange>
          </w:rPr>
          <w:t>20</w:t>
        </w:r>
      </w:ins>
      <w:del w:id="1189"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4909FE65" w:rsidR="00E622A5" w:rsidRDefault="003D567B" w:rsidP="00163DC5">
      <w:pPr>
        <w:pStyle w:val="Caption"/>
        <w:keepNext/>
      </w:pPr>
      <w:bookmarkStart w:id="1190" w:name="_Ref161319951"/>
      <w:bookmarkStart w:id="1191" w:name="_Toc170288659"/>
      <w:r>
        <w:t xml:space="preserve">Table </w:t>
      </w:r>
      <w:r>
        <w:fldChar w:fldCharType="begin"/>
      </w:r>
      <w:r>
        <w:instrText xml:space="preserve"> SEQ Table \* ARABIC </w:instrText>
      </w:r>
      <w:r>
        <w:fldChar w:fldCharType="separate"/>
      </w:r>
      <w:r w:rsidR="00B048D0">
        <w:rPr>
          <w:noProof/>
        </w:rPr>
        <w:t>20</w:t>
      </w:r>
      <w:r>
        <w:rPr>
          <w:noProof/>
        </w:rPr>
        <w:fldChar w:fldCharType="end"/>
      </w:r>
      <w:bookmarkEnd w:id="1190"/>
      <w:r>
        <w:tab/>
      </w:r>
      <w:r w:rsidRPr="003D567B">
        <w:t xml:space="preserve">Information used in defining limit profiles for analogue and counter </w:t>
      </w:r>
      <w:r w:rsidR="00115B0F">
        <w:t>p</w:t>
      </w:r>
      <w:r w:rsidRPr="003D567B">
        <w:t>oints</w:t>
      </w:r>
      <w:bookmarkEnd w:id="1191"/>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Change w:id="1192">
          <w:tblGrid>
            <w:gridCol w:w="1565"/>
            <w:gridCol w:w="1265"/>
            <w:gridCol w:w="993"/>
            <w:gridCol w:w="1417"/>
            <w:gridCol w:w="3832"/>
          </w:tblGrid>
        </w:tblGridChange>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620BD5">
        <w:tblPrEx>
          <w:tblW w:w="9072" w:type="dxa"/>
          <w:jc w:val="center"/>
          <w:tblLayout w:type="fixed"/>
          <w:tblPrExChange w:id="1193" w:author="Mark Davison" w:date="2024-07-20T08:01:00Z" w16du:dateUtc="2024-07-20T07:01:00Z">
            <w:tblPrEx>
              <w:tblW w:w="9072" w:type="dxa"/>
              <w:jc w:val="center"/>
              <w:tblLayout w:type="fixed"/>
            </w:tblPrEx>
          </w:tblPrExChange>
        </w:tblPrEx>
        <w:trPr>
          <w:jc w:val="center"/>
          <w:trPrChange w:id="1194" w:author="Mark Davison" w:date="2024-07-20T08:01:00Z" w16du:dateUtc="2024-07-20T07:01:00Z">
            <w:trPr>
              <w:tblHeader/>
              <w:jc w:val="center"/>
            </w:trPr>
          </w:trPrChange>
        </w:trPr>
        <w:tc>
          <w:tcPr>
            <w:tcW w:w="1565" w:type="dxa"/>
            <w:shd w:val="clear" w:color="auto" w:fill="auto"/>
            <w:tcPrChange w:id="1195" w:author="Mark Davison" w:date="2024-07-20T08:01:00Z" w16du:dateUtc="2024-07-20T07:01:00Z">
              <w:tcPr>
                <w:tcW w:w="1565" w:type="dxa"/>
                <w:shd w:val="clear" w:color="auto" w:fill="auto"/>
              </w:tcPr>
            </w:tcPrChange>
          </w:tcPr>
          <w:p w14:paraId="57895C26" w14:textId="77777777" w:rsidR="003D567B" w:rsidRPr="00620BD5" w:rsidRDefault="003D567B" w:rsidP="00681676">
            <w:pPr>
              <w:pStyle w:val="TableText"/>
            </w:pPr>
            <w:r w:rsidRPr="00620BD5">
              <w:t>Limit Profile Index</w:t>
            </w:r>
          </w:p>
        </w:tc>
        <w:tc>
          <w:tcPr>
            <w:tcW w:w="1265" w:type="dxa"/>
            <w:shd w:val="clear" w:color="auto" w:fill="auto"/>
            <w:tcPrChange w:id="1196" w:author="Mark Davison" w:date="2024-07-20T08:01:00Z" w16du:dateUtc="2024-07-20T07:01:00Z">
              <w:tcPr>
                <w:tcW w:w="1265" w:type="dxa"/>
                <w:shd w:val="clear" w:color="auto" w:fill="auto"/>
              </w:tcPr>
            </w:tcPrChange>
          </w:tcPr>
          <w:p w14:paraId="4BA0F85B" w14:textId="794EDE53" w:rsidR="003D567B" w:rsidRPr="00620BD5" w:rsidRDefault="003C1168" w:rsidP="00681676">
            <w:pPr>
              <w:pStyle w:val="TableText"/>
            </w:pPr>
            <w:ins w:id="1197" w:author="Gavin Rawson" w:date="2024-07-15T08:26:00Z" w16du:dateUtc="2024-07-15T07:26:00Z">
              <w:r w:rsidRPr="00620BD5">
                <w:t>Integer</w:t>
              </w:r>
            </w:ins>
            <w:del w:id="1198" w:author="Gavin Rawson" w:date="2024-07-15T08:26:00Z" w16du:dateUtc="2024-07-15T07:26:00Z">
              <w:r w:rsidR="003D567B" w:rsidRPr="00620BD5" w:rsidDel="003C1168">
                <w:delText>Number</w:delText>
              </w:r>
            </w:del>
          </w:p>
        </w:tc>
        <w:tc>
          <w:tcPr>
            <w:tcW w:w="993" w:type="dxa"/>
            <w:shd w:val="clear" w:color="auto" w:fill="auto"/>
            <w:tcPrChange w:id="1199" w:author="Mark Davison" w:date="2024-07-20T08:01:00Z" w16du:dateUtc="2024-07-20T07:01:00Z">
              <w:tcPr>
                <w:tcW w:w="993" w:type="dxa"/>
                <w:shd w:val="clear" w:color="auto" w:fill="auto"/>
              </w:tcPr>
            </w:tcPrChange>
          </w:tcPr>
          <w:p w14:paraId="7964956B" w14:textId="77777777" w:rsidR="003D567B" w:rsidRPr="00620BD5" w:rsidRDefault="003D567B" w:rsidP="00681676">
            <w:pPr>
              <w:pStyle w:val="TableText"/>
            </w:pPr>
            <w:proofErr w:type="spellStart"/>
            <w:r w:rsidRPr="00620BD5">
              <w:t>num</w:t>
            </w:r>
            <w:proofErr w:type="spellEnd"/>
          </w:p>
        </w:tc>
        <w:tc>
          <w:tcPr>
            <w:tcW w:w="1417" w:type="dxa"/>
            <w:shd w:val="clear" w:color="auto" w:fill="auto"/>
            <w:tcPrChange w:id="1200" w:author="Mark Davison" w:date="2024-07-20T08:01:00Z" w16du:dateUtc="2024-07-20T07:01:00Z">
              <w:tcPr>
                <w:tcW w:w="1417" w:type="dxa"/>
                <w:shd w:val="clear" w:color="auto" w:fill="auto"/>
              </w:tcPr>
            </w:tcPrChange>
          </w:tcPr>
          <w:p w14:paraId="22C52C53" w14:textId="77777777" w:rsidR="003D567B" w:rsidRPr="00620BD5" w:rsidRDefault="003D567B" w:rsidP="00681676">
            <w:pPr>
              <w:pStyle w:val="TableText"/>
            </w:pPr>
            <w:r w:rsidRPr="00F04530">
              <w:rPr>
                <w:rPrChange w:id="1201" w:author="Gavin Rawson" w:date="2024-07-17T10:15:00Z" w16du:dateUtc="2024-07-17T09:15:00Z">
                  <w:rPr>
                    <w:b/>
                  </w:rPr>
                </w:rPrChange>
              </w:rPr>
              <w:t>Yes</w:t>
            </w:r>
          </w:p>
        </w:tc>
        <w:tc>
          <w:tcPr>
            <w:tcW w:w="3832" w:type="dxa"/>
            <w:shd w:val="clear" w:color="auto" w:fill="auto"/>
            <w:tcPrChange w:id="1202" w:author="Mark Davison" w:date="2024-07-20T08:01:00Z" w16du:dateUtc="2024-07-20T07:01:00Z">
              <w:tcPr>
                <w:tcW w:w="3832" w:type="dxa"/>
                <w:shd w:val="clear" w:color="auto" w:fill="auto"/>
              </w:tcPr>
            </w:tcPrChange>
          </w:tcPr>
          <w:p w14:paraId="014228C6" w14:textId="77777777" w:rsidR="003D567B" w:rsidRPr="00620BD5" w:rsidRDefault="003D567B" w:rsidP="00681676">
            <w:pPr>
              <w:pStyle w:val="TableText"/>
            </w:pPr>
            <w:r w:rsidRPr="00620BD5">
              <w:t>An index for this limit.</w:t>
            </w:r>
          </w:p>
        </w:tc>
      </w:tr>
      <w:tr w:rsidR="00270690" w:rsidRPr="00681676" w14:paraId="3484E4E4" w14:textId="77777777" w:rsidTr="00620BD5">
        <w:tblPrEx>
          <w:tblW w:w="9072" w:type="dxa"/>
          <w:jc w:val="center"/>
          <w:tblLayout w:type="fixed"/>
          <w:tblPrExChange w:id="1203" w:author="Mark Davison" w:date="2024-07-20T08:01:00Z" w16du:dateUtc="2024-07-20T07:01:00Z">
            <w:tblPrEx>
              <w:tblW w:w="9072" w:type="dxa"/>
              <w:jc w:val="center"/>
              <w:tblLayout w:type="fixed"/>
            </w:tblPrEx>
          </w:tblPrExChange>
        </w:tblPrEx>
        <w:trPr>
          <w:jc w:val="center"/>
          <w:trPrChange w:id="1204" w:author="Mark Davison" w:date="2024-07-20T08:01:00Z" w16du:dateUtc="2024-07-20T07:01:00Z">
            <w:trPr>
              <w:tblHeader/>
              <w:jc w:val="center"/>
            </w:trPr>
          </w:trPrChange>
        </w:trPr>
        <w:tc>
          <w:tcPr>
            <w:tcW w:w="1565" w:type="dxa"/>
            <w:shd w:val="clear" w:color="auto" w:fill="auto"/>
            <w:tcPrChange w:id="1205" w:author="Mark Davison" w:date="2024-07-20T08:01:00Z" w16du:dateUtc="2024-07-20T07:01:00Z">
              <w:tcPr>
                <w:tcW w:w="1565" w:type="dxa"/>
                <w:shd w:val="clear" w:color="auto" w:fill="auto"/>
              </w:tcPr>
            </w:tcPrChange>
          </w:tcPr>
          <w:p w14:paraId="6FC6B5F2" w14:textId="77777777" w:rsidR="003D567B" w:rsidRPr="00620BD5" w:rsidRDefault="003D567B" w:rsidP="00681676">
            <w:pPr>
              <w:pStyle w:val="TableText"/>
            </w:pPr>
            <w:r w:rsidRPr="00620BD5">
              <w:t>Values</w:t>
            </w:r>
          </w:p>
        </w:tc>
        <w:tc>
          <w:tcPr>
            <w:tcW w:w="1265" w:type="dxa"/>
            <w:shd w:val="clear" w:color="auto" w:fill="auto"/>
            <w:tcPrChange w:id="1206" w:author="Mark Davison" w:date="2024-07-20T08:01:00Z" w16du:dateUtc="2024-07-20T07:01:00Z">
              <w:tcPr>
                <w:tcW w:w="1265" w:type="dxa"/>
                <w:shd w:val="clear" w:color="auto" w:fill="auto"/>
              </w:tcPr>
            </w:tcPrChange>
          </w:tcPr>
          <w:p w14:paraId="353EE5F2" w14:textId="77777777" w:rsidR="003D567B" w:rsidRPr="00620BD5" w:rsidRDefault="003D567B" w:rsidP="00681676">
            <w:pPr>
              <w:pStyle w:val="TableText"/>
            </w:pPr>
            <w:r w:rsidRPr="00620BD5">
              <w:t>Array of Numbers</w:t>
            </w:r>
          </w:p>
        </w:tc>
        <w:tc>
          <w:tcPr>
            <w:tcW w:w="993" w:type="dxa"/>
            <w:shd w:val="clear" w:color="auto" w:fill="auto"/>
            <w:tcPrChange w:id="1207" w:author="Mark Davison" w:date="2024-07-20T08:01:00Z" w16du:dateUtc="2024-07-20T07:01:00Z">
              <w:tcPr>
                <w:tcW w:w="993" w:type="dxa"/>
                <w:shd w:val="clear" w:color="auto" w:fill="auto"/>
              </w:tcPr>
            </w:tcPrChange>
          </w:tcPr>
          <w:p w14:paraId="49085772" w14:textId="77777777" w:rsidR="003D567B" w:rsidRPr="00620BD5" w:rsidRDefault="003D567B" w:rsidP="00681676">
            <w:pPr>
              <w:pStyle w:val="TableText"/>
            </w:pPr>
            <w:r w:rsidRPr="00620BD5">
              <w:t>values</w:t>
            </w:r>
          </w:p>
        </w:tc>
        <w:tc>
          <w:tcPr>
            <w:tcW w:w="1417" w:type="dxa"/>
            <w:shd w:val="clear" w:color="auto" w:fill="auto"/>
            <w:tcPrChange w:id="1208" w:author="Mark Davison" w:date="2024-07-20T08:01:00Z" w16du:dateUtc="2024-07-20T07:01:00Z">
              <w:tcPr>
                <w:tcW w:w="1417" w:type="dxa"/>
                <w:shd w:val="clear" w:color="auto" w:fill="auto"/>
              </w:tcPr>
            </w:tcPrChange>
          </w:tcPr>
          <w:p w14:paraId="600F84C8" w14:textId="77777777" w:rsidR="003D567B" w:rsidRPr="00620BD5" w:rsidRDefault="003D567B" w:rsidP="00681676">
            <w:pPr>
              <w:pStyle w:val="TableText"/>
            </w:pPr>
            <w:r w:rsidRPr="00620BD5">
              <w:t>Yes</w:t>
            </w:r>
          </w:p>
        </w:tc>
        <w:tc>
          <w:tcPr>
            <w:tcW w:w="3832" w:type="dxa"/>
            <w:shd w:val="clear" w:color="auto" w:fill="auto"/>
            <w:tcPrChange w:id="1209" w:author="Mark Davison" w:date="2024-07-20T08:01:00Z" w16du:dateUtc="2024-07-20T07:01:00Z">
              <w:tcPr>
                <w:tcW w:w="3832" w:type="dxa"/>
                <w:shd w:val="clear" w:color="auto" w:fill="auto"/>
              </w:tcPr>
            </w:tcPrChange>
          </w:tcPr>
          <w:p w14:paraId="4E65DABA" w14:textId="77777777" w:rsidR="003D567B" w:rsidRPr="00620BD5" w:rsidRDefault="003D567B" w:rsidP="00681676">
            <w:pPr>
              <w:pStyle w:val="TableText"/>
            </w:pPr>
            <w:r w:rsidRPr="00620BD5">
              <w:t>Values array - first value applies at first time.</w:t>
            </w:r>
          </w:p>
        </w:tc>
      </w:tr>
      <w:tr w:rsidR="00270690" w:rsidRPr="00681676" w14:paraId="7193080F" w14:textId="77777777" w:rsidTr="00620BD5">
        <w:tblPrEx>
          <w:tblW w:w="9072" w:type="dxa"/>
          <w:jc w:val="center"/>
          <w:tblLayout w:type="fixed"/>
          <w:tblPrExChange w:id="1210" w:author="Mark Davison" w:date="2024-07-20T08:01:00Z" w16du:dateUtc="2024-07-20T07:01:00Z">
            <w:tblPrEx>
              <w:tblW w:w="9072" w:type="dxa"/>
              <w:jc w:val="center"/>
              <w:tblLayout w:type="fixed"/>
            </w:tblPrEx>
          </w:tblPrExChange>
        </w:tblPrEx>
        <w:trPr>
          <w:jc w:val="center"/>
          <w:trPrChange w:id="1211" w:author="Mark Davison" w:date="2024-07-20T08:01:00Z" w16du:dateUtc="2024-07-20T07:01:00Z">
            <w:trPr>
              <w:tblHeader/>
              <w:jc w:val="center"/>
            </w:trPr>
          </w:trPrChange>
        </w:trPr>
        <w:tc>
          <w:tcPr>
            <w:tcW w:w="1565" w:type="dxa"/>
            <w:shd w:val="clear" w:color="auto" w:fill="auto"/>
            <w:tcPrChange w:id="1212" w:author="Mark Davison" w:date="2024-07-20T08:01:00Z" w16du:dateUtc="2024-07-20T07:01:00Z">
              <w:tcPr>
                <w:tcW w:w="1565" w:type="dxa"/>
                <w:shd w:val="clear" w:color="auto" w:fill="auto"/>
              </w:tcPr>
            </w:tcPrChange>
          </w:tcPr>
          <w:p w14:paraId="694DD811" w14:textId="77777777" w:rsidR="003D567B" w:rsidRPr="00620BD5" w:rsidRDefault="003D567B" w:rsidP="00681676">
            <w:pPr>
              <w:pStyle w:val="TableText"/>
            </w:pPr>
            <w:r w:rsidRPr="00620BD5">
              <w:t>Times</w:t>
            </w:r>
          </w:p>
        </w:tc>
        <w:tc>
          <w:tcPr>
            <w:tcW w:w="1265" w:type="dxa"/>
            <w:shd w:val="clear" w:color="auto" w:fill="auto"/>
            <w:tcPrChange w:id="1213" w:author="Mark Davison" w:date="2024-07-20T08:01:00Z" w16du:dateUtc="2024-07-20T07:01:00Z">
              <w:tcPr>
                <w:tcW w:w="1265" w:type="dxa"/>
                <w:shd w:val="clear" w:color="auto" w:fill="auto"/>
              </w:tcPr>
            </w:tcPrChange>
          </w:tcPr>
          <w:p w14:paraId="6A66EAD3" w14:textId="77777777" w:rsidR="003D567B" w:rsidRPr="00620BD5" w:rsidRDefault="003D567B" w:rsidP="00681676">
            <w:pPr>
              <w:pStyle w:val="TableText"/>
            </w:pPr>
            <w:r w:rsidRPr="00620BD5">
              <w:t>Array of Integer</w:t>
            </w:r>
          </w:p>
        </w:tc>
        <w:tc>
          <w:tcPr>
            <w:tcW w:w="993" w:type="dxa"/>
            <w:shd w:val="clear" w:color="auto" w:fill="auto"/>
            <w:tcPrChange w:id="1214" w:author="Mark Davison" w:date="2024-07-20T08:01:00Z" w16du:dateUtc="2024-07-20T07:01:00Z">
              <w:tcPr>
                <w:tcW w:w="993" w:type="dxa"/>
                <w:shd w:val="clear" w:color="auto" w:fill="auto"/>
              </w:tcPr>
            </w:tcPrChange>
          </w:tcPr>
          <w:p w14:paraId="094B9B04" w14:textId="77777777" w:rsidR="003D567B" w:rsidRPr="00620BD5" w:rsidRDefault="003D567B" w:rsidP="00681676">
            <w:pPr>
              <w:pStyle w:val="TableText"/>
            </w:pPr>
            <w:r w:rsidRPr="00620BD5">
              <w:t>times</w:t>
            </w:r>
          </w:p>
        </w:tc>
        <w:tc>
          <w:tcPr>
            <w:tcW w:w="1417" w:type="dxa"/>
            <w:shd w:val="clear" w:color="auto" w:fill="auto"/>
            <w:tcPrChange w:id="1215" w:author="Mark Davison" w:date="2024-07-20T08:01:00Z" w16du:dateUtc="2024-07-20T07:01:00Z">
              <w:tcPr>
                <w:tcW w:w="1417" w:type="dxa"/>
                <w:shd w:val="clear" w:color="auto" w:fill="auto"/>
              </w:tcPr>
            </w:tcPrChange>
          </w:tcPr>
          <w:p w14:paraId="34868D52" w14:textId="77777777" w:rsidR="003D567B" w:rsidRPr="00620BD5" w:rsidRDefault="003D567B" w:rsidP="00681676">
            <w:pPr>
              <w:pStyle w:val="TableText"/>
            </w:pPr>
            <w:r w:rsidRPr="00620BD5">
              <w:t>Yes</w:t>
            </w:r>
          </w:p>
        </w:tc>
        <w:tc>
          <w:tcPr>
            <w:tcW w:w="3832" w:type="dxa"/>
            <w:shd w:val="clear" w:color="auto" w:fill="auto"/>
            <w:tcPrChange w:id="1216" w:author="Mark Davison" w:date="2024-07-20T08:01:00Z" w16du:dateUtc="2024-07-20T07:01:00Z">
              <w:tcPr>
                <w:tcW w:w="3832" w:type="dxa"/>
                <w:shd w:val="clear" w:color="auto" w:fill="auto"/>
              </w:tcPr>
            </w:tcPrChange>
          </w:tcPr>
          <w:p w14:paraId="28E8445A" w14:textId="77777777" w:rsidR="003D567B" w:rsidRPr="00620BD5" w:rsidRDefault="003D567B" w:rsidP="00681676">
            <w:pPr>
              <w:pStyle w:val="TableText"/>
            </w:pPr>
            <w:r w:rsidRPr="00620BD5">
              <w:t>Times array - in milliseconds from start of day.</w:t>
            </w:r>
          </w:p>
        </w:tc>
      </w:tr>
      <w:tr w:rsidR="00270690" w:rsidRPr="00681676" w14:paraId="09DF71E6" w14:textId="77777777" w:rsidTr="00620BD5">
        <w:tblPrEx>
          <w:tblW w:w="9072" w:type="dxa"/>
          <w:jc w:val="center"/>
          <w:tblLayout w:type="fixed"/>
          <w:tblPrExChange w:id="1217" w:author="Mark Davison" w:date="2024-07-20T08:01:00Z" w16du:dateUtc="2024-07-20T07:01:00Z">
            <w:tblPrEx>
              <w:tblW w:w="9072" w:type="dxa"/>
              <w:jc w:val="center"/>
              <w:tblLayout w:type="fixed"/>
            </w:tblPrEx>
          </w:tblPrExChange>
        </w:tblPrEx>
        <w:trPr>
          <w:jc w:val="center"/>
          <w:trPrChange w:id="1218" w:author="Mark Davison" w:date="2024-07-20T08:01:00Z" w16du:dateUtc="2024-07-20T07:01:00Z">
            <w:trPr>
              <w:tblHeader/>
              <w:jc w:val="center"/>
            </w:trPr>
          </w:trPrChange>
        </w:trPr>
        <w:tc>
          <w:tcPr>
            <w:tcW w:w="1565" w:type="dxa"/>
            <w:shd w:val="clear" w:color="auto" w:fill="auto"/>
            <w:tcPrChange w:id="1219" w:author="Mark Davison" w:date="2024-07-20T08:01:00Z" w16du:dateUtc="2024-07-20T07:01:00Z">
              <w:tcPr>
                <w:tcW w:w="1565" w:type="dxa"/>
                <w:shd w:val="clear" w:color="auto" w:fill="auto"/>
              </w:tcPr>
            </w:tcPrChange>
          </w:tcPr>
          <w:p w14:paraId="30A91FB6" w14:textId="77777777" w:rsidR="003D567B" w:rsidRPr="00620BD5" w:rsidRDefault="003D567B" w:rsidP="00681676">
            <w:pPr>
              <w:pStyle w:val="TableText"/>
            </w:pPr>
            <w:r w:rsidRPr="00620BD5">
              <w:t>Type</w:t>
            </w:r>
          </w:p>
        </w:tc>
        <w:tc>
          <w:tcPr>
            <w:tcW w:w="1265" w:type="dxa"/>
            <w:shd w:val="clear" w:color="auto" w:fill="auto"/>
            <w:tcPrChange w:id="1220" w:author="Mark Davison" w:date="2024-07-20T08:01:00Z" w16du:dateUtc="2024-07-20T07:01:00Z">
              <w:tcPr>
                <w:tcW w:w="1265" w:type="dxa"/>
                <w:shd w:val="clear" w:color="auto" w:fill="auto"/>
              </w:tcPr>
            </w:tcPrChange>
          </w:tcPr>
          <w:p w14:paraId="6332511F" w14:textId="77777777" w:rsidR="003D567B" w:rsidRPr="00620BD5" w:rsidRDefault="003D567B" w:rsidP="00681676">
            <w:pPr>
              <w:pStyle w:val="TableText"/>
            </w:pPr>
            <w:r w:rsidRPr="00620BD5">
              <w:t>Integer</w:t>
            </w:r>
          </w:p>
        </w:tc>
        <w:tc>
          <w:tcPr>
            <w:tcW w:w="993" w:type="dxa"/>
            <w:shd w:val="clear" w:color="auto" w:fill="auto"/>
            <w:tcPrChange w:id="1221" w:author="Mark Davison" w:date="2024-07-20T08:01:00Z" w16du:dateUtc="2024-07-20T07:01:00Z">
              <w:tcPr>
                <w:tcW w:w="993" w:type="dxa"/>
                <w:shd w:val="clear" w:color="auto" w:fill="auto"/>
              </w:tcPr>
            </w:tcPrChange>
          </w:tcPr>
          <w:p w14:paraId="1C5F0175" w14:textId="77777777" w:rsidR="003D567B" w:rsidRPr="00620BD5" w:rsidRDefault="003D567B" w:rsidP="00681676">
            <w:pPr>
              <w:pStyle w:val="TableText"/>
            </w:pPr>
            <w:r w:rsidRPr="00620BD5">
              <w:t>type</w:t>
            </w:r>
          </w:p>
        </w:tc>
        <w:tc>
          <w:tcPr>
            <w:tcW w:w="1417" w:type="dxa"/>
            <w:shd w:val="clear" w:color="auto" w:fill="auto"/>
            <w:tcPrChange w:id="1222" w:author="Mark Davison" w:date="2024-07-20T08:01:00Z" w16du:dateUtc="2024-07-20T07:01:00Z">
              <w:tcPr>
                <w:tcW w:w="1417" w:type="dxa"/>
                <w:shd w:val="clear" w:color="auto" w:fill="auto"/>
              </w:tcPr>
            </w:tcPrChange>
          </w:tcPr>
          <w:p w14:paraId="03C7AE43" w14:textId="77777777" w:rsidR="003D567B" w:rsidRPr="00620BD5" w:rsidRDefault="003D567B" w:rsidP="00681676">
            <w:pPr>
              <w:pStyle w:val="TableText"/>
            </w:pPr>
            <w:r w:rsidRPr="00620BD5">
              <w:t>No</w:t>
            </w:r>
          </w:p>
        </w:tc>
        <w:tc>
          <w:tcPr>
            <w:tcW w:w="3832" w:type="dxa"/>
            <w:shd w:val="clear" w:color="auto" w:fill="auto"/>
            <w:tcPrChange w:id="1223" w:author="Mark Davison" w:date="2024-07-20T08:01:00Z" w16du:dateUtc="2024-07-20T07:01:00Z">
              <w:tcPr>
                <w:tcW w:w="3832" w:type="dxa"/>
                <w:shd w:val="clear" w:color="auto" w:fill="auto"/>
              </w:tcPr>
            </w:tcPrChange>
          </w:tcPr>
          <w:p w14:paraId="1E750221" w14:textId="77777777" w:rsidR="003D567B" w:rsidRPr="00620BD5" w:rsidRDefault="003D567B" w:rsidP="00681676">
            <w:pPr>
              <w:pStyle w:val="TableText"/>
            </w:pPr>
            <w:r w:rsidRPr="00620BD5">
              <w:t>Whether the profile is stepped (0) or linear (1). Stepped is 'step first'. Stepped is the default.</w:t>
            </w:r>
          </w:p>
        </w:tc>
      </w:tr>
      <w:tr w:rsidR="00270690" w:rsidRPr="00681676" w14:paraId="52FA90BC" w14:textId="77777777" w:rsidTr="00620BD5">
        <w:tblPrEx>
          <w:tblW w:w="9072" w:type="dxa"/>
          <w:jc w:val="center"/>
          <w:tblLayout w:type="fixed"/>
          <w:tblPrExChange w:id="1224" w:author="Mark Davison" w:date="2024-07-20T08:01:00Z" w16du:dateUtc="2024-07-20T07:01:00Z">
            <w:tblPrEx>
              <w:tblW w:w="9072" w:type="dxa"/>
              <w:jc w:val="center"/>
              <w:tblLayout w:type="fixed"/>
            </w:tblPrEx>
          </w:tblPrExChange>
        </w:tblPrEx>
        <w:trPr>
          <w:jc w:val="center"/>
          <w:trPrChange w:id="1225" w:author="Mark Davison" w:date="2024-07-20T08:01:00Z" w16du:dateUtc="2024-07-20T07:01:00Z">
            <w:trPr>
              <w:tblHeader/>
              <w:jc w:val="center"/>
            </w:trPr>
          </w:trPrChange>
        </w:trPr>
        <w:tc>
          <w:tcPr>
            <w:tcW w:w="1565" w:type="dxa"/>
            <w:shd w:val="clear" w:color="auto" w:fill="auto"/>
            <w:tcPrChange w:id="1226" w:author="Mark Davison" w:date="2024-07-20T08:01:00Z" w16du:dateUtc="2024-07-20T07:01:00Z">
              <w:tcPr>
                <w:tcW w:w="1565" w:type="dxa"/>
                <w:shd w:val="clear" w:color="auto" w:fill="auto"/>
              </w:tcPr>
            </w:tcPrChange>
          </w:tcPr>
          <w:p w14:paraId="5C214A16" w14:textId="77777777" w:rsidR="003D567B" w:rsidRPr="00620BD5" w:rsidRDefault="003D567B" w:rsidP="00681676">
            <w:pPr>
              <w:pStyle w:val="TableText"/>
            </w:pPr>
            <w:r w:rsidRPr="00620BD5">
              <w:t xml:space="preserve">Interpolate </w:t>
            </w:r>
          </w:p>
        </w:tc>
        <w:tc>
          <w:tcPr>
            <w:tcW w:w="1265" w:type="dxa"/>
            <w:shd w:val="clear" w:color="auto" w:fill="auto"/>
            <w:tcPrChange w:id="1227" w:author="Mark Davison" w:date="2024-07-20T08:01:00Z" w16du:dateUtc="2024-07-20T07:01:00Z">
              <w:tcPr>
                <w:tcW w:w="1265" w:type="dxa"/>
                <w:shd w:val="clear" w:color="auto" w:fill="auto"/>
              </w:tcPr>
            </w:tcPrChange>
          </w:tcPr>
          <w:p w14:paraId="04241D6A" w14:textId="77777777" w:rsidR="003D567B" w:rsidRPr="00620BD5" w:rsidRDefault="003D567B" w:rsidP="00681676">
            <w:pPr>
              <w:pStyle w:val="TableText"/>
            </w:pPr>
            <w:r w:rsidRPr="00620BD5">
              <w:t>Integer</w:t>
            </w:r>
          </w:p>
        </w:tc>
        <w:tc>
          <w:tcPr>
            <w:tcW w:w="993" w:type="dxa"/>
            <w:shd w:val="clear" w:color="auto" w:fill="auto"/>
            <w:tcPrChange w:id="1228" w:author="Mark Davison" w:date="2024-07-20T08:01:00Z" w16du:dateUtc="2024-07-20T07:01:00Z">
              <w:tcPr>
                <w:tcW w:w="993" w:type="dxa"/>
                <w:shd w:val="clear" w:color="auto" w:fill="auto"/>
              </w:tcPr>
            </w:tcPrChange>
          </w:tcPr>
          <w:p w14:paraId="788922CD" w14:textId="77777777" w:rsidR="003D567B" w:rsidRPr="00620BD5" w:rsidRDefault="003D567B" w:rsidP="00681676">
            <w:pPr>
              <w:pStyle w:val="TableText"/>
            </w:pPr>
            <w:r w:rsidRPr="00620BD5">
              <w:t>inter</w:t>
            </w:r>
          </w:p>
        </w:tc>
        <w:tc>
          <w:tcPr>
            <w:tcW w:w="1417" w:type="dxa"/>
            <w:shd w:val="clear" w:color="auto" w:fill="auto"/>
            <w:tcPrChange w:id="1229" w:author="Mark Davison" w:date="2024-07-20T08:01:00Z" w16du:dateUtc="2024-07-20T07:01:00Z">
              <w:tcPr>
                <w:tcW w:w="1417" w:type="dxa"/>
                <w:shd w:val="clear" w:color="auto" w:fill="auto"/>
              </w:tcPr>
            </w:tcPrChange>
          </w:tcPr>
          <w:p w14:paraId="400914A0" w14:textId="77777777" w:rsidR="003D567B" w:rsidRPr="00620BD5" w:rsidRDefault="003D567B" w:rsidP="00681676">
            <w:pPr>
              <w:pStyle w:val="TableText"/>
            </w:pPr>
            <w:r w:rsidRPr="00620BD5">
              <w:t>No</w:t>
            </w:r>
          </w:p>
        </w:tc>
        <w:tc>
          <w:tcPr>
            <w:tcW w:w="3832" w:type="dxa"/>
            <w:shd w:val="clear" w:color="auto" w:fill="auto"/>
            <w:tcPrChange w:id="1230" w:author="Mark Davison" w:date="2024-07-20T08:01:00Z" w16du:dateUtc="2024-07-20T07:01:00Z">
              <w:tcPr>
                <w:tcW w:w="3832" w:type="dxa"/>
                <w:shd w:val="clear" w:color="auto" w:fill="auto"/>
              </w:tcPr>
            </w:tcPrChange>
          </w:tcPr>
          <w:p w14:paraId="3769053C" w14:textId="26B279D5" w:rsidR="003D567B" w:rsidRPr="00620BD5" w:rsidRDefault="003D567B" w:rsidP="00681676">
            <w:pPr>
              <w:pStyle w:val="TableText"/>
            </w:pPr>
            <w:r w:rsidRPr="00620BD5">
              <w:t xml:space="preserve">The interpolation time (in milliseconds) is the </w:t>
            </w:r>
            <w:proofErr w:type="gramStart"/>
            <w:r w:rsidRPr="00620BD5">
              <w:t>time period</w:t>
            </w:r>
            <w:proofErr w:type="gramEnd"/>
            <w:r w:rsidRPr="00620BD5">
              <w:t xml:space="preserve">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rPr>
          <w:ins w:id="1231" w:author="Gavin Rawson" w:date="2024-07-17T10:12:00Z" w16du:dateUtc="2024-07-17T09:12:00Z"/>
        </w:rPr>
      </w:pPr>
    </w:p>
    <w:p w14:paraId="6448DC3F" w14:textId="77777777" w:rsidR="00382767" w:rsidRDefault="00382767" w:rsidP="003D567B">
      <w:pPr>
        <w:pStyle w:val="BodyText"/>
      </w:pPr>
    </w:p>
    <w:p w14:paraId="3A8CEB89" w14:textId="28C3E02A" w:rsidR="003D567B" w:rsidRDefault="003D567B" w:rsidP="001725CA">
      <w:pPr>
        <w:pStyle w:val="Heading3"/>
      </w:pPr>
      <w:bookmarkStart w:id="1232" w:name="_Toc172098964"/>
      <w:r>
        <w:t xml:space="preserve">Control </w:t>
      </w:r>
      <w:r w:rsidR="006B0494">
        <w:t>profiles</w:t>
      </w:r>
      <w:bookmarkEnd w:id="1232"/>
    </w:p>
    <w:p w14:paraId="0A4B768C" w14:textId="747EE8E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233" w:author="Gavin Rawson" w:date="2024-07-17T10:16:00Z" w16du:dateUtc="2024-07-17T09:16:00Z">
        <w:r w:rsidR="00B048D0" w:rsidRPr="00B048D0">
          <w:rPr>
            <w:rStyle w:val="Crossreference"/>
            <w:rPrChange w:id="1234" w:author="Gavin Rawson" w:date="2024-07-17T10:16:00Z" w16du:dateUtc="2024-07-17T09:16:00Z">
              <w:rPr/>
            </w:rPrChange>
          </w:rPr>
          <w:t xml:space="preserve">Table </w:t>
        </w:r>
        <w:r w:rsidR="00B048D0" w:rsidRPr="00B048D0">
          <w:rPr>
            <w:rStyle w:val="Crossreference"/>
            <w:rPrChange w:id="1235" w:author="Gavin Rawson" w:date="2024-07-17T10:16:00Z" w16du:dateUtc="2024-07-17T09:16:00Z">
              <w:rPr>
                <w:noProof/>
              </w:rPr>
            </w:rPrChange>
          </w:rPr>
          <w:t>21</w:t>
        </w:r>
      </w:ins>
      <w:del w:id="1236"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57A9CA9E" w:rsidR="003D567B" w:rsidRDefault="003D567B" w:rsidP="003D567B">
      <w:pPr>
        <w:pStyle w:val="Caption"/>
      </w:pPr>
      <w:bookmarkStart w:id="1237" w:name="_Ref161319984"/>
      <w:bookmarkStart w:id="1238" w:name="_Toc170288660"/>
      <w:r>
        <w:t xml:space="preserve">Table </w:t>
      </w:r>
      <w:r>
        <w:fldChar w:fldCharType="begin"/>
      </w:r>
      <w:r>
        <w:instrText xml:space="preserve"> SEQ Table \* ARABIC </w:instrText>
      </w:r>
      <w:r>
        <w:fldChar w:fldCharType="separate"/>
      </w:r>
      <w:r w:rsidR="00B048D0">
        <w:rPr>
          <w:noProof/>
        </w:rPr>
        <w:t>21</w:t>
      </w:r>
      <w:r>
        <w:rPr>
          <w:noProof/>
        </w:rPr>
        <w:fldChar w:fldCharType="end"/>
      </w:r>
      <w:bookmarkEnd w:id="1237"/>
      <w:r>
        <w:tab/>
      </w:r>
      <w:r w:rsidRPr="003D567B">
        <w:t xml:space="preserve"> Information used in defining a control profile</w:t>
      </w:r>
      <w:bookmarkEnd w:id="1238"/>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681676">
            <w:pPr>
              <w:pStyle w:val="TableText"/>
            </w:pPr>
            <w:r w:rsidRPr="00163DC5">
              <w:t>Parent Point</w:t>
            </w:r>
          </w:p>
        </w:tc>
        <w:tc>
          <w:tcPr>
            <w:tcW w:w="1032" w:type="dxa"/>
          </w:tcPr>
          <w:p w14:paraId="32965023" w14:textId="77777777" w:rsidR="00270690" w:rsidRPr="00163DC5" w:rsidRDefault="00270690" w:rsidP="00681676">
            <w:pPr>
              <w:pStyle w:val="TableText"/>
            </w:pPr>
            <w:r w:rsidRPr="00163DC5">
              <w:t>Integer</w:t>
            </w:r>
          </w:p>
        </w:tc>
        <w:tc>
          <w:tcPr>
            <w:tcW w:w="932" w:type="dxa"/>
          </w:tcPr>
          <w:p w14:paraId="4B8D2974" w14:textId="77777777" w:rsidR="00270690" w:rsidRPr="00163DC5" w:rsidRDefault="00270690" w:rsidP="00681676">
            <w:pPr>
              <w:pStyle w:val="TableText"/>
            </w:pPr>
            <w:r w:rsidRPr="00163DC5">
              <w:t>parent</w:t>
            </w:r>
          </w:p>
        </w:tc>
        <w:tc>
          <w:tcPr>
            <w:tcW w:w="1239" w:type="dxa"/>
          </w:tcPr>
          <w:p w14:paraId="017C1FB6" w14:textId="77777777" w:rsidR="00270690" w:rsidRPr="00163DC5" w:rsidRDefault="00270690" w:rsidP="00681676">
            <w:pPr>
              <w:pStyle w:val="TableText"/>
            </w:pPr>
            <w:r w:rsidRPr="00163DC5">
              <w:t>Yes</w:t>
            </w:r>
          </w:p>
        </w:tc>
        <w:tc>
          <w:tcPr>
            <w:tcW w:w="4204" w:type="dxa"/>
          </w:tcPr>
          <w:p w14:paraId="11D9310F" w14:textId="27F8A9E3" w:rsidR="00270690" w:rsidRPr="00163DC5" w:rsidRDefault="00270690" w:rsidP="00681676">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681676">
            <w:pPr>
              <w:pStyle w:val="TableText"/>
            </w:pPr>
            <w:r w:rsidRPr="00163DC5">
              <w:t>Parent Type</w:t>
            </w:r>
          </w:p>
        </w:tc>
        <w:tc>
          <w:tcPr>
            <w:tcW w:w="1032" w:type="dxa"/>
          </w:tcPr>
          <w:p w14:paraId="7DDB2786" w14:textId="77777777" w:rsidR="00270690" w:rsidRPr="00163DC5" w:rsidRDefault="00270690" w:rsidP="00681676">
            <w:pPr>
              <w:pStyle w:val="TableText"/>
            </w:pPr>
            <w:r w:rsidRPr="00163DC5">
              <w:t>String</w:t>
            </w:r>
          </w:p>
        </w:tc>
        <w:tc>
          <w:tcPr>
            <w:tcW w:w="932" w:type="dxa"/>
          </w:tcPr>
          <w:p w14:paraId="5B884E1E" w14:textId="77777777" w:rsidR="00270690" w:rsidRPr="00163DC5" w:rsidRDefault="00270690" w:rsidP="00681676">
            <w:pPr>
              <w:pStyle w:val="TableText"/>
            </w:pPr>
            <w:proofErr w:type="spellStart"/>
            <w:r w:rsidRPr="00163DC5">
              <w:t>parentType</w:t>
            </w:r>
            <w:proofErr w:type="spellEnd"/>
          </w:p>
        </w:tc>
        <w:tc>
          <w:tcPr>
            <w:tcW w:w="1239" w:type="dxa"/>
          </w:tcPr>
          <w:p w14:paraId="1729BA47" w14:textId="77777777" w:rsidR="00270690" w:rsidRPr="00163DC5" w:rsidRDefault="00270690" w:rsidP="00681676">
            <w:pPr>
              <w:pStyle w:val="TableText"/>
            </w:pPr>
            <w:r w:rsidRPr="00163DC5">
              <w:t>Yes</w:t>
            </w:r>
          </w:p>
        </w:tc>
        <w:tc>
          <w:tcPr>
            <w:tcW w:w="4204" w:type="dxa"/>
          </w:tcPr>
          <w:p w14:paraId="36DC066B" w14:textId="77777777" w:rsidR="00270690" w:rsidRPr="00163DC5" w:rsidRDefault="00270690" w:rsidP="00681676">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681676">
            <w:pPr>
              <w:pStyle w:val="TableText"/>
            </w:pPr>
            <w:r w:rsidRPr="00163DC5">
              <w:t>Control Profile Index</w:t>
            </w:r>
          </w:p>
        </w:tc>
        <w:tc>
          <w:tcPr>
            <w:tcW w:w="1032" w:type="dxa"/>
          </w:tcPr>
          <w:p w14:paraId="398B90D3" w14:textId="60157E31" w:rsidR="00270690" w:rsidRPr="00163DC5" w:rsidRDefault="003C1168" w:rsidP="00681676">
            <w:pPr>
              <w:pStyle w:val="TableText"/>
            </w:pPr>
            <w:ins w:id="1239" w:author="Gavin Rawson" w:date="2024-07-15T08:27:00Z" w16du:dateUtc="2024-07-15T07:27:00Z">
              <w:r>
                <w:t>Integer</w:t>
              </w:r>
            </w:ins>
            <w:del w:id="1240"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681676">
            <w:pPr>
              <w:pStyle w:val="TableText"/>
            </w:pPr>
            <w:proofErr w:type="spellStart"/>
            <w:r w:rsidRPr="00163DC5">
              <w:t>num</w:t>
            </w:r>
            <w:proofErr w:type="spellEnd"/>
          </w:p>
        </w:tc>
        <w:tc>
          <w:tcPr>
            <w:tcW w:w="1239" w:type="dxa"/>
          </w:tcPr>
          <w:p w14:paraId="3B8B407D" w14:textId="77777777" w:rsidR="00270690" w:rsidRPr="00163DC5" w:rsidRDefault="00270690" w:rsidP="00681676">
            <w:pPr>
              <w:pStyle w:val="TableText"/>
            </w:pPr>
            <w:r w:rsidRPr="00163DC5">
              <w:t>Yes</w:t>
            </w:r>
          </w:p>
        </w:tc>
        <w:tc>
          <w:tcPr>
            <w:tcW w:w="4204" w:type="dxa"/>
          </w:tcPr>
          <w:p w14:paraId="6835DC11" w14:textId="15DA5FC9" w:rsidR="00270690" w:rsidRPr="00163DC5" w:rsidRDefault="00270690" w:rsidP="00681676">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681676">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681676">
            <w:pPr>
              <w:pStyle w:val="TableText"/>
            </w:pPr>
            <w:r w:rsidRPr="00163DC5">
              <w:t>String</w:t>
            </w:r>
          </w:p>
        </w:tc>
        <w:tc>
          <w:tcPr>
            <w:tcW w:w="932" w:type="dxa"/>
          </w:tcPr>
          <w:p w14:paraId="0040B69B" w14:textId="77777777" w:rsidR="00270690" w:rsidRPr="00163DC5" w:rsidRDefault="00270690" w:rsidP="00681676">
            <w:pPr>
              <w:pStyle w:val="TableText"/>
            </w:pPr>
            <w:r w:rsidRPr="00163DC5">
              <w:t>name</w:t>
            </w:r>
          </w:p>
        </w:tc>
        <w:tc>
          <w:tcPr>
            <w:tcW w:w="1239" w:type="dxa"/>
          </w:tcPr>
          <w:p w14:paraId="4DAA099C" w14:textId="77777777" w:rsidR="00270690" w:rsidRPr="00163DC5" w:rsidRDefault="00270690" w:rsidP="00681676">
            <w:pPr>
              <w:pStyle w:val="TableText"/>
            </w:pPr>
            <w:r w:rsidRPr="00163DC5">
              <w:t>No</w:t>
            </w:r>
          </w:p>
        </w:tc>
        <w:tc>
          <w:tcPr>
            <w:tcW w:w="4204" w:type="dxa"/>
          </w:tcPr>
          <w:p w14:paraId="0F3F9372" w14:textId="74B0DE59" w:rsidR="00270690" w:rsidRPr="00163DC5" w:rsidRDefault="00270690" w:rsidP="00681676">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681676">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681676">
            <w:pPr>
              <w:pStyle w:val="TableText"/>
            </w:pPr>
            <w:ins w:id="1241" w:author="Gavin Rawson" w:date="2024-07-15T08:27:00Z" w16du:dateUtc="2024-07-15T07:27:00Z">
              <w:r>
                <w:t>Integer</w:t>
              </w:r>
            </w:ins>
            <w:del w:id="1242"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681676">
            <w:pPr>
              <w:pStyle w:val="TableText"/>
            </w:pPr>
            <w:proofErr w:type="spellStart"/>
            <w:r w:rsidRPr="00163DC5">
              <w:t>mon</w:t>
            </w:r>
            <w:proofErr w:type="spellEnd"/>
          </w:p>
        </w:tc>
        <w:tc>
          <w:tcPr>
            <w:tcW w:w="1239" w:type="dxa"/>
          </w:tcPr>
          <w:p w14:paraId="3DBC00FC" w14:textId="77777777" w:rsidR="00270690" w:rsidRPr="00163DC5" w:rsidRDefault="00270690" w:rsidP="00681676">
            <w:pPr>
              <w:pStyle w:val="TableText"/>
            </w:pPr>
            <w:r w:rsidRPr="00163DC5">
              <w:t>No</w:t>
            </w:r>
          </w:p>
        </w:tc>
        <w:tc>
          <w:tcPr>
            <w:tcW w:w="4204" w:type="dxa"/>
          </w:tcPr>
          <w:p w14:paraId="707E9717" w14:textId="77777777" w:rsidR="00270690" w:rsidRPr="00163DC5" w:rsidRDefault="00270690" w:rsidP="00681676">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681676">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681676">
            <w:pPr>
              <w:pStyle w:val="TableText"/>
            </w:pPr>
            <w:ins w:id="1243" w:author="Gavin Rawson" w:date="2024-07-15T08:27:00Z" w16du:dateUtc="2024-07-15T07:27:00Z">
              <w:r>
                <w:t>Integer</w:t>
              </w:r>
            </w:ins>
            <w:del w:id="1244"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681676">
            <w:pPr>
              <w:pStyle w:val="TableText"/>
            </w:pPr>
            <w:proofErr w:type="spellStart"/>
            <w:r w:rsidRPr="00163DC5">
              <w:t>tue</w:t>
            </w:r>
            <w:proofErr w:type="spellEnd"/>
          </w:p>
        </w:tc>
        <w:tc>
          <w:tcPr>
            <w:tcW w:w="1239" w:type="dxa"/>
          </w:tcPr>
          <w:p w14:paraId="5F7D09EB" w14:textId="77777777" w:rsidR="00270690" w:rsidRPr="00163DC5" w:rsidRDefault="00270690" w:rsidP="00681676">
            <w:pPr>
              <w:pStyle w:val="TableText"/>
            </w:pPr>
            <w:r w:rsidRPr="00163DC5">
              <w:t>No</w:t>
            </w:r>
          </w:p>
        </w:tc>
        <w:tc>
          <w:tcPr>
            <w:tcW w:w="4204" w:type="dxa"/>
          </w:tcPr>
          <w:p w14:paraId="5AF278AD" w14:textId="77777777" w:rsidR="00270690" w:rsidRPr="00163DC5" w:rsidRDefault="00270690" w:rsidP="00681676">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681676">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681676">
            <w:pPr>
              <w:pStyle w:val="TableText"/>
            </w:pPr>
            <w:ins w:id="1245" w:author="Gavin Rawson" w:date="2024-07-15T08:27:00Z" w16du:dateUtc="2024-07-15T07:27:00Z">
              <w:r>
                <w:t>Integer</w:t>
              </w:r>
            </w:ins>
            <w:del w:id="1246"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681676">
            <w:pPr>
              <w:pStyle w:val="TableText"/>
            </w:pPr>
            <w:r w:rsidRPr="00163DC5">
              <w:t>wed</w:t>
            </w:r>
          </w:p>
        </w:tc>
        <w:tc>
          <w:tcPr>
            <w:tcW w:w="1239" w:type="dxa"/>
          </w:tcPr>
          <w:p w14:paraId="6D79A608" w14:textId="77777777" w:rsidR="00270690" w:rsidRPr="00163DC5" w:rsidRDefault="00270690" w:rsidP="00681676">
            <w:pPr>
              <w:pStyle w:val="TableText"/>
            </w:pPr>
            <w:r w:rsidRPr="00163DC5">
              <w:t>No</w:t>
            </w:r>
          </w:p>
        </w:tc>
        <w:tc>
          <w:tcPr>
            <w:tcW w:w="4204" w:type="dxa"/>
          </w:tcPr>
          <w:p w14:paraId="6EE37A70" w14:textId="77777777" w:rsidR="00270690" w:rsidRPr="00163DC5" w:rsidRDefault="00270690" w:rsidP="00681676">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681676">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681676">
            <w:pPr>
              <w:pStyle w:val="TableText"/>
            </w:pPr>
            <w:ins w:id="1247" w:author="Gavin Rawson" w:date="2024-07-15T08:27:00Z" w16du:dateUtc="2024-07-15T07:27:00Z">
              <w:r>
                <w:t>Integer</w:t>
              </w:r>
            </w:ins>
            <w:del w:id="1248"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681676">
            <w:pPr>
              <w:pStyle w:val="TableText"/>
            </w:pPr>
            <w:proofErr w:type="spellStart"/>
            <w:r w:rsidRPr="00163DC5">
              <w:t>thu</w:t>
            </w:r>
            <w:proofErr w:type="spellEnd"/>
          </w:p>
        </w:tc>
        <w:tc>
          <w:tcPr>
            <w:tcW w:w="1239" w:type="dxa"/>
          </w:tcPr>
          <w:p w14:paraId="5AD3C831" w14:textId="77777777" w:rsidR="00270690" w:rsidRPr="00163DC5" w:rsidRDefault="00270690" w:rsidP="00681676">
            <w:pPr>
              <w:pStyle w:val="TableText"/>
            </w:pPr>
            <w:r w:rsidRPr="00163DC5">
              <w:t>No</w:t>
            </w:r>
          </w:p>
        </w:tc>
        <w:tc>
          <w:tcPr>
            <w:tcW w:w="4204" w:type="dxa"/>
          </w:tcPr>
          <w:p w14:paraId="09B3F36B" w14:textId="77777777" w:rsidR="00270690" w:rsidRPr="00163DC5" w:rsidRDefault="00270690" w:rsidP="00681676">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681676">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681676">
            <w:pPr>
              <w:pStyle w:val="TableText"/>
            </w:pPr>
            <w:ins w:id="1249" w:author="Gavin Rawson" w:date="2024-07-15T08:27:00Z" w16du:dateUtc="2024-07-15T07:27:00Z">
              <w:r>
                <w:t>Integer</w:t>
              </w:r>
            </w:ins>
            <w:del w:id="1250"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681676">
            <w:pPr>
              <w:pStyle w:val="TableText"/>
            </w:pPr>
            <w:proofErr w:type="spellStart"/>
            <w:r w:rsidRPr="00163DC5">
              <w:t>fri</w:t>
            </w:r>
            <w:proofErr w:type="spellEnd"/>
          </w:p>
        </w:tc>
        <w:tc>
          <w:tcPr>
            <w:tcW w:w="1239" w:type="dxa"/>
          </w:tcPr>
          <w:p w14:paraId="4792C9A6" w14:textId="77777777" w:rsidR="00270690" w:rsidRPr="00163DC5" w:rsidRDefault="00270690" w:rsidP="00681676">
            <w:pPr>
              <w:pStyle w:val="TableText"/>
            </w:pPr>
            <w:r w:rsidRPr="00163DC5">
              <w:t>No</w:t>
            </w:r>
          </w:p>
        </w:tc>
        <w:tc>
          <w:tcPr>
            <w:tcW w:w="4204" w:type="dxa"/>
          </w:tcPr>
          <w:p w14:paraId="654EBE64" w14:textId="77777777" w:rsidR="00270690" w:rsidRPr="00163DC5" w:rsidRDefault="00270690" w:rsidP="00681676">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681676">
            <w:pPr>
              <w:pStyle w:val="TableText"/>
            </w:pPr>
            <w:r w:rsidRPr="00163DC5">
              <w:lastRenderedPageBreak/>
              <w:t xml:space="preserve">Saturday </w:t>
            </w:r>
            <w:r w:rsidR="00833682">
              <w:t>P</w:t>
            </w:r>
            <w:r w:rsidR="00833682" w:rsidRPr="00163DC5">
              <w:t>rofile</w:t>
            </w:r>
          </w:p>
        </w:tc>
        <w:tc>
          <w:tcPr>
            <w:tcW w:w="1032" w:type="dxa"/>
          </w:tcPr>
          <w:p w14:paraId="7C8FBD4B" w14:textId="2A19027E" w:rsidR="00270690" w:rsidRPr="00163DC5" w:rsidRDefault="003C1168" w:rsidP="00681676">
            <w:pPr>
              <w:pStyle w:val="TableText"/>
            </w:pPr>
            <w:ins w:id="1251" w:author="Gavin Rawson" w:date="2024-07-15T08:27:00Z" w16du:dateUtc="2024-07-15T07:27:00Z">
              <w:r>
                <w:t>Integer</w:t>
              </w:r>
            </w:ins>
            <w:del w:id="1252"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681676">
            <w:pPr>
              <w:pStyle w:val="TableText"/>
            </w:pPr>
            <w:r w:rsidRPr="00163DC5">
              <w:t>sat</w:t>
            </w:r>
          </w:p>
        </w:tc>
        <w:tc>
          <w:tcPr>
            <w:tcW w:w="1239" w:type="dxa"/>
          </w:tcPr>
          <w:p w14:paraId="77C97944" w14:textId="77777777" w:rsidR="00270690" w:rsidRPr="00163DC5" w:rsidRDefault="00270690" w:rsidP="00681676">
            <w:pPr>
              <w:pStyle w:val="TableText"/>
            </w:pPr>
            <w:r w:rsidRPr="00163DC5">
              <w:t>No</w:t>
            </w:r>
          </w:p>
        </w:tc>
        <w:tc>
          <w:tcPr>
            <w:tcW w:w="4204" w:type="dxa"/>
          </w:tcPr>
          <w:p w14:paraId="073E2130" w14:textId="77777777" w:rsidR="00270690" w:rsidRPr="00163DC5" w:rsidRDefault="00270690" w:rsidP="00681676">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681676">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681676">
            <w:pPr>
              <w:pStyle w:val="TableText"/>
            </w:pPr>
            <w:ins w:id="1253" w:author="Gavin Rawson" w:date="2024-07-15T08:27:00Z" w16du:dateUtc="2024-07-15T07:27:00Z">
              <w:r>
                <w:t>Integer</w:t>
              </w:r>
            </w:ins>
            <w:del w:id="1254"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681676">
            <w:pPr>
              <w:pStyle w:val="TableText"/>
            </w:pPr>
            <w:r w:rsidRPr="00163DC5">
              <w:t>sun</w:t>
            </w:r>
          </w:p>
        </w:tc>
        <w:tc>
          <w:tcPr>
            <w:tcW w:w="1239" w:type="dxa"/>
          </w:tcPr>
          <w:p w14:paraId="6CCDC976" w14:textId="77777777" w:rsidR="00270690" w:rsidRPr="00163DC5" w:rsidRDefault="00270690" w:rsidP="00681676">
            <w:pPr>
              <w:pStyle w:val="TableText"/>
            </w:pPr>
            <w:r w:rsidRPr="00163DC5">
              <w:t>No</w:t>
            </w:r>
          </w:p>
        </w:tc>
        <w:tc>
          <w:tcPr>
            <w:tcW w:w="4204" w:type="dxa"/>
          </w:tcPr>
          <w:p w14:paraId="2DB69294" w14:textId="77777777" w:rsidR="00270690" w:rsidRPr="00163DC5" w:rsidRDefault="00270690" w:rsidP="00681676">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255" w:name="_Ref162955578"/>
      <w:bookmarkStart w:id="1256" w:name="_Toc172098965"/>
      <w:r w:rsidRPr="00270690">
        <w:t xml:space="preserve">Calculated </w:t>
      </w:r>
      <w:r w:rsidR="006B0494" w:rsidRPr="00270690">
        <w:t>points</w:t>
      </w:r>
      <w:bookmarkEnd w:id="1255"/>
      <w:bookmarkEnd w:id="1256"/>
    </w:p>
    <w:p w14:paraId="1745A76B" w14:textId="65456F30"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257" w:author="Gavin Rawson" w:date="2024-07-17T10:16:00Z" w16du:dateUtc="2024-07-17T09:16:00Z">
        <w:r w:rsidR="00B048D0" w:rsidRPr="00B048D0">
          <w:rPr>
            <w:rStyle w:val="Crossreference"/>
            <w:rPrChange w:id="1258" w:author="Gavin Rawson" w:date="2024-07-17T10:16:00Z" w16du:dateUtc="2024-07-17T09:16:00Z">
              <w:rPr/>
            </w:rPrChange>
          </w:rPr>
          <w:t xml:space="preserve">Table </w:t>
        </w:r>
        <w:r w:rsidR="00B048D0" w:rsidRPr="00B048D0">
          <w:rPr>
            <w:rStyle w:val="Crossreference"/>
            <w:rPrChange w:id="1259" w:author="Gavin Rawson" w:date="2024-07-17T10:16:00Z" w16du:dateUtc="2024-07-17T09:16:00Z">
              <w:rPr>
                <w:noProof/>
              </w:rPr>
            </w:rPrChange>
          </w:rPr>
          <w:t>22</w:t>
        </w:r>
      </w:ins>
      <w:del w:id="1260"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F2D7805" w:rsidR="00270690" w:rsidRDefault="00270690" w:rsidP="00270690">
      <w:pPr>
        <w:pStyle w:val="Caption"/>
      </w:pPr>
      <w:bookmarkStart w:id="1261" w:name="_Ref161320438"/>
      <w:bookmarkStart w:id="1262" w:name="_Toc170288661"/>
      <w:r>
        <w:t xml:space="preserve">Table </w:t>
      </w:r>
      <w:r>
        <w:fldChar w:fldCharType="begin"/>
      </w:r>
      <w:r>
        <w:instrText xml:space="preserve"> SEQ Table \* ARABIC </w:instrText>
      </w:r>
      <w:r>
        <w:fldChar w:fldCharType="separate"/>
      </w:r>
      <w:r w:rsidR="00B048D0">
        <w:rPr>
          <w:noProof/>
        </w:rPr>
        <w:t>22</w:t>
      </w:r>
      <w:r>
        <w:rPr>
          <w:noProof/>
        </w:rPr>
        <w:fldChar w:fldCharType="end"/>
      </w:r>
      <w:bookmarkEnd w:id="1261"/>
      <w:r>
        <w:tab/>
      </w:r>
      <w:r w:rsidRPr="00270690">
        <w:t xml:space="preserve">Information used in defining a </w:t>
      </w:r>
      <w:r w:rsidR="00DA1A5D">
        <w:t>p</w:t>
      </w:r>
      <w:r w:rsidR="00C03691" w:rsidRPr="00270690">
        <w:t>oint</w:t>
      </w:r>
      <w:r w:rsidRPr="00270690">
        <w:t xml:space="preserve"> calculation</w:t>
      </w:r>
      <w:bookmarkEnd w:id="1262"/>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681676">
            <w:pPr>
              <w:pStyle w:val="TableText"/>
            </w:pPr>
            <w:r w:rsidRPr="00163DC5">
              <w:t>Calc Code Data</w:t>
            </w:r>
          </w:p>
        </w:tc>
        <w:tc>
          <w:tcPr>
            <w:tcW w:w="1038" w:type="dxa"/>
          </w:tcPr>
          <w:p w14:paraId="04A37F46" w14:textId="33A2F21A" w:rsidR="00270690" w:rsidRPr="00163DC5" w:rsidRDefault="00270690" w:rsidP="00681676">
            <w:pPr>
              <w:pStyle w:val="TableText"/>
            </w:pPr>
            <w:r w:rsidRPr="00163DC5">
              <w:t xml:space="preserve">Array of </w:t>
            </w:r>
            <w:del w:id="1263" w:author="Gavin Rawson" w:date="2024-07-15T12:42:00Z" w16du:dateUtc="2024-07-15T11:42:00Z">
              <w:r w:rsidRPr="00163DC5" w:rsidDel="00923E6B">
                <w:delText>Numbers</w:delText>
              </w:r>
            </w:del>
            <w:ins w:id="1264" w:author="Gavin Rawson" w:date="2024-07-15T12:42:00Z" w16du:dateUtc="2024-07-15T11:42:00Z">
              <w:r w:rsidR="00923E6B">
                <w:t>Integers</w:t>
              </w:r>
            </w:ins>
          </w:p>
        </w:tc>
        <w:tc>
          <w:tcPr>
            <w:tcW w:w="1506" w:type="dxa"/>
          </w:tcPr>
          <w:p w14:paraId="0F565BB4" w14:textId="77777777" w:rsidR="00270690" w:rsidRPr="00163DC5" w:rsidRDefault="00270690" w:rsidP="00681676">
            <w:pPr>
              <w:pStyle w:val="TableText"/>
            </w:pPr>
            <w:proofErr w:type="spellStart"/>
            <w:r w:rsidRPr="00163DC5">
              <w:t>calcCode</w:t>
            </w:r>
            <w:proofErr w:type="spellEnd"/>
          </w:p>
        </w:tc>
        <w:tc>
          <w:tcPr>
            <w:tcW w:w="1239" w:type="dxa"/>
          </w:tcPr>
          <w:p w14:paraId="7F08AF80" w14:textId="77777777" w:rsidR="00270690" w:rsidRPr="00163DC5" w:rsidRDefault="00270690" w:rsidP="00681676">
            <w:pPr>
              <w:pStyle w:val="TableText"/>
            </w:pPr>
            <w:r w:rsidRPr="00163DC5">
              <w:t>No</w:t>
            </w:r>
          </w:p>
        </w:tc>
        <w:tc>
          <w:tcPr>
            <w:tcW w:w="3677" w:type="dxa"/>
          </w:tcPr>
          <w:p w14:paraId="0B41BAAA" w14:textId="081A88C7" w:rsidR="00270690" w:rsidRPr="00163DC5" w:rsidRDefault="00270690" w:rsidP="00681676">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681676">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681676">
            <w:pPr>
              <w:pStyle w:val="TableText"/>
            </w:pPr>
            <w:r w:rsidRPr="00163DC5">
              <w:t>Boolean</w:t>
            </w:r>
          </w:p>
        </w:tc>
        <w:tc>
          <w:tcPr>
            <w:tcW w:w="1506" w:type="dxa"/>
          </w:tcPr>
          <w:p w14:paraId="4AB01A2B" w14:textId="77777777" w:rsidR="00270690" w:rsidRPr="00163DC5" w:rsidRDefault="00270690" w:rsidP="00681676">
            <w:pPr>
              <w:pStyle w:val="TableText"/>
            </w:pPr>
            <w:proofErr w:type="spellStart"/>
            <w:r w:rsidRPr="00163DC5">
              <w:t>calcOnChange</w:t>
            </w:r>
            <w:proofErr w:type="spellEnd"/>
          </w:p>
        </w:tc>
        <w:tc>
          <w:tcPr>
            <w:tcW w:w="1239" w:type="dxa"/>
          </w:tcPr>
          <w:p w14:paraId="60E8BECF" w14:textId="77777777" w:rsidR="00270690" w:rsidRPr="00163DC5" w:rsidRDefault="00270690" w:rsidP="00681676">
            <w:pPr>
              <w:pStyle w:val="TableText"/>
            </w:pPr>
            <w:r w:rsidRPr="00163DC5">
              <w:t>No</w:t>
            </w:r>
          </w:p>
        </w:tc>
        <w:tc>
          <w:tcPr>
            <w:tcW w:w="3677" w:type="dxa"/>
          </w:tcPr>
          <w:p w14:paraId="5BECE736" w14:textId="77777777" w:rsidR="00270690" w:rsidRPr="00163DC5" w:rsidRDefault="00270690" w:rsidP="00681676">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C6839D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048D0">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265" w:name="_Toc172098966"/>
      <w:r>
        <w:t xml:space="preserve">Incident </w:t>
      </w:r>
      <w:r w:rsidR="006B0494">
        <w:t>logging</w:t>
      </w:r>
      <w:bookmarkEnd w:id="126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91E44F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266" w:author="Gavin Rawson" w:date="2024-07-17T10:16:00Z" w16du:dateUtc="2024-07-17T09:16:00Z">
        <w:r w:rsidR="00B048D0" w:rsidRPr="00B048D0">
          <w:rPr>
            <w:rStyle w:val="Crossreference"/>
            <w:rPrChange w:id="1267" w:author="Gavin Rawson" w:date="2024-07-17T10:16:00Z" w16du:dateUtc="2024-07-17T09:16:00Z">
              <w:rPr/>
            </w:rPrChange>
          </w:rPr>
          <w:t xml:space="preserve">Table </w:t>
        </w:r>
        <w:r w:rsidR="00B048D0" w:rsidRPr="00B048D0">
          <w:rPr>
            <w:rStyle w:val="Crossreference"/>
            <w:rPrChange w:id="1268" w:author="Gavin Rawson" w:date="2024-07-17T10:16:00Z" w16du:dateUtc="2024-07-17T09:16:00Z">
              <w:rPr>
                <w:noProof/>
              </w:rPr>
            </w:rPrChange>
          </w:rPr>
          <w:t>23</w:t>
        </w:r>
      </w:ins>
      <w:del w:id="1269"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15FC00FC" w:rsidR="003B6C56" w:rsidRDefault="003B6C56" w:rsidP="003B6C56">
      <w:pPr>
        <w:pStyle w:val="Caption"/>
      </w:pPr>
      <w:bookmarkStart w:id="1270" w:name="_Ref161320994"/>
      <w:bookmarkStart w:id="1271" w:name="_Toc170288662"/>
      <w:r>
        <w:t xml:space="preserve">Table </w:t>
      </w:r>
      <w:r>
        <w:fldChar w:fldCharType="begin"/>
      </w:r>
      <w:r>
        <w:instrText xml:space="preserve"> SEQ Table \* ARABIC </w:instrText>
      </w:r>
      <w:r>
        <w:fldChar w:fldCharType="separate"/>
      </w:r>
      <w:r w:rsidR="00B048D0">
        <w:rPr>
          <w:noProof/>
        </w:rPr>
        <w:t>23</w:t>
      </w:r>
      <w:r>
        <w:rPr>
          <w:noProof/>
        </w:rPr>
        <w:fldChar w:fldCharType="end"/>
      </w:r>
      <w:bookmarkEnd w:id="1270"/>
      <w:r>
        <w:tab/>
      </w:r>
      <w:r w:rsidRPr="003B6C56">
        <w:t>Information used in defining an incident log</w:t>
      </w:r>
      <w:bookmarkEnd w:id="1271"/>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681676">
            <w:pPr>
              <w:pStyle w:val="TableText"/>
            </w:pPr>
            <w:r w:rsidRPr="00163DC5">
              <w:t>Parent Point</w:t>
            </w:r>
          </w:p>
        </w:tc>
        <w:tc>
          <w:tcPr>
            <w:tcW w:w="1062" w:type="dxa"/>
          </w:tcPr>
          <w:p w14:paraId="284356C9" w14:textId="77777777" w:rsidR="003B6C56" w:rsidRPr="00163DC5" w:rsidRDefault="003B6C56" w:rsidP="00681676">
            <w:pPr>
              <w:pStyle w:val="TableText"/>
            </w:pPr>
            <w:r w:rsidRPr="00163DC5">
              <w:t>Integer</w:t>
            </w:r>
          </w:p>
        </w:tc>
        <w:tc>
          <w:tcPr>
            <w:tcW w:w="1635" w:type="dxa"/>
          </w:tcPr>
          <w:p w14:paraId="3A6526F9" w14:textId="77777777" w:rsidR="003B6C56" w:rsidRPr="00163DC5" w:rsidRDefault="003B6C56" w:rsidP="00681676">
            <w:pPr>
              <w:pStyle w:val="TableText"/>
            </w:pPr>
            <w:r w:rsidRPr="00163DC5">
              <w:t>parent</w:t>
            </w:r>
          </w:p>
        </w:tc>
        <w:tc>
          <w:tcPr>
            <w:tcW w:w="879" w:type="dxa"/>
          </w:tcPr>
          <w:p w14:paraId="55950303" w14:textId="77777777" w:rsidR="003B6C56" w:rsidRPr="00163DC5" w:rsidRDefault="003B6C56" w:rsidP="00681676">
            <w:pPr>
              <w:pStyle w:val="TableText"/>
            </w:pPr>
            <w:r w:rsidRPr="00163DC5">
              <w:t>Yes</w:t>
            </w:r>
          </w:p>
        </w:tc>
        <w:tc>
          <w:tcPr>
            <w:tcW w:w="3947" w:type="dxa"/>
          </w:tcPr>
          <w:p w14:paraId="50A15AC9" w14:textId="657A3666" w:rsidR="003B6C56" w:rsidRPr="00163DC5" w:rsidRDefault="003B6C56" w:rsidP="00681676">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681676">
            <w:pPr>
              <w:pStyle w:val="TableText"/>
            </w:pPr>
            <w:r w:rsidRPr="00163DC5">
              <w:t>Parent Type</w:t>
            </w:r>
          </w:p>
        </w:tc>
        <w:tc>
          <w:tcPr>
            <w:tcW w:w="1062" w:type="dxa"/>
          </w:tcPr>
          <w:p w14:paraId="7231E682" w14:textId="77777777" w:rsidR="003B6C56" w:rsidRPr="00163DC5" w:rsidRDefault="003B6C56" w:rsidP="00681676">
            <w:pPr>
              <w:pStyle w:val="TableText"/>
            </w:pPr>
            <w:r w:rsidRPr="00163DC5">
              <w:t>String</w:t>
            </w:r>
          </w:p>
        </w:tc>
        <w:tc>
          <w:tcPr>
            <w:tcW w:w="1635" w:type="dxa"/>
          </w:tcPr>
          <w:p w14:paraId="7F650322" w14:textId="77777777" w:rsidR="003B6C56" w:rsidRPr="00163DC5" w:rsidRDefault="003B6C56" w:rsidP="00681676">
            <w:pPr>
              <w:pStyle w:val="TableText"/>
            </w:pPr>
            <w:proofErr w:type="spellStart"/>
            <w:r w:rsidRPr="00163DC5">
              <w:t>parentType</w:t>
            </w:r>
            <w:proofErr w:type="spellEnd"/>
          </w:p>
        </w:tc>
        <w:tc>
          <w:tcPr>
            <w:tcW w:w="879" w:type="dxa"/>
          </w:tcPr>
          <w:p w14:paraId="61361D92" w14:textId="77777777" w:rsidR="003B6C56" w:rsidRPr="00163DC5" w:rsidRDefault="003B6C56" w:rsidP="00681676">
            <w:pPr>
              <w:pStyle w:val="TableText"/>
            </w:pPr>
            <w:r w:rsidRPr="00163DC5">
              <w:t>Yes</w:t>
            </w:r>
          </w:p>
        </w:tc>
        <w:tc>
          <w:tcPr>
            <w:tcW w:w="3947" w:type="dxa"/>
          </w:tcPr>
          <w:p w14:paraId="74194B5E" w14:textId="1C85C16C" w:rsidR="003B6C56" w:rsidRPr="00163DC5" w:rsidRDefault="003B6C56" w:rsidP="00681676">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681676">
            <w:pPr>
              <w:pStyle w:val="TableText"/>
            </w:pPr>
            <w:r w:rsidRPr="00163DC5">
              <w:t>Store Number</w:t>
            </w:r>
          </w:p>
        </w:tc>
        <w:tc>
          <w:tcPr>
            <w:tcW w:w="1062" w:type="dxa"/>
          </w:tcPr>
          <w:p w14:paraId="1FFB6B04" w14:textId="77777777" w:rsidR="003B6C56" w:rsidRPr="00163DC5" w:rsidRDefault="003B6C56" w:rsidP="00681676">
            <w:pPr>
              <w:pStyle w:val="TableText"/>
            </w:pPr>
            <w:r w:rsidRPr="00163DC5">
              <w:t>Integer</w:t>
            </w:r>
          </w:p>
        </w:tc>
        <w:tc>
          <w:tcPr>
            <w:tcW w:w="1635" w:type="dxa"/>
          </w:tcPr>
          <w:p w14:paraId="0B453513" w14:textId="77777777" w:rsidR="003B6C56" w:rsidRPr="00163DC5" w:rsidRDefault="003B6C56" w:rsidP="00681676">
            <w:pPr>
              <w:pStyle w:val="TableText"/>
            </w:pPr>
            <w:proofErr w:type="spellStart"/>
            <w:r w:rsidRPr="00163DC5">
              <w:t>num</w:t>
            </w:r>
            <w:proofErr w:type="spellEnd"/>
          </w:p>
        </w:tc>
        <w:tc>
          <w:tcPr>
            <w:tcW w:w="879" w:type="dxa"/>
          </w:tcPr>
          <w:p w14:paraId="7911CB5A" w14:textId="77777777" w:rsidR="003B6C56" w:rsidRPr="00163DC5" w:rsidRDefault="003B6C56" w:rsidP="00681676">
            <w:pPr>
              <w:pStyle w:val="TableText"/>
            </w:pPr>
            <w:r w:rsidRPr="00163DC5">
              <w:t>Yes</w:t>
            </w:r>
          </w:p>
        </w:tc>
        <w:tc>
          <w:tcPr>
            <w:tcW w:w="3947" w:type="dxa"/>
          </w:tcPr>
          <w:p w14:paraId="3AB33767" w14:textId="4DAE4DA2" w:rsidR="003B6C56" w:rsidRPr="00163DC5" w:rsidRDefault="003B6C56" w:rsidP="00681676">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681676">
            <w:pPr>
              <w:pStyle w:val="TableText"/>
            </w:pPr>
            <w:r w:rsidRPr="00163DC5">
              <w:t>Trigger Point</w:t>
            </w:r>
          </w:p>
        </w:tc>
        <w:tc>
          <w:tcPr>
            <w:tcW w:w="1062" w:type="dxa"/>
          </w:tcPr>
          <w:p w14:paraId="516EB4D1" w14:textId="77777777" w:rsidR="003B6C56" w:rsidRPr="00163DC5" w:rsidRDefault="003B6C56" w:rsidP="00681676">
            <w:pPr>
              <w:pStyle w:val="TableText"/>
            </w:pPr>
            <w:r w:rsidRPr="00163DC5">
              <w:t>String</w:t>
            </w:r>
          </w:p>
        </w:tc>
        <w:tc>
          <w:tcPr>
            <w:tcW w:w="1635" w:type="dxa"/>
          </w:tcPr>
          <w:p w14:paraId="1F1B9589" w14:textId="77777777" w:rsidR="003B6C56" w:rsidRPr="00163DC5" w:rsidRDefault="003B6C56" w:rsidP="00681676">
            <w:pPr>
              <w:pStyle w:val="TableText"/>
            </w:pPr>
            <w:proofErr w:type="spellStart"/>
            <w:r w:rsidRPr="00163DC5">
              <w:t>triggerPoint</w:t>
            </w:r>
            <w:proofErr w:type="spellEnd"/>
          </w:p>
        </w:tc>
        <w:tc>
          <w:tcPr>
            <w:tcW w:w="879" w:type="dxa"/>
          </w:tcPr>
          <w:p w14:paraId="004479EC" w14:textId="77777777" w:rsidR="003B6C56" w:rsidRPr="00163DC5" w:rsidRDefault="003B6C56" w:rsidP="00681676">
            <w:pPr>
              <w:pStyle w:val="TableText"/>
            </w:pPr>
            <w:r w:rsidRPr="00163DC5">
              <w:t>No</w:t>
            </w:r>
          </w:p>
        </w:tc>
        <w:tc>
          <w:tcPr>
            <w:tcW w:w="3947" w:type="dxa"/>
          </w:tcPr>
          <w:p w14:paraId="5E05FB58" w14:textId="525A01F5" w:rsidR="003B6C56" w:rsidRPr="00163DC5" w:rsidRDefault="003B6C56" w:rsidP="00681676">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681676">
            <w:pPr>
              <w:pStyle w:val="TableText"/>
            </w:pPr>
            <w:proofErr w:type="spellStart"/>
            <w:r w:rsidRPr="00163DC5">
              <w:t>TriggerType</w:t>
            </w:r>
            <w:proofErr w:type="spellEnd"/>
          </w:p>
        </w:tc>
        <w:tc>
          <w:tcPr>
            <w:tcW w:w="1062" w:type="dxa"/>
          </w:tcPr>
          <w:p w14:paraId="2B96046D" w14:textId="77777777" w:rsidR="003B6C56" w:rsidRPr="00163DC5" w:rsidRDefault="003B6C56" w:rsidP="00681676">
            <w:pPr>
              <w:pStyle w:val="TableText"/>
            </w:pPr>
            <w:r w:rsidRPr="00163DC5">
              <w:t>String</w:t>
            </w:r>
          </w:p>
        </w:tc>
        <w:tc>
          <w:tcPr>
            <w:tcW w:w="1635" w:type="dxa"/>
          </w:tcPr>
          <w:p w14:paraId="3534894A" w14:textId="77777777" w:rsidR="003B6C56" w:rsidRPr="00163DC5" w:rsidRDefault="003B6C56" w:rsidP="00681676">
            <w:pPr>
              <w:pStyle w:val="TableText"/>
            </w:pPr>
            <w:proofErr w:type="spellStart"/>
            <w:r w:rsidRPr="00163DC5">
              <w:t>triggerType</w:t>
            </w:r>
            <w:proofErr w:type="spellEnd"/>
          </w:p>
        </w:tc>
        <w:tc>
          <w:tcPr>
            <w:tcW w:w="879" w:type="dxa"/>
          </w:tcPr>
          <w:p w14:paraId="3B839E7F" w14:textId="77777777" w:rsidR="003B6C56" w:rsidRPr="00163DC5" w:rsidRDefault="003B6C56" w:rsidP="00681676">
            <w:pPr>
              <w:pStyle w:val="TableText"/>
            </w:pPr>
            <w:r w:rsidRPr="00163DC5">
              <w:t>No</w:t>
            </w:r>
          </w:p>
        </w:tc>
        <w:tc>
          <w:tcPr>
            <w:tcW w:w="3947" w:type="dxa"/>
          </w:tcPr>
          <w:p w14:paraId="436433F8" w14:textId="6209F6E8" w:rsidR="003B6C56" w:rsidRPr="00163DC5" w:rsidRDefault="003B6C56" w:rsidP="00681676">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681676">
            <w:pPr>
              <w:pStyle w:val="TableText"/>
            </w:pPr>
            <w:r w:rsidRPr="00163DC5">
              <w:t>Trigger Mask</w:t>
            </w:r>
          </w:p>
        </w:tc>
        <w:tc>
          <w:tcPr>
            <w:tcW w:w="1062" w:type="dxa"/>
          </w:tcPr>
          <w:p w14:paraId="19D44D7F" w14:textId="77777777" w:rsidR="003B6C56" w:rsidRPr="00163DC5" w:rsidRDefault="003B6C56" w:rsidP="00681676">
            <w:pPr>
              <w:pStyle w:val="TableText"/>
            </w:pPr>
            <w:r w:rsidRPr="00163DC5">
              <w:t>Integer</w:t>
            </w:r>
          </w:p>
        </w:tc>
        <w:tc>
          <w:tcPr>
            <w:tcW w:w="1635" w:type="dxa"/>
          </w:tcPr>
          <w:p w14:paraId="00ADC806" w14:textId="77777777" w:rsidR="003B6C56" w:rsidRPr="00163DC5" w:rsidRDefault="003B6C56" w:rsidP="00681676">
            <w:pPr>
              <w:pStyle w:val="TableText"/>
            </w:pPr>
            <w:proofErr w:type="spellStart"/>
            <w:r w:rsidRPr="00163DC5">
              <w:t>triggerMask</w:t>
            </w:r>
            <w:proofErr w:type="spellEnd"/>
          </w:p>
        </w:tc>
        <w:tc>
          <w:tcPr>
            <w:tcW w:w="879" w:type="dxa"/>
          </w:tcPr>
          <w:p w14:paraId="25DF3B37" w14:textId="77777777" w:rsidR="003B6C56" w:rsidRPr="00163DC5" w:rsidRDefault="003B6C56" w:rsidP="00681676">
            <w:pPr>
              <w:pStyle w:val="TableText"/>
            </w:pPr>
            <w:r w:rsidRPr="00163DC5">
              <w:t>No</w:t>
            </w:r>
          </w:p>
        </w:tc>
        <w:tc>
          <w:tcPr>
            <w:tcW w:w="3947" w:type="dxa"/>
          </w:tcPr>
          <w:p w14:paraId="7FEF66D3" w14:textId="3352197E" w:rsidR="003B6C56" w:rsidRPr="00163DC5" w:rsidRDefault="003B6C56" w:rsidP="00681676">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681676">
            <w:pPr>
              <w:pStyle w:val="TableText"/>
            </w:pPr>
            <w:r w:rsidRPr="00163DC5">
              <w:t>Trigger Start</w:t>
            </w:r>
          </w:p>
        </w:tc>
        <w:tc>
          <w:tcPr>
            <w:tcW w:w="1062" w:type="dxa"/>
          </w:tcPr>
          <w:p w14:paraId="0D37F526" w14:textId="77777777" w:rsidR="003B6C56" w:rsidRPr="00163DC5" w:rsidRDefault="003B6C56" w:rsidP="00681676">
            <w:pPr>
              <w:pStyle w:val="TableText"/>
            </w:pPr>
            <w:r w:rsidRPr="00163DC5">
              <w:t>Integer</w:t>
            </w:r>
          </w:p>
        </w:tc>
        <w:tc>
          <w:tcPr>
            <w:tcW w:w="1635" w:type="dxa"/>
          </w:tcPr>
          <w:p w14:paraId="36C4598B" w14:textId="77777777" w:rsidR="003B6C56" w:rsidRPr="00163DC5" w:rsidRDefault="003B6C56" w:rsidP="00681676">
            <w:pPr>
              <w:pStyle w:val="TableText"/>
            </w:pPr>
            <w:proofErr w:type="spellStart"/>
            <w:r w:rsidRPr="00163DC5">
              <w:t>triggerStart</w:t>
            </w:r>
            <w:proofErr w:type="spellEnd"/>
          </w:p>
        </w:tc>
        <w:tc>
          <w:tcPr>
            <w:tcW w:w="879" w:type="dxa"/>
          </w:tcPr>
          <w:p w14:paraId="25ABFFD1" w14:textId="77777777" w:rsidR="003B6C56" w:rsidRPr="00163DC5" w:rsidRDefault="003B6C56" w:rsidP="00681676">
            <w:pPr>
              <w:pStyle w:val="TableText"/>
            </w:pPr>
            <w:r w:rsidRPr="00163DC5">
              <w:t>No</w:t>
            </w:r>
          </w:p>
        </w:tc>
        <w:tc>
          <w:tcPr>
            <w:tcW w:w="3947" w:type="dxa"/>
          </w:tcPr>
          <w:p w14:paraId="5281B1FE" w14:textId="77777777" w:rsidR="003B6C56" w:rsidRPr="00163DC5" w:rsidRDefault="003B6C56" w:rsidP="00681676">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681676">
            <w:pPr>
              <w:pStyle w:val="TableText"/>
            </w:pPr>
            <w:r w:rsidRPr="00163DC5">
              <w:t>Trigger Length</w:t>
            </w:r>
          </w:p>
        </w:tc>
        <w:tc>
          <w:tcPr>
            <w:tcW w:w="1062" w:type="dxa"/>
          </w:tcPr>
          <w:p w14:paraId="05531792" w14:textId="77777777" w:rsidR="003B6C56" w:rsidRPr="00163DC5" w:rsidRDefault="003B6C56" w:rsidP="00681676">
            <w:pPr>
              <w:pStyle w:val="TableText"/>
            </w:pPr>
            <w:r w:rsidRPr="00163DC5">
              <w:t>Integer</w:t>
            </w:r>
          </w:p>
        </w:tc>
        <w:tc>
          <w:tcPr>
            <w:tcW w:w="1635" w:type="dxa"/>
          </w:tcPr>
          <w:p w14:paraId="5FBBEB04" w14:textId="77777777" w:rsidR="003B6C56" w:rsidRPr="00163DC5" w:rsidRDefault="003B6C56" w:rsidP="00681676">
            <w:pPr>
              <w:pStyle w:val="TableText"/>
            </w:pPr>
            <w:proofErr w:type="spellStart"/>
            <w:r w:rsidRPr="00163DC5">
              <w:t>triggerLength</w:t>
            </w:r>
            <w:proofErr w:type="spellEnd"/>
          </w:p>
        </w:tc>
        <w:tc>
          <w:tcPr>
            <w:tcW w:w="879" w:type="dxa"/>
          </w:tcPr>
          <w:p w14:paraId="4733F462" w14:textId="77777777" w:rsidR="003B6C56" w:rsidRPr="00163DC5" w:rsidRDefault="003B6C56" w:rsidP="00681676">
            <w:pPr>
              <w:pStyle w:val="TableText"/>
            </w:pPr>
            <w:r w:rsidRPr="00163DC5">
              <w:t>No</w:t>
            </w:r>
          </w:p>
        </w:tc>
        <w:tc>
          <w:tcPr>
            <w:tcW w:w="3947" w:type="dxa"/>
          </w:tcPr>
          <w:p w14:paraId="2F333E13" w14:textId="6FA8D03C" w:rsidR="003B6C56" w:rsidRPr="00163DC5" w:rsidRDefault="003B6C56" w:rsidP="00681676">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681676">
            <w:pPr>
              <w:pStyle w:val="TableText"/>
            </w:pPr>
            <w:r w:rsidRPr="00163DC5">
              <w:t>Action</w:t>
            </w:r>
          </w:p>
        </w:tc>
        <w:tc>
          <w:tcPr>
            <w:tcW w:w="1062" w:type="dxa"/>
          </w:tcPr>
          <w:p w14:paraId="59FDF3D2" w14:textId="340EAAB4" w:rsidR="003B6C56" w:rsidRPr="00163DC5" w:rsidRDefault="00B35DA9" w:rsidP="00681676">
            <w:pPr>
              <w:pStyle w:val="TableText"/>
            </w:pPr>
            <w:ins w:id="1272" w:author="Gavin Rawson" w:date="2024-07-15T08:27:00Z" w16du:dateUtc="2024-07-15T07:27:00Z">
              <w:r>
                <w:t>Integer</w:t>
              </w:r>
            </w:ins>
            <w:del w:id="1273"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681676">
            <w:pPr>
              <w:pStyle w:val="TableText"/>
            </w:pPr>
            <w:r w:rsidRPr="00163DC5">
              <w:t>action</w:t>
            </w:r>
          </w:p>
        </w:tc>
        <w:tc>
          <w:tcPr>
            <w:tcW w:w="879" w:type="dxa"/>
          </w:tcPr>
          <w:p w14:paraId="019DC798" w14:textId="77777777" w:rsidR="003B6C56" w:rsidRPr="00163DC5" w:rsidRDefault="003B6C56" w:rsidP="00681676">
            <w:pPr>
              <w:pStyle w:val="TableText"/>
            </w:pPr>
            <w:r w:rsidRPr="00163DC5">
              <w:t>No</w:t>
            </w:r>
          </w:p>
        </w:tc>
        <w:tc>
          <w:tcPr>
            <w:tcW w:w="3947" w:type="dxa"/>
          </w:tcPr>
          <w:p w14:paraId="1CFEBE81" w14:textId="77777777" w:rsidR="003B6C56" w:rsidRPr="00163DC5" w:rsidRDefault="003B6C56" w:rsidP="00681676">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681676">
            <w:pPr>
              <w:pStyle w:val="TableText"/>
            </w:pPr>
            <w:r w:rsidRPr="00163DC5">
              <w:t>Log Rate</w:t>
            </w:r>
          </w:p>
        </w:tc>
        <w:tc>
          <w:tcPr>
            <w:tcW w:w="1062" w:type="dxa"/>
          </w:tcPr>
          <w:p w14:paraId="006B50E0" w14:textId="77777777" w:rsidR="003B6C56" w:rsidRPr="00163DC5" w:rsidRDefault="003B6C56" w:rsidP="00681676">
            <w:pPr>
              <w:pStyle w:val="TableText"/>
            </w:pPr>
            <w:r w:rsidRPr="00163DC5">
              <w:t>Integer</w:t>
            </w:r>
          </w:p>
        </w:tc>
        <w:tc>
          <w:tcPr>
            <w:tcW w:w="1635" w:type="dxa"/>
          </w:tcPr>
          <w:p w14:paraId="300A5D9E" w14:textId="77777777" w:rsidR="003B6C56" w:rsidRPr="00163DC5" w:rsidRDefault="003B6C56" w:rsidP="00681676">
            <w:pPr>
              <w:pStyle w:val="TableText"/>
            </w:pPr>
            <w:proofErr w:type="spellStart"/>
            <w:r w:rsidRPr="00163DC5">
              <w:t>logRate</w:t>
            </w:r>
            <w:proofErr w:type="spellEnd"/>
          </w:p>
        </w:tc>
        <w:tc>
          <w:tcPr>
            <w:tcW w:w="879" w:type="dxa"/>
          </w:tcPr>
          <w:p w14:paraId="18B651BD" w14:textId="77777777" w:rsidR="003B6C56" w:rsidRPr="00163DC5" w:rsidRDefault="003B6C56" w:rsidP="00681676">
            <w:pPr>
              <w:pStyle w:val="TableText"/>
            </w:pPr>
            <w:r w:rsidRPr="00163DC5">
              <w:t>Yes</w:t>
            </w:r>
          </w:p>
        </w:tc>
        <w:tc>
          <w:tcPr>
            <w:tcW w:w="3947" w:type="dxa"/>
          </w:tcPr>
          <w:p w14:paraId="256A8EC0" w14:textId="3A49895B" w:rsidR="003B6C56" w:rsidRPr="00163DC5" w:rsidRDefault="003B6C56" w:rsidP="00681676">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681676">
            <w:pPr>
              <w:pStyle w:val="TableText"/>
            </w:pPr>
            <w:r w:rsidRPr="00163DC5">
              <w:t>Log Offset</w:t>
            </w:r>
          </w:p>
        </w:tc>
        <w:tc>
          <w:tcPr>
            <w:tcW w:w="1062" w:type="dxa"/>
          </w:tcPr>
          <w:p w14:paraId="44674601" w14:textId="77777777" w:rsidR="003B6C56" w:rsidRPr="00163DC5" w:rsidRDefault="003B6C56" w:rsidP="00681676">
            <w:pPr>
              <w:pStyle w:val="TableText"/>
            </w:pPr>
            <w:r w:rsidRPr="00163DC5">
              <w:t>Integer</w:t>
            </w:r>
          </w:p>
        </w:tc>
        <w:tc>
          <w:tcPr>
            <w:tcW w:w="1635" w:type="dxa"/>
          </w:tcPr>
          <w:p w14:paraId="48F566BF" w14:textId="77777777" w:rsidR="003B6C56" w:rsidRPr="00163DC5" w:rsidRDefault="003B6C56" w:rsidP="00681676">
            <w:pPr>
              <w:pStyle w:val="TableText"/>
            </w:pPr>
            <w:proofErr w:type="spellStart"/>
            <w:r w:rsidRPr="00163DC5">
              <w:t>logOffset</w:t>
            </w:r>
            <w:proofErr w:type="spellEnd"/>
          </w:p>
        </w:tc>
        <w:tc>
          <w:tcPr>
            <w:tcW w:w="879" w:type="dxa"/>
          </w:tcPr>
          <w:p w14:paraId="09738F66" w14:textId="77777777" w:rsidR="003B6C56" w:rsidRPr="00163DC5" w:rsidRDefault="003B6C56" w:rsidP="00681676">
            <w:pPr>
              <w:pStyle w:val="TableText"/>
            </w:pPr>
            <w:r w:rsidRPr="00163DC5">
              <w:t>No</w:t>
            </w:r>
          </w:p>
        </w:tc>
        <w:tc>
          <w:tcPr>
            <w:tcW w:w="3947" w:type="dxa"/>
          </w:tcPr>
          <w:p w14:paraId="3150DFA6" w14:textId="7BB7546A" w:rsidR="003B6C56" w:rsidRPr="00163DC5" w:rsidRDefault="003B6C56" w:rsidP="00681676">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274" w:name="_Toc172098967"/>
      <w:r>
        <w:lastRenderedPageBreak/>
        <w:t>Controls and overrides</w:t>
      </w:r>
      <w:bookmarkEnd w:id="1274"/>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275" w:name="_Toc172098968"/>
      <w:r>
        <w:t>Controls</w:t>
      </w:r>
      <w:bookmarkEnd w:id="1275"/>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ins w:id="1276" w:author="Gavin Rawson" w:date="2024-07-17T07:25:00Z" w16du:dateUtc="2024-07-17T06:25:00Z">
        <w:r w:rsidR="00067CEA">
          <w:rPr>
            <w:rFonts w:eastAsia="MS Mincho"/>
            <w:color w:val="C45911" w:themeColor="accent2" w:themeShade="BF"/>
          </w:rPr>
          <w:t>ao</w:t>
        </w:r>
      </w:ins>
      <w:del w:id="1277"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278" w:author="Gavin Rawson" w:date="2024-07-17T07:25:00Z" w16du:dateUtc="2024-07-17T06:25:00Z">
        <w:r w:rsidRPr="00BA7567" w:rsidDel="00D53324">
          <w:rPr>
            <w:rFonts w:eastAsia="MS Mincho"/>
          </w:rPr>
          <w:delText>"ao:</w:delText>
        </w:r>
      </w:del>
      <w:r w:rsidRPr="00BA7567">
        <w:rPr>
          <w:rFonts w:eastAsia="MS Mincho"/>
        </w:rPr>
        <w:t>1</w:t>
      </w:r>
      <w:del w:id="1279"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280" w:author="Gavin Rawson" w:date="2024-07-17T08:01:00Z" w16du:dateUtc="2024-07-17T07:01:00Z">
        <w:r w:rsidR="005509D7">
          <w:rPr>
            <w:rFonts w:eastAsia="MS Mincho"/>
            <w:color w:val="C45911" w:themeColor="accent2" w:themeShade="BF"/>
          </w:rPr>
          <w:t>c</w:t>
        </w:r>
      </w:ins>
      <w:del w:id="1281" w:author="Gavin Rawson" w:date="2024-07-17T08:01:00Z" w16du:dateUtc="2024-07-17T07:01:00Z">
        <w:r w:rsidRPr="00BA7567" w:rsidDel="005509D7">
          <w:rPr>
            <w:rFonts w:eastAsia="MS Mincho"/>
            <w:color w:val="C45911" w:themeColor="accent2" w:themeShade="BF"/>
          </w:rPr>
          <w:delText>o</w:delText>
        </w:r>
      </w:del>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282" w:name="_Toc172098969"/>
      <w:r w:rsidRPr="005077D9">
        <w:t xml:space="preserve">Overriding a </w:t>
      </w:r>
      <w:r w:rsidR="006B0494" w:rsidRPr="005077D9">
        <w:t>point</w:t>
      </w:r>
      <w:bookmarkEnd w:id="1282"/>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del w:id="1283"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284" w:author="Gavin Rawson" w:date="2024-07-17T08:01:00Z" w16du:dateUtc="2024-07-17T07:01:00Z">
        <w:r w:rsidR="00EF500B" w:rsidRPr="00EF500B">
          <w:rPr>
            <w:rFonts w:eastAsia="MS Mincho"/>
          </w:rPr>
          <w:t>"</w:t>
        </w:r>
      </w:ins>
      <w:r w:rsidRPr="00BA7567">
        <w:rPr>
          <w:rFonts w:eastAsia="MS Mincho"/>
        </w:rPr>
        <w:t>:1</w:t>
      </w:r>
      <w:del w:id="1285"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del w:id="1286"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287" w:author="Gavin Rawson" w:date="2024-07-17T07:27:00Z" w16du:dateUtc="2024-07-17T06:27:00Z">
        <w:r w:rsidR="00913062">
          <w:rPr>
            <w:rFonts w:eastAsia="MS Mincho"/>
          </w:rPr>
          <w:t>”</w:t>
        </w:r>
      </w:ins>
      <w:r w:rsidRPr="00BA7567">
        <w:rPr>
          <w:rFonts w:eastAsia="MS Mincho"/>
        </w:rPr>
        <w:t>:1</w:t>
      </w:r>
      <w:del w:id="1288"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del w:id="1289"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290" w:author="Gavin Rawson" w:date="2024-07-17T07:27:00Z" w16du:dateUtc="2024-07-17T06:27:00Z">
        <w:r w:rsidR="00913062">
          <w:rPr>
            <w:rFonts w:eastAsia="MS Mincho"/>
          </w:rPr>
          <w:t>”</w:t>
        </w:r>
      </w:ins>
      <w:r w:rsidRPr="00BA7567">
        <w:rPr>
          <w:rFonts w:eastAsia="MS Mincho"/>
        </w:rPr>
        <w:t>:1</w:t>
      </w:r>
      <w:del w:id="1291"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292" w:name="_Toc172098970"/>
      <w:r>
        <w:lastRenderedPageBreak/>
        <w:t>Data reporting</w:t>
      </w:r>
      <w:bookmarkEnd w:id="1292"/>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293" w:name="_Toc163727621"/>
      <w:bookmarkStart w:id="1294" w:name="_Toc172098971"/>
      <w:bookmarkEnd w:id="1293"/>
      <w:r>
        <w:t xml:space="preserve">Data </w:t>
      </w:r>
      <w:r w:rsidR="006B0494">
        <w:t>formats</w:t>
      </w:r>
      <w:bookmarkEnd w:id="1294"/>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295" w:author="Gavin Rawson" w:date="2024-07-16T15:08:00Z" w16du:dateUtc="2024-07-16T14:08:00Z"/>
        </w:rPr>
      </w:pPr>
      <w:r w:rsidRPr="00996A34">
        <w:t>Points can be referred to by their name or by a</w:t>
      </w:r>
      <w:ins w:id="1296" w:author="Gavin Rawson" w:date="2024-07-16T15:06:00Z" w16du:dateUtc="2024-07-16T14:06:00Z">
        <w:r w:rsidR="00C85A99">
          <w:t xml:space="preserve"> specific point</w:t>
        </w:r>
      </w:ins>
      <w:r w:rsidRPr="00996A34">
        <w:t xml:space="preserve"> </w:t>
      </w:r>
      <w:r>
        <w:t xml:space="preserve">type </w:t>
      </w:r>
      <w:del w:id="1297" w:author="Gavin Rawson" w:date="2024-07-16T15:06:00Z" w16du:dateUtc="2024-07-16T14:06:00Z">
        <w:r w:rsidDel="00C85A99">
          <w:delText xml:space="preserve">description </w:delText>
        </w:r>
      </w:del>
      <w:r>
        <w:t xml:space="preserve">and </w:t>
      </w:r>
      <w:r w:rsidRPr="00996A34">
        <w:t xml:space="preserve">numeric </w:t>
      </w:r>
      <w:del w:id="1298" w:author="Gavin Rawson" w:date="2024-07-17T07:15:00Z" w16du:dateUtc="2024-07-17T06:15:00Z">
        <w:r w:rsidRPr="00996A34" w:rsidDel="00032717">
          <w:delText>reference</w:delText>
        </w:r>
      </w:del>
      <w:ins w:id="1299" w:author="Gavin Rawson" w:date="2024-07-17T07:15:00Z" w16du:dateUtc="2024-07-17T06:15:00Z">
        <w:r w:rsidR="00032717">
          <w:t>index</w:t>
        </w:r>
      </w:ins>
      <w:del w:id="1300" w:author="Gavin Rawson" w:date="2024-07-16T15:06:00Z" w16du:dateUtc="2024-07-16T14:06:00Z">
        <w:r w:rsidDel="00580C6B">
          <w:delText xml:space="preserve"> separated by a colon</w:delText>
        </w:r>
      </w:del>
      <w:r>
        <w:t xml:space="preserve"> ":"</w:t>
      </w:r>
      <w:r w:rsidRPr="00996A34">
        <w:t xml:space="preserve">. </w:t>
      </w:r>
    </w:p>
    <w:p w14:paraId="051D2AAD" w14:textId="1B16DD0A" w:rsidR="0073503C" w:rsidRDefault="0073503C" w:rsidP="00E84BC7">
      <w:pPr>
        <w:pStyle w:val="BodyText"/>
        <w:rPr>
          <w:ins w:id="1301" w:author="Gavin Rawson" w:date="2024-07-16T15:08:00Z" w16du:dateUtc="2024-07-16T14:08:00Z"/>
        </w:rPr>
      </w:pPr>
      <w:ins w:id="1302" w:author="Gavin Rawson" w:date="2024-07-16T15:08:00Z" w16du:dateUtc="2024-07-16T14:08:00Z">
        <w:r>
          <w:t xml:space="preserve">Valid point types </w:t>
        </w:r>
      </w:ins>
      <w:ins w:id="1303" w:author="Gavin Rawson" w:date="2024-07-17T10:06:00Z" w16du:dateUtc="2024-07-17T09:06:00Z">
        <w:r w:rsidR="004F5D45">
          <w:t xml:space="preserve">are </w:t>
        </w:r>
      </w:ins>
      <w:ins w:id="1304" w:author="Gavin Rawson" w:date="2024-07-17T10:07:00Z" w16du:dateUtc="2024-07-17T09:07:00Z">
        <w:r w:rsidR="000815B6">
          <w:t xml:space="preserve">defined </w:t>
        </w:r>
      </w:ins>
      <w:ins w:id="1305" w:author="Gavin Rawson" w:date="2024-07-17T10:06:00Z" w16du:dateUtc="2024-07-17T09:06:00Z">
        <w:r w:rsidR="004F5D45">
          <w:t>in</w:t>
        </w:r>
      </w:ins>
      <w:ins w:id="1306" w:author="Gavin Rawson" w:date="2024-07-17T10:07:00Z" w16du:dateUtc="2024-07-17T09:07:00Z">
        <w:r w:rsidR="004F5D45">
          <w:t xml:space="preserve"> table </w:t>
        </w:r>
        <w:r w:rsidR="000815B6">
          <w:t>9.</w:t>
        </w:r>
      </w:ins>
    </w:p>
    <w:p w14:paraId="039DB068" w14:textId="0E58F0DE" w:rsidR="00996A34" w:rsidRDefault="00996A34" w:rsidP="00E84BC7">
      <w:pPr>
        <w:pStyle w:val="BodyText"/>
        <w:rPr>
          <w:ins w:id="1307"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308" w:author="Gavin Rawson" w:date="2024-07-17T07:15:00Z" w16du:dateUtc="2024-07-17T06:15:00Z">
        <w:r>
          <w:t>Note that it is v</w:t>
        </w:r>
        <w:r w:rsidRPr="001740D4">
          <w:t>alid to include both</w:t>
        </w:r>
        <w:r>
          <w:t xml:space="preserve"> name and </w:t>
        </w:r>
        <w:r w:rsidR="00032717">
          <w:t>type / index</w:t>
        </w:r>
        <w:r w:rsidRPr="001740D4">
          <w:t xml:space="preserve">, but if </w:t>
        </w:r>
        <w:proofErr w:type="gramStart"/>
        <w:r w:rsidRPr="001740D4">
          <w:t>so</w:t>
        </w:r>
        <w:proofErr w:type="gramEnd"/>
        <w:r w:rsidRPr="001740D4">
          <w:t xml:space="preserve"> then only the </w:t>
        </w:r>
      </w:ins>
      <w:ins w:id="1309" w:author="Gavin Rawson" w:date="2024-07-17T07:16:00Z" w16du:dateUtc="2024-07-17T06:16:00Z">
        <w:r w:rsidR="00032717">
          <w:t>type / index</w:t>
        </w:r>
      </w:ins>
      <w:ins w:id="1310" w:author="Gavin Rawson" w:date="2024-07-17T07:15:00Z" w16du:dateUtc="2024-07-17T06:15:00Z">
        <w:r w:rsidRPr="001740D4">
          <w:t xml:space="preserve"> element is used, the 'name' is ignored</w:t>
        </w:r>
      </w:ins>
      <w:ins w:id="1311"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312" w:name="_Hlk163722805"/>
      <w:del w:id="1313" w:author="Gavin Rawson" w:date="2024-07-16T15:07:00Z" w16du:dateUtc="2024-07-16T14:07:00Z">
        <w:r w:rsidR="00B200D3" w:rsidRPr="004C3608" w:rsidDel="00CF17BA">
          <w:rPr>
            <w:color w:val="C45911" w:themeColor="accent2" w:themeShade="BF"/>
          </w:rPr>
          <w:delText>"</w:delText>
        </w:r>
        <w:bookmarkEnd w:id="1312"/>
        <w:r w:rsidR="00B200D3" w:rsidRPr="004C3608" w:rsidDel="00CF17BA">
          <w:rPr>
            <w:color w:val="C45911" w:themeColor="accent2" w:themeShade="BF"/>
          </w:rPr>
          <w:delText>n"</w:delText>
        </w:r>
        <w:r w:rsidR="00B200D3" w:rsidRPr="00163DC5" w:rsidDel="00CF17BA">
          <w:delText>:</w:delText>
        </w:r>
      </w:del>
      <w:r w:rsidR="00B200D3" w:rsidRPr="00163DC5">
        <w:t>"ai</w:t>
      </w:r>
      <w:ins w:id="1314" w:author="Gavin Rawson" w:date="2024-07-16T15:07:00Z" w16du:dateUtc="2024-07-16T14:07:00Z">
        <w:r w:rsidR="00C10BCA">
          <w:t>”</w:t>
        </w:r>
      </w:ins>
      <w:r w:rsidR="00B200D3" w:rsidRPr="00163DC5">
        <w:t>:1</w:t>
      </w:r>
      <w:del w:id="1315"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316" w:author="Gavin Rawson" w:date="2024-07-16T15:08:00Z" w16du:dateUtc="2024-07-16T14:08:00Z">
        <w:r w:rsidR="00131875" w:rsidDel="00C10BCA">
          <w:delText>W</w:delText>
        </w:r>
        <w:r w:rsidRPr="00163DC5" w:rsidDel="00C10BCA">
          <w:delText>here the</w:delText>
        </w:r>
      </w:del>
      <w:ins w:id="1317" w:author="Gavin Rawson" w:date="2024-07-16T15:08:00Z" w16du:dateUtc="2024-07-16T14:08:00Z">
        <w:r w:rsidR="00C10BCA">
          <w:t>By point</w:t>
        </w:r>
      </w:ins>
      <w:r w:rsidRPr="00163DC5">
        <w:t xml:space="preserve"> </w:t>
      </w:r>
      <w:proofErr w:type="spellStart"/>
      <w:r w:rsidRPr="00163DC5">
        <w:t>type</w:t>
      </w:r>
      <w:del w:id="1318" w:author="Gavin Rawson" w:date="2024-07-16T15:08:00Z" w16du:dateUtc="2024-07-16T14:08:00Z">
        <w:r w:rsidRPr="00163DC5" w:rsidDel="00C10BCA">
          <w:delText xml:space="preserve"> description </w:delText>
        </w:r>
      </w:del>
      <w:r w:rsidRPr="00163DC5">
        <w:t>and</w:t>
      </w:r>
      <w:proofErr w:type="spellEnd"/>
      <w:r w:rsidRPr="00163DC5">
        <w:t xml:space="preserve">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319"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lastRenderedPageBreak/>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320" w:name="_Toc172098972"/>
      <w:r w:rsidRPr="00620AA0">
        <w:t>Requesting data</w:t>
      </w:r>
      <w:bookmarkEnd w:id="1320"/>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w:t>
      </w:r>
      <w:ins w:id="1321" w:author="Gavin Rawson" w:date="2024-07-17T07:55:00Z" w16du:dateUtc="2024-07-17T06:55:00Z">
        <w:r w:rsidR="006A219A">
          <w:t>c</w:t>
        </w:r>
      </w:ins>
      <w:del w:id="1322" w:author="Gavin Rawson" w:date="2024-07-17T07:55:00Z" w16du:dateUtc="2024-07-17T06:55:00Z">
        <w:r w:rsidRPr="00163DC5" w:rsidDel="006A219A">
          <w:delText>C</w:delText>
        </w:r>
      </w:del>
      <w:r w:rsidRPr="00163DC5">
        <w:t>urrent</w:t>
      </w:r>
      <w:proofErr w:type="spellEnd"/>
      <w:r w:rsidRPr="00163DC5">
        <w: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w:t>
      </w:r>
      <w:del w:id="1323" w:author="Gavin Rawson" w:date="2024-07-17T07:17:00Z" w16du:dateUtc="2024-07-17T06:17:00Z">
        <w:r w:rsidR="00620AA0" w:rsidDel="00D55668">
          <w:delText>identifications</w:delText>
        </w:r>
      </w:del>
      <w:ins w:id="1324"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ins w:id="1325" w:author="Gavin Rawson" w:date="2024-07-17T07:55:00Z" w16du:dateUtc="2024-07-17T06:55:00Z">
        <w:r w:rsidR="006A219A">
          <w:rPr>
            <w:rFonts w:eastAsia="MS Mincho"/>
          </w:rPr>
          <w:t>c</w:t>
        </w:r>
      </w:ins>
      <w:del w:id="1326" w:author="Gavin Rawson" w:date="2024-07-17T07:55:00Z" w16du:dateUtc="2024-07-17T06:55:00Z">
        <w:r w:rsidRPr="00BA7567" w:rsidDel="006A219A">
          <w:rPr>
            <w:rFonts w:eastAsia="MS Mincho"/>
          </w:rPr>
          <w:delText>C</w:delText>
        </w:r>
      </w:del>
      <w:r w:rsidRPr="00BA7567">
        <w:rPr>
          <w:rFonts w:eastAsia="MS Mincho"/>
        </w:rPr>
        <w:t>urrent</w:t>
      </w:r>
      <w:proofErr w:type="spellEnd"/>
      <w:r w:rsidRPr="00BA7567">
        <w:rPr>
          <w:rFonts w:eastAsia="MS Mincho"/>
        </w:rPr>
        <w:t xml:space="preserve">", </w:t>
      </w:r>
    </w:p>
    <w:p w14:paraId="0C8EDF89" w14:textId="4470EA2D" w:rsidR="00FF1B61" w:rsidRPr="00BA7567" w:rsidRDefault="00FF1B61" w:rsidP="00FF1B61">
      <w:pPr>
        <w:pStyle w:val="Code"/>
        <w:rPr>
          <w:rFonts w:eastAsia="MS Mincho"/>
        </w:rPr>
      </w:pPr>
      <w:r w:rsidRPr="00BA7567">
        <w:rPr>
          <w:rFonts w:eastAsia="MS Mincho"/>
        </w:rPr>
        <w:t xml:space="preserve">    </w:t>
      </w:r>
      <w:ins w:id="1327" w:author="Gavin Rawson" w:date="2024-07-17T07:53:00Z" w16du:dateUtc="2024-07-17T06:53:00Z">
        <w:r w:rsidR="00123855" w:rsidRPr="00BA7567">
          <w:rPr>
            <w:rFonts w:eastAsia="MS Mincho"/>
          </w:rPr>
          <w:t>"</w:t>
        </w:r>
      </w:ins>
      <w:ins w:id="1328"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329"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330" w:author="Gavin Rawson" w:date="2024-07-16T15:10:00Z" w16du:dateUtc="2024-07-16T14:10:00Z">
        <w:r w:rsidR="00421330">
          <w:rPr>
            <w:rFonts w:eastAsia="MS Mincho"/>
          </w:rPr>
          <w:t>[</w:t>
        </w:r>
      </w:ins>
      <w:ins w:id="1331" w:author="Gavin Rawson" w:date="2024-07-17T07:54:00Z" w16du:dateUtc="2024-07-17T06:54:00Z">
        <w:r w:rsidR="00684730">
          <w:rPr>
            <w:rFonts w:eastAsia="MS Mincho"/>
          </w:rPr>
          <w:t>{</w:t>
        </w:r>
      </w:ins>
      <w:r w:rsidR="00620AA0" w:rsidRPr="00BA7567">
        <w:rPr>
          <w:rFonts w:eastAsia="MS Mincho"/>
        </w:rPr>
        <w:t>"ai</w:t>
      </w:r>
      <w:ins w:id="1332" w:author="Gavin Rawson" w:date="2024-07-17T07:53:00Z" w16du:dateUtc="2024-07-17T06:53:00Z">
        <w:r w:rsidR="00123855" w:rsidRPr="00BA7567">
          <w:rPr>
            <w:rFonts w:eastAsia="MS Mincho"/>
          </w:rPr>
          <w:t>"</w:t>
        </w:r>
      </w:ins>
      <w:r w:rsidR="00620AA0" w:rsidRPr="00BA7567">
        <w:rPr>
          <w:rFonts w:eastAsia="MS Mincho"/>
        </w:rPr>
        <w:t>:1</w:t>
      </w:r>
      <w:ins w:id="1333" w:author="Gavin Rawson" w:date="2024-07-17T07:54:00Z" w16du:dateUtc="2024-07-17T06:54:00Z">
        <w:r w:rsidR="00684730">
          <w:rPr>
            <w:rFonts w:eastAsia="MS Mincho"/>
          </w:rPr>
          <w:t>}</w:t>
        </w:r>
      </w:ins>
      <w:del w:id="1334" w:author="Gavin Rawson" w:date="2024-07-16T15:09:00Z" w16du:dateUtc="2024-07-16T14:09:00Z">
        <w:r w:rsidRPr="00BA7567" w:rsidDel="00BB2C9B">
          <w:rPr>
            <w:rFonts w:eastAsia="MS Mincho"/>
          </w:rPr>
          <w:delText>"</w:delText>
        </w:r>
      </w:del>
      <w:ins w:id="1335" w:author="Gavin Rawson" w:date="2024-07-16T15:10:00Z" w16du:dateUtc="2024-07-16T14:10:00Z">
        <w:r w:rsidR="00400A55">
          <w:rPr>
            <w:rFonts w:eastAsia="MS Mincho"/>
          </w:rPr>
          <w:t>,</w:t>
        </w:r>
      </w:ins>
      <w:ins w:id="1336" w:author="Gavin Rawson" w:date="2024-07-17T07:54:00Z" w16du:dateUtc="2024-07-17T06:54:00Z">
        <w:r w:rsidR="00684730">
          <w:rPr>
            <w:rFonts w:eastAsia="MS Mincho"/>
          </w:rPr>
          <w:t>{</w:t>
        </w:r>
      </w:ins>
      <w:ins w:id="1337" w:author="Gavin Rawson" w:date="2024-07-17T07:53:00Z" w16du:dateUtc="2024-07-17T06:53:00Z">
        <w:r w:rsidR="00123855" w:rsidRPr="00BA7567">
          <w:rPr>
            <w:rFonts w:eastAsia="MS Mincho"/>
          </w:rPr>
          <w:t>"</w:t>
        </w:r>
      </w:ins>
      <w:ins w:id="1338" w:author="Gavin Rawson" w:date="2024-07-16T15:10:00Z" w16du:dateUtc="2024-07-16T14:10:00Z">
        <w:r w:rsidR="00400A55">
          <w:rPr>
            <w:rFonts w:eastAsia="MS Mincho"/>
          </w:rPr>
          <w:t>a</w:t>
        </w:r>
      </w:ins>
      <w:ins w:id="1339" w:author="Gavin Rawson" w:date="2024-07-16T15:11:00Z" w16du:dateUtc="2024-07-16T14:11:00Z">
        <w:r w:rsidR="00400A55">
          <w:rPr>
            <w:rFonts w:eastAsia="MS Mincho"/>
          </w:rPr>
          <w:t>i</w:t>
        </w:r>
      </w:ins>
      <w:ins w:id="1340" w:author="Gavin Rawson" w:date="2024-07-17T07:53:00Z" w16du:dateUtc="2024-07-17T06:53:00Z">
        <w:r w:rsidR="00123855" w:rsidRPr="00BA7567">
          <w:rPr>
            <w:rFonts w:eastAsia="MS Mincho"/>
          </w:rPr>
          <w:t>"</w:t>
        </w:r>
      </w:ins>
      <w:ins w:id="1341" w:author="Gavin Rawson" w:date="2024-07-16T15:11:00Z" w16du:dateUtc="2024-07-16T14:11:00Z">
        <w:r w:rsidR="00400A55">
          <w:rPr>
            <w:rFonts w:eastAsia="MS Mincho"/>
          </w:rPr>
          <w:t>:2</w:t>
        </w:r>
      </w:ins>
      <w:ins w:id="1342"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ins w:id="1343" w:author="Gavin Rawson" w:date="2024-07-17T07:55:00Z" w16du:dateUtc="2024-07-17T06:55:00Z">
        <w:r w:rsidR="00B916B2">
          <w:rPr>
            <w:rFonts w:eastAsia="MS Mincho"/>
          </w:rPr>
          <w:t>c</w:t>
        </w:r>
      </w:ins>
      <w:del w:id="1344" w:author="Gavin Rawson" w:date="2024-07-17T07:55:00Z" w16du:dateUtc="2024-07-17T06:55:00Z">
        <w:r w:rsidRPr="00BA7567" w:rsidDel="00B916B2">
          <w:rPr>
            <w:rFonts w:eastAsia="MS Mincho"/>
          </w:rPr>
          <w:delText>C</w:delText>
        </w:r>
      </w:del>
      <w:r w:rsidRPr="00BA7567">
        <w:rPr>
          <w:rFonts w:eastAsia="MS Mincho"/>
        </w:rPr>
        <w:t>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ins w:id="1345" w:author="Gavin Rawson" w:date="2024-07-17T07:56:00Z" w16du:dateUtc="2024-07-17T06:56:00Z">
        <w:r w:rsidR="006A219A">
          <w:t>h</w:t>
        </w:r>
      </w:ins>
      <w:del w:id="1346" w:author="Gavin Rawson" w:date="2024-07-17T07:56:00Z" w16du:dateUtc="2024-07-17T06:56:00Z">
        <w:r w:rsidRPr="00BA7567" w:rsidDel="006A219A">
          <w:delText>H</w:delText>
        </w:r>
      </w:del>
      <w:r w:rsidRPr="00BA7567">
        <w:t>istory</w:t>
      </w:r>
      <w:proofErr w:type="spellEnd"/>
      <w:r w:rsidRPr="00BA7567">
        <w:t xml:space="preserve">", </w:t>
      </w:r>
    </w:p>
    <w:p w14:paraId="7F024E1C" w14:textId="18F73172" w:rsidR="000D6ED9" w:rsidRPr="00BA7567" w:rsidRDefault="000D6ED9" w:rsidP="000D6ED9">
      <w:pPr>
        <w:pStyle w:val="Code"/>
      </w:pPr>
      <w:r w:rsidRPr="00BA7567">
        <w:t xml:space="preserve">    </w:t>
      </w:r>
      <w:ins w:id="1347"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348"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349" w:author="Gavin Rawson" w:date="2024-07-17T07:54:00Z" w16du:dateUtc="2024-07-17T06:54:00Z">
        <w:r w:rsidR="00B916B2">
          <w:t>{</w:t>
        </w:r>
      </w:ins>
      <w:r w:rsidR="00620AA0" w:rsidRPr="00BA7567">
        <w:t>"a</w:t>
      </w:r>
      <w:ins w:id="1350" w:author="Gavin Rawson" w:date="2024-07-16T15:11:00Z" w16du:dateUtc="2024-07-16T14:11:00Z">
        <w:r w:rsidR="007142D7">
          <w:t>”</w:t>
        </w:r>
      </w:ins>
      <w:ins w:id="1351" w:author="Gavin Rawson" w:date="2024-07-17T07:54:00Z" w16du:dateUtc="2024-07-17T06:54:00Z">
        <w:r w:rsidR="00B916B2">
          <w:t>:</w:t>
        </w:r>
      </w:ins>
      <w:del w:id="1352" w:author="Gavin Rawson" w:date="2024-07-16T15:11:00Z" w16du:dateUtc="2024-07-16T14:11:00Z">
        <w:r w:rsidR="00620AA0" w:rsidRPr="00BA7567" w:rsidDel="007142D7">
          <w:delText>i:</w:delText>
        </w:r>
      </w:del>
      <w:r w:rsidR="00620AA0" w:rsidRPr="00BA7567">
        <w:t>1</w:t>
      </w:r>
      <w:ins w:id="1353" w:author="Gavin Rawson" w:date="2024-07-17T07:55:00Z" w16du:dateUtc="2024-07-17T06:55:00Z">
        <w:r w:rsidR="00B916B2">
          <w:t>}</w:t>
        </w:r>
      </w:ins>
      <w:del w:id="1354"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ins w:id="1355" w:author="Gavin Rawson" w:date="2024-07-17T07:55:00Z" w16du:dateUtc="2024-07-17T06:55:00Z">
        <w:r w:rsidR="006A219A">
          <w:t>h</w:t>
        </w:r>
      </w:ins>
      <w:del w:id="1356" w:author="Gavin Rawson" w:date="2024-07-17T07:55:00Z" w16du:dateUtc="2024-07-17T06:55:00Z">
        <w:r w:rsidRPr="00BA7567" w:rsidDel="006A219A">
          <w:delText>H</w:delText>
        </w:r>
      </w:del>
      <w:r w:rsidRPr="00BA7567">
        <w:t>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803C444" w:rsidR="00FA1683" w:rsidRDefault="00C50BE3" w:rsidP="00D46C42">
      <w:pPr>
        <w:pStyle w:val="Caption"/>
      </w:pPr>
      <w:bookmarkStart w:id="1357" w:name="_Toc170288663"/>
      <w:r w:rsidRPr="00BA7567">
        <w:t xml:space="preserve">Table </w:t>
      </w:r>
      <w:r>
        <w:fldChar w:fldCharType="begin"/>
      </w:r>
      <w:r>
        <w:instrText xml:space="preserve"> SEQ Table \* ARABIC </w:instrText>
      </w:r>
      <w:r>
        <w:fldChar w:fldCharType="separate"/>
      </w:r>
      <w:r w:rsidR="00B048D0">
        <w:rPr>
          <w:noProof/>
        </w:rPr>
        <w:t>24</w:t>
      </w:r>
      <w:r>
        <w:rPr>
          <w:noProof/>
        </w:rPr>
        <w:fldChar w:fldCharType="end"/>
      </w:r>
      <w:r w:rsidR="00D46C42" w:rsidRPr="00BA7567">
        <w:tab/>
        <w:t>Elements of the data request message</w:t>
      </w:r>
      <w:bookmarkEnd w:id="1357"/>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681676">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681676">
            <w:pPr>
              <w:pStyle w:val="TableText"/>
            </w:pPr>
            <w:r>
              <w:t>String</w:t>
            </w:r>
          </w:p>
        </w:tc>
        <w:tc>
          <w:tcPr>
            <w:tcW w:w="1635" w:type="dxa"/>
          </w:tcPr>
          <w:p w14:paraId="193494BC" w14:textId="474CF825" w:rsidR="006C6012" w:rsidRPr="007B3C04" w:rsidRDefault="00392275" w:rsidP="00681676">
            <w:pPr>
              <w:pStyle w:val="TableText"/>
            </w:pPr>
            <w:r>
              <w:t>data</w:t>
            </w:r>
          </w:p>
        </w:tc>
        <w:tc>
          <w:tcPr>
            <w:tcW w:w="1703" w:type="dxa"/>
          </w:tcPr>
          <w:p w14:paraId="113AA559" w14:textId="6B0D4B4C" w:rsidR="006C6012" w:rsidRPr="007B3C04" w:rsidRDefault="00856175" w:rsidP="00681676">
            <w:pPr>
              <w:pStyle w:val="TableText"/>
            </w:pPr>
            <w:r>
              <w:t>Yes</w:t>
            </w:r>
          </w:p>
        </w:tc>
        <w:tc>
          <w:tcPr>
            <w:tcW w:w="3123" w:type="dxa"/>
          </w:tcPr>
          <w:p w14:paraId="11E611E4" w14:textId="7302E2E1" w:rsidR="006C6012" w:rsidRPr="007B3C04" w:rsidRDefault="00856175" w:rsidP="00681676">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681676">
            <w:pPr>
              <w:pStyle w:val="TableText"/>
            </w:pPr>
            <w:r>
              <w:t>Point ID List</w:t>
            </w:r>
          </w:p>
        </w:tc>
        <w:tc>
          <w:tcPr>
            <w:tcW w:w="1062" w:type="dxa"/>
          </w:tcPr>
          <w:p w14:paraId="400A5818" w14:textId="29C563F1" w:rsidR="006C6012" w:rsidRPr="007B3C04" w:rsidRDefault="002E1A73" w:rsidP="00681676">
            <w:pPr>
              <w:pStyle w:val="TableText"/>
            </w:pPr>
            <w:r>
              <w:t>String Array</w:t>
            </w:r>
          </w:p>
        </w:tc>
        <w:tc>
          <w:tcPr>
            <w:tcW w:w="1635" w:type="dxa"/>
          </w:tcPr>
          <w:p w14:paraId="67E27858" w14:textId="5463360F" w:rsidR="006C6012" w:rsidRPr="007B3C04" w:rsidRDefault="002E1A73" w:rsidP="00681676">
            <w:pPr>
              <w:pStyle w:val="TableText"/>
            </w:pPr>
            <w:r>
              <w:t>n</w:t>
            </w:r>
          </w:p>
        </w:tc>
        <w:tc>
          <w:tcPr>
            <w:tcW w:w="1703" w:type="dxa"/>
          </w:tcPr>
          <w:p w14:paraId="762FA9D2" w14:textId="389D37A4" w:rsidR="006C6012" w:rsidRPr="007B3C04" w:rsidRDefault="00117965" w:rsidP="00681676">
            <w:pPr>
              <w:pStyle w:val="TableText"/>
            </w:pPr>
            <w:r>
              <w:t>No</w:t>
            </w:r>
          </w:p>
        </w:tc>
        <w:tc>
          <w:tcPr>
            <w:tcW w:w="3123" w:type="dxa"/>
          </w:tcPr>
          <w:p w14:paraId="1D92E609" w14:textId="16ACD476" w:rsidR="006C6012" w:rsidRPr="007B3C04" w:rsidRDefault="00117965" w:rsidP="00681676">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681676">
            <w:pPr>
              <w:pStyle w:val="TableText"/>
            </w:pPr>
            <w:r>
              <w:t>Point Name List</w:t>
            </w:r>
          </w:p>
        </w:tc>
        <w:tc>
          <w:tcPr>
            <w:tcW w:w="1062" w:type="dxa"/>
          </w:tcPr>
          <w:p w14:paraId="04322012" w14:textId="1075421C" w:rsidR="006C6012" w:rsidRPr="007B3C04" w:rsidRDefault="00117965" w:rsidP="00681676">
            <w:pPr>
              <w:pStyle w:val="TableText"/>
            </w:pPr>
            <w:r>
              <w:t>String Array</w:t>
            </w:r>
          </w:p>
        </w:tc>
        <w:tc>
          <w:tcPr>
            <w:tcW w:w="1635" w:type="dxa"/>
          </w:tcPr>
          <w:p w14:paraId="12050CD6" w14:textId="7B971072" w:rsidR="006C6012" w:rsidRPr="007B3C04" w:rsidRDefault="00B86E80" w:rsidP="00681676">
            <w:pPr>
              <w:pStyle w:val="TableText"/>
            </w:pPr>
            <w:r>
              <w:t>name</w:t>
            </w:r>
          </w:p>
        </w:tc>
        <w:tc>
          <w:tcPr>
            <w:tcW w:w="1703" w:type="dxa"/>
          </w:tcPr>
          <w:p w14:paraId="66CA2D5B" w14:textId="64DAA242" w:rsidR="006C6012" w:rsidRPr="007B3C04" w:rsidRDefault="00F8389A" w:rsidP="00681676">
            <w:pPr>
              <w:pStyle w:val="TableText"/>
            </w:pPr>
            <w:r>
              <w:t>No</w:t>
            </w:r>
          </w:p>
        </w:tc>
        <w:tc>
          <w:tcPr>
            <w:tcW w:w="3123" w:type="dxa"/>
          </w:tcPr>
          <w:p w14:paraId="753ADE10" w14:textId="2AA6C556" w:rsidR="006C6012" w:rsidRPr="007B3C04" w:rsidRDefault="00F8389A" w:rsidP="00681676">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681676">
            <w:pPr>
              <w:pStyle w:val="TableText"/>
            </w:pPr>
            <w:r>
              <w:t>Start Time</w:t>
            </w:r>
          </w:p>
        </w:tc>
        <w:tc>
          <w:tcPr>
            <w:tcW w:w="1062" w:type="dxa"/>
          </w:tcPr>
          <w:p w14:paraId="13821F24" w14:textId="7C86EDF4" w:rsidR="006C6012" w:rsidRPr="007B3C04" w:rsidRDefault="00C32286" w:rsidP="00681676">
            <w:pPr>
              <w:pStyle w:val="TableText"/>
            </w:pPr>
            <w:r>
              <w:t>Integer</w:t>
            </w:r>
          </w:p>
        </w:tc>
        <w:tc>
          <w:tcPr>
            <w:tcW w:w="1635" w:type="dxa"/>
          </w:tcPr>
          <w:p w14:paraId="01F17675" w14:textId="73204811" w:rsidR="006C6012" w:rsidRPr="007B3C04" w:rsidRDefault="0040359E" w:rsidP="00681676">
            <w:pPr>
              <w:pStyle w:val="TableText"/>
            </w:pPr>
            <w:r>
              <w:t>start</w:t>
            </w:r>
          </w:p>
        </w:tc>
        <w:tc>
          <w:tcPr>
            <w:tcW w:w="1703" w:type="dxa"/>
          </w:tcPr>
          <w:p w14:paraId="275A19D5" w14:textId="6E7C866B" w:rsidR="006C6012" w:rsidRPr="007B3C04" w:rsidRDefault="00C32286" w:rsidP="00681676">
            <w:pPr>
              <w:pStyle w:val="TableText"/>
            </w:pPr>
            <w:r>
              <w:t>No</w:t>
            </w:r>
          </w:p>
        </w:tc>
        <w:tc>
          <w:tcPr>
            <w:tcW w:w="3123" w:type="dxa"/>
          </w:tcPr>
          <w:p w14:paraId="469DC41E" w14:textId="1008D568" w:rsidR="006C6012" w:rsidRPr="007B3C04" w:rsidRDefault="00C32286" w:rsidP="00681676">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681676">
            <w:pPr>
              <w:pStyle w:val="TableText"/>
            </w:pPr>
            <w:r>
              <w:t>End Time</w:t>
            </w:r>
          </w:p>
        </w:tc>
        <w:tc>
          <w:tcPr>
            <w:tcW w:w="1062" w:type="dxa"/>
          </w:tcPr>
          <w:p w14:paraId="7766CF4F" w14:textId="60062AAC" w:rsidR="006C6012" w:rsidRPr="007B3C04" w:rsidRDefault="0040359E" w:rsidP="00681676">
            <w:pPr>
              <w:pStyle w:val="TableText"/>
            </w:pPr>
            <w:r>
              <w:t>Integer</w:t>
            </w:r>
          </w:p>
        </w:tc>
        <w:tc>
          <w:tcPr>
            <w:tcW w:w="1635" w:type="dxa"/>
          </w:tcPr>
          <w:p w14:paraId="3E2BFED0" w14:textId="2AFF45CE" w:rsidR="006C6012" w:rsidRPr="007B3C04" w:rsidRDefault="0040359E" w:rsidP="00681676">
            <w:pPr>
              <w:pStyle w:val="TableText"/>
            </w:pPr>
            <w:r>
              <w:t>end</w:t>
            </w:r>
          </w:p>
        </w:tc>
        <w:tc>
          <w:tcPr>
            <w:tcW w:w="1703" w:type="dxa"/>
          </w:tcPr>
          <w:p w14:paraId="38DB47CE" w14:textId="13CB4686" w:rsidR="006C6012" w:rsidRPr="007B3C04" w:rsidRDefault="0098382D" w:rsidP="00681676">
            <w:pPr>
              <w:pStyle w:val="TableText"/>
            </w:pPr>
            <w:r>
              <w:t>No</w:t>
            </w:r>
          </w:p>
        </w:tc>
        <w:tc>
          <w:tcPr>
            <w:tcW w:w="3123" w:type="dxa"/>
          </w:tcPr>
          <w:p w14:paraId="4F5E864C" w14:textId="0738DCA7" w:rsidR="006C6012" w:rsidRPr="007B3C04" w:rsidRDefault="0098382D" w:rsidP="00681676">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358" w:name="_Toc172098973"/>
      <w:r>
        <w:lastRenderedPageBreak/>
        <w:t xml:space="preserve">Field </w:t>
      </w:r>
      <w:r w:rsidR="006B0494">
        <w:t>devic</w:t>
      </w:r>
      <w:r>
        <w:t>e core blocks</w:t>
      </w:r>
      <w:bookmarkEnd w:id="1358"/>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6D1AB45"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048D0">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359" w:author="Gavin Rawson" w:date="2024-07-17T10:16:00Z" w16du:dateUtc="2024-07-17T09:16:00Z">
        <w:r w:rsidR="00B048D0" w:rsidRPr="00B048D0">
          <w:rPr>
            <w:rStyle w:val="Crossreference"/>
            <w:rPrChange w:id="1360" w:author="Gavin Rawson" w:date="2024-07-17T10:16:00Z" w16du:dateUtc="2024-07-17T09:16:00Z">
              <w:rPr/>
            </w:rPrChange>
          </w:rPr>
          <w:t>Payload compression</w:t>
        </w:r>
      </w:ins>
      <w:del w:id="1361"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362" w:name="_Ref160026567"/>
      <w:bookmarkStart w:id="1363" w:name="_Toc172098974"/>
      <w:r>
        <w:lastRenderedPageBreak/>
        <w:t>Use of MQTT</w:t>
      </w:r>
      <w:bookmarkEnd w:id="1362"/>
      <w:bookmarkEnd w:id="1363"/>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364" w:name="_Toc172098975"/>
      <w:r w:rsidRPr="00B176E4">
        <w:t>Retained messages and connection state</w:t>
      </w:r>
      <w:bookmarkEnd w:id="1364"/>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365" w:name="_Toc156487355"/>
      <w:bookmarkStart w:id="1366" w:name="_Toc172098976"/>
      <w:r>
        <w:t>Publish/</w:t>
      </w:r>
      <w:r w:rsidR="0012344C">
        <w:t>subscribe</w:t>
      </w:r>
      <w:r>
        <w:t xml:space="preserve"> transports</w:t>
      </w:r>
      <w:bookmarkEnd w:id="1365"/>
      <w:bookmarkEnd w:id="1366"/>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367" w:name="_Toc172098977"/>
      <w:r>
        <w:t>Payload</w:t>
      </w:r>
      <w:bookmarkEnd w:id="1367"/>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368" w:name="_Ref162949991"/>
      <w:bookmarkStart w:id="1369" w:name="_Toc172098978"/>
      <w:r>
        <w:lastRenderedPageBreak/>
        <w:t>Payload compression</w:t>
      </w:r>
      <w:bookmarkEnd w:id="1368"/>
      <w:bookmarkEnd w:id="1369"/>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370" w:name="_Toc172098979"/>
      <w:r>
        <w:t xml:space="preserve">Other </w:t>
      </w:r>
      <w:r w:rsidR="0012344C">
        <w:t>topics</w:t>
      </w:r>
      <w:bookmarkEnd w:id="1370"/>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371" w:name="_Toc156487360"/>
      <w:bookmarkStart w:id="1372" w:name="_Toc172098980"/>
      <w:proofErr w:type="spellStart"/>
      <w:r>
        <w:t>Getdeviceinfo</w:t>
      </w:r>
      <w:bookmarkEnd w:id="1371"/>
      <w:bookmarkEnd w:id="1372"/>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1373" w:name="_Toc156487361"/>
      <w:bookmarkStart w:id="1374" w:name="_Toc172098981"/>
      <w:r>
        <w:t xml:space="preserve">Maintaining </w:t>
      </w:r>
      <w:bookmarkEnd w:id="1373"/>
      <w:r w:rsidR="0012344C">
        <w:t>time</w:t>
      </w:r>
      <w:bookmarkEnd w:id="1374"/>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1375" w:name="_Toc156487362"/>
      <w:bookmarkStart w:id="1376" w:name="_Toc172098982"/>
      <w:r>
        <w:lastRenderedPageBreak/>
        <w:t xml:space="preserve">Communications, QoS, </w:t>
      </w:r>
      <w:bookmarkEnd w:id="1375"/>
      <w:r w:rsidR="0012344C">
        <w:t>retention</w:t>
      </w:r>
      <w:bookmarkEnd w:id="1376"/>
    </w:p>
    <w:p w14:paraId="48A88406" w14:textId="6F078409"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048D0">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377" w:name="_Toc172098983"/>
      <w:r>
        <w:lastRenderedPageBreak/>
        <w:t>Fi</w:t>
      </w:r>
      <w:r w:rsidR="00C9038A">
        <w:t>el</w:t>
      </w:r>
      <w:r>
        <w:t xml:space="preserve">d </w:t>
      </w:r>
      <w:r w:rsidR="0012344C">
        <w:t>device</w:t>
      </w:r>
      <w:r>
        <w:t xml:space="preserve"> lifecycle</w:t>
      </w:r>
      <w:bookmarkEnd w:id="1377"/>
    </w:p>
    <w:p w14:paraId="63CC4D64" w14:textId="19EA75C0"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378" w:author="Gavin Rawson" w:date="2024-07-17T10:16:00Z" w16du:dateUtc="2024-07-17T09:16:00Z">
        <w:r w:rsidR="00B048D0" w:rsidRPr="00B048D0">
          <w:rPr>
            <w:rStyle w:val="Crossreference"/>
            <w:rPrChange w:id="1379" w:author="Gavin Rawson" w:date="2024-07-17T10:16:00Z" w16du:dateUtc="2024-07-17T09:16:00Z">
              <w:rPr/>
            </w:rPrChange>
          </w:rPr>
          <w:t xml:space="preserve">Figure </w:t>
        </w:r>
        <w:r w:rsidR="00B048D0" w:rsidRPr="00B048D0">
          <w:rPr>
            <w:rStyle w:val="Crossreference"/>
            <w:rPrChange w:id="1380" w:author="Gavin Rawson" w:date="2024-07-17T10:16:00Z" w16du:dateUtc="2024-07-17T09:16:00Z">
              <w:rPr>
                <w:noProof/>
              </w:rPr>
            </w:rPrChange>
          </w:rPr>
          <w:t>12</w:t>
        </w:r>
      </w:ins>
      <w:del w:id="1381"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94CA71E" w:rsidR="00272391" w:rsidRDefault="00272391" w:rsidP="00272391">
      <w:pPr>
        <w:pStyle w:val="Caption"/>
      </w:pPr>
      <w:bookmarkStart w:id="1382" w:name="_Ref161393121"/>
      <w:bookmarkStart w:id="1383" w:name="_Toc170288639"/>
      <w:r>
        <w:t xml:space="preserve">Figure </w:t>
      </w:r>
      <w:r>
        <w:fldChar w:fldCharType="begin"/>
      </w:r>
      <w:r>
        <w:instrText xml:space="preserve"> SEQ Figure \* ARABIC </w:instrText>
      </w:r>
      <w:r>
        <w:fldChar w:fldCharType="separate"/>
      </w:r>
      <w:r w:rsidR="00B048D0">
        <w:rPr>
          <w:noProof/>
        </w:rPr>
        <w:t>12</w:t>
      </w:r>
      <w:r>
        <w:rPr>
          <w:noProof/>
        </w:rPr>
        <w:fldChar w:fldCharType="end"/>
      </w:r>
      <w:bookmarkEnd w:id="1382"/>
      <w:r>
        <w:tab/>
        <w:t>Connection state model</w:t>
      </w:r>
      <w:bookmarkEnd w:id="1383"/>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384" w:name="_Toc172098984"/>
      <w:r>
        <w:t>Status message</w:t>
      </w:r>
      <w:bookmarkEnd w:id="1384"/>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385" w:name="_Last_Will_and"/>
      <w:bookmarkStart w:id="1386" w:name="_Toc156487366"/>
      <w:bookmarkStart w:id="1387" w:name="_Toc172098985"/>
      <w:bookmarkEnd w:id="1385"/>
      <w:r>
        <w:t xml:space="preserve">Last </w:t>
      </w:r>
      <w:r w:rsidR="00DB0F88">
        <w:t>Will</w:t>
      </w:r>
      <w:r w:rsidR="0012344C">
        <w:t xml:space="preserve"> and </w:t>
      </w:r>
      <w:bookmarkEnd w:id="1386"/>
      <w:r w:rsidR="00DB0F88">
        <w:t>Testament</w:t>
      </w:r>
      <w:bookmarkEnd w:id="1387"/>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388" w:name="_Toc156487367"/>
      <w:bookmarkStart w:id="1389" w:name="_Toc172098986"/>
      <w:r>
        <w:t xml:space="preserve">Field </w:t>
      </w:r>
      <w:r w:rsidR="0012344C">
        <w:t>device replacement</w:t>
      </w:r>
      <w:bookmarkEnd w:id="1388"/>
      <w:bookmarkEnd w:id="1389"/>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390" w:name="_Toc172098987"/>
      <w:r>
        <w:lastRenderedPageBreak/>
        <w:t>Security</w:t>
      </w:r>
      <w:bookmarkEnd w:id="1390"/>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391" w:name="_Toc162423095"/>
      <w:bookmarkStart w:id="1392" w:name="_Toc162423686"/>
      <w:bookmarkStart w:id="1393" w:name="_Toc172098988"/>
      <w:r>
        <w:lastRenderedPageBreak/>
        <w:t>Class names and ontology</w:t>
      </w:r>
      <w:bookmarkEnd w:id="1391"/>
      <w:bookmarkEnd w:id="1392"/>
      <w:bookmarkEnd w:id="1393"/>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394" w:name="_Toc162423096"/>
      <w:bookmarkStart w:id="1395" w:name="_Toc162423687"/>
      <w:bookmarkStart w:id="1396" w:name="_Toc172098989"/>
      <w:r>
        <w:t>Fixed class names</w:t>
      </w:r>
      <w:bookmarkEnd w:id="1394"/>
      <w:bookmarkEnd w:id="1395"/>
      <w:bookmarkEnd w:id="1396"/>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6AD4787" w:rsidR="00DB49C5" w:rsidRDefault="00DB49C5" w:rsidP="00DB49C5">
      <w:pPr>
        <w:pStyle w:val="Caption"/>
      </w:pPr>
      <w:bookmarkStart w:id="1397" w:name="_Toc162423151"/>
      <w:bookmarkStart w:id="1398" w:name="_Toc162423742"/>
      <w:bookmarkStart w:id="1399" w:name="_Toc170288664"/>
      <w:r>
        <w:t xml:space="preserve">Table </w:t>
      </w:r>
      <w:r>
        <w:fldChar w:fldCharType="begin"/>
      </w:r>
      <w:r>
        <w:instrText xml:space="preserve"> SEQ Table \* ARABIC </w:instrText>
      </w:r>
      <w:r>
        <w:fldChar w:fldCharType="separate"/>
      </w:r>
      <w:r w:rsidR="00B048D0">
        <w:rPr>
          <w:noProof/>
        </w:rPr>
        <w:t>25</w:t>
      </w:r>
      <w:r>
        <w:rPr>
          <w:noProof/>
        </w:rPr>
        <w:fldChar w:fldCharType="end"/>
      </w:r>
      <w:r>
        <w:tab/>
        <w:t>Fixed class names</w:t>
      </w:r>
      <w:bookmarkEnd w:id="1397"/>
      <w:bookmarkEnd w:id="1398"/>
      <w:bookmarkEnd w:id="1399"/>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681676">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681676">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681676">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681676">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681676">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681676">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681676">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681676">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681676">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681676">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681676">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681676">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681676">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681676">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681676">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681676">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681676">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681676">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681676">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681676">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681676">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681676">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681676">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681676">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681676">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681676">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681676">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681676">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681676">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681676">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681676">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681676">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681676">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681676">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681676">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681676">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681676">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681676">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681676">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681676">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681676">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681676">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681676">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681676">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681676">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681676">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681676">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681676">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681676">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681676">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681676">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681676">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681676">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681676">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681676">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681676">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681676">
            <w:pPr>
              <w:pStyle w:val="TableText"/>
            </w:pPr>
            <w:bookmarkStart w:id="1400"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681676">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681676">
            <w:pPr>
              <w:pStyle w:val="TableText"/>
            </w:pPr>
            <w:proofErr w:type="spellStart"/>
            <w:r w:rsidRPr="004B3F83">
              <w:t>deg.C</w:t>
            </w:r>
            <w:proofErr w:type="spellEnd"/>
          </w:p>
        </w:tc>
        <w:bookmarkEnd w:id="1400"/>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681676">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681676">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681676">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681676">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681676">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681676">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681676">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681676">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681676">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681676">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681676">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681676">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681676">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681676">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681676">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681676">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681676">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681676">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681676">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681676">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681676">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681676">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681676">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681676">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681676">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681676">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681676">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681676">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681676">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681676">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681676">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681676">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681676">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681676">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681676">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681676">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681676">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681676">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681676">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681676">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681676">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681676">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681676">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681676">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681676">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681676">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681676">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681676">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681676">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681676">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681676">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681676">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681676">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681676">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681676">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681676">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681676">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681676">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681676">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681676">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401" w:name="_Toc172098990"/>
      <w:bookmarkStart w:id="1402" w:name="_Toc162423097"/>
      <w:bookmarkStart w:id="1403" w:name="_Toc162423688"/>
      <w:r w:rsidRPr="00670623">
        <w:lastRenderedPageBreak/>
        <w:t>F</w:t>
      </w:r>
      <w:r w:rsidR="00686D0D" w:rsidRPr="00670623">
        <w:t>ield device profile extensions and layout</w:t>
      </w:r>
      <w:bookmarkEnd w:id="1401"/>
    </w:p>
    <w:p w14:paraId="3B7A4F4E" w14:textId="6560B810" w:rsidR="00DB49C5" w:rsidRDefault="00DB49C5" w:rsidP="005600C9">
      <w:pPr>
        <w:pStyle w:val="Heading2"/>
      </w:pPr>
      <w:bookmarkStart w:id="1404" w:name="_Toc172098991"/>
      <w:r>
        <w:t>Vendor extensions</w:t>
      </w:r>
      <w:bookmarkEnd w:id="1402"/>
      <w:bookmarkEnd w:id="1403"/>
      <w:bookmarkEnd w:id="1404"/>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405" w:name="_Toc162423098"/>
      <w:bookmarkStart w:id="1406" w:name="_Toc162423689"/>
      <w:bookmarkStart w:id="1407" w:name="_Toc172098992"/>
      <w:r>
        <w:t>New properties</w:t>
      </w:r>
      <w:bookmarkEnd w:id="1405"/>
      <w:bookmarkEnd w:id="1406"/>
      <w:bookmarkEnd w:id="1407"/>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408" w:name="_Toc162423099"/>
      <w:bookmarkStart w:id="1409" w:name="_Toc162423690"/>
      <w:bookmarkStart w:id="1410" w:name="_Toc172098993"/>
      <w:r>
        <w:t>New objects</w:t>
      </w:r>
      <w:bookmarkEnd w:id="1408"/>
      <w:bookmarkEnd w:id="1409"/>
      <w:bookmarkEnd w:id="1410"/>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1411" w:name="_Toc162423100"/>
      <w:bookmarkStart w:id="1412" w:name="_Toc162423691"/>
      <w:bookmarkStart w:id="1413" w:name="_Toc172098994"/>
      <w:r>
        <w:t>Translation</w:t>
      </w:r>
      <w:bookmarkEnd w:id="1411"/>
      <w:bookmarkEnd w:id="1412"/>
      <w:bookmarkEnd w:id="1413"/>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414" w:name="_Toc162423101"/>
      <w:bookmarkStart w:id="1415" w:name="_Toc162423692"/>
      <w:bookmarkStart w:id="1416" w:name="_Toc172098995"/>
      <w:r>
        <w:t>Suggesting SA UI layout</w:t>
      </w:r>
      <w:bookmarkEnd w:id="1414"/>
      <w:bookmarkEnd w:id="1415"/>
      <w:bookmarkEnd w:id="1416"/>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417" w:name="_Toc162423102"/>
      <w:bookmarkStart w:id="1418" w:name="_Toc162423693"/>
      <w:bookmarkStart w:id="1419" w:name="_Toc172098996"/>
      <w:proofErr w:type="spellStart"/>
      <w:r>
        <w:t>configFields</w:t>
      </w:r>
      <w:bookmarkEnd w:id="1417"/>
      <w:bookmarkEnd w:id="1418"/>
      <w:bookmarkEnd w:id="1419"/>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420" w:name="_Toc162423103"/>
      <w:bookmarkStart w:id="1421" w:name="_Toc162423694"/>
      <w:bookmarkStart w:id="1422" w:name="_Toc172098997"/>
      <w:r>
        <w:t>Group</w:t>
      </w:r>
      <w:bookmarkEnd w:id="1420"/>
      <w:bookmarkEnd w:id="1421"/>
      <w:bookmarkEnd w:id="1422"/>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423" w:name="_Ref160025839"/>
      <w:bookmarkStart w:id="1424" w:name="_Toc162423104"/>
      <w:bookmarkStart w:id="1425" w:name="_Toc162423695"/>
      <w:bookmarkStart w:id="1426" w:name="_Toc172098998"/>
      <w:r>
        <w:lastRenderedPageBreak/>
        <w:t>Example use cases</w:t>
      </w:r>
      <w:bookmarkEnd w:id="1423"/>
      <w:bookmarkEnd w:id="1424"/>
      <w:bookmarkEnd w:id="1425"/>
      <w:bookmarkEnd w:id="1426"/>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427" w:name="_Toc156487379"/>
    </w:p>
    <w:p w14:paraId="4EC08F38" w14:textId="77777777" w:rsidR="00DB49C5" w:rsidRPr="00D86809" w:rsidRDefault="00DB49C5" w:rsidP="00DB49C5">
      <w:pPr>
        <w:pStyle w:val="Heading2"/>
        <w:ind w:left="578" w:hanging="578"/>
        <w:rPr>
          <w:rFonts w:eastAsia="DengXian Light"/>
          <w:lang w:eastAsia="en-US"/>
        </w:rPr>
      </w:pPr>
      <w:bookmarkStart w:id="1428" w:name="_Toc162423105"/>
      <w:bookmarkStart w:id="1429" w:name="_Toc162423696"/>
      <w:bookmarkStart w:id="1430" w:name="_Toc172098999"/>
      <w:r w:rsidRPr="00D86809">
        <w:rPr>
          <w:rFonts w:eastAsia="DengXian Light"/>
          <w:lang w:eastAsia="en-US"/>
        </w:rPr>
        <w:t>Simplest case</w:t>
      </w:r>
      <w:bookmarkEnd w:id="1427"/>
      <w:bookmarkEnd w:id="1428"/>
      <w:bookmarkEnd w:id="1429"/>
      <w:bookmarkEnd w:id="1430"/>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431" w:name="_Toc156487380"/>
      <w:bookmarkStart w:id="1432" w:name="_Toc162423106"/>
      <w:bookmarkStart w:id="1433" w:name="_Toc162423697"/>
      <w:bookmarkStart w:id="1434" w:name="_Toc172099000"/>
      <w:r w:rsidRPr="00D86809">
        <w:rPr>
          <w:rFonts w:eastAsia="DengXian Light"/>
          <w:lang w:eastAsia="en-US"/>
        </w:rPr>
        <w:t>A configurable field device</w:t>
      </w:r>
      <w:bookmarkEnd w:id="1431"/>
      <w:bookmarkEnd w:id="1432"/>
      <w:bookmarkEnd w:id="1433"/>
      <w:bookmarkEnd w:id="1434"/>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435" w:name="_Toc162423107"/>
      <w:bookmarkStart w:id="1436" w:name="_Toc162423698"/>
      <w:bookmarkStart w:id="1437" w:name="_Toc172099001"/>
      <w:r w:rsidRPr="007A017D">
        <w:lastRenderedPageBreak/>
        <w:t xml:space="preserve">Supervisory application </w:t>
      </w:r>
      <w:r>
        <w:t>p</w:t>
      </w:r>
      <w:r w:rsidRPr="007A017D">
        <w:t>rofile document</w:t>
      </w:r>
      <w:bookmarkEnd w:id="1435"/>
      <w:bookmarkEnd w:id="1436"/>
      <w:bookmarkEnd w:id="1437"/>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438" w:name="_Toc162423108"/>
      <w:bookmarkStart w:id="1439" w:name="_Toc162423699"/>
      <w:bookmarkStart w:id="1440" w:name="_Toc172099002"/>
      <w:r>
        <w:lastRenderedPageBreak/>
        <w:t xml:space="preserve">Appendix: </w:t>
      </w:r>
      <w:r w:rsidR="00DB49C5">
        <w:t>JSON files</w:t>
      </w:r>
      <w:bookmarkEnd w:id="1438"/>
      <w:bookmarkEnd w:id="1439"/>
      <w:bookmarkEnd w:id="1440"/>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1441" w:name="_Ref161392844"/>
      <w:bookmarkStart w:id="1442" w:name="_Ref161827497"/>
      <w:bookmarkStart w:id="1443" w:name="_Toc162423109"/>
      <w:bookmarkStart w:id="1444" w:name="_Toc162423700"/>
      <w:bookmarkStart w:id="1445" w:name="_Toc172099003"/>
      <w:r>
        <w:lastRenderedPageBreak/>
        <w:t xml:space="preserve">Appendix: </w:t>
      </w:r>
      <w:r w:rsidR="00DB49C5" w:rsidRPr="00466D9D">
        <w:t>Topic summary</w:t>
      </w:r>
      <w:bookmarkEnd w:id="1441"/>
      <w:bookmarkEnd w:id="1442"/>
      <w:bookmarkEnd w:id="1443"/>
      <w:bookmarkEnd w:id="1444"/>
      <w:bookmarkEnd w:id="1445"/>
    </w:p>
    <w:p w14:paraId="2DB155DE" w14:textId="77777777" w:rsidR="00DB49C5" w:rsidRDefault="00DB49C5" w:rsidP="00DB49C5">
      <w:pPr>
        <w:pStyle w:val="BodyText"/>
      </w:pPr>
      <w:r>
        <w:t>This section lists the topics used by the protocol.</w:t>
      </w:r>
    </w:p>
    <w:p w14:paraId="0737ED35" w14:textId="7F29196B" w:rsidR="00DB49C5" w:rsidRDefault="00DB49C5" w:rsidP="00DB49C5">
      <w:pPr>
        <w:pStyle w:val="Caption"/>
      </w:pPr>
      <w:bookmarkStart w:id="1446" w:name="_Toc162423152"/>
      <w:bookmarkStart w:id="1447" w:name="_Toc162423743"/>
      <w:bookmarkStart w:id="1448" w:name="_Toc170288665"/>
      <w:r>
        <w:t xml:space="preserve">Table </w:t>
      </w:r>
      <w:r>
        <w:fldChar w:fldCharType="begin"/>
      </w:r>
      <w:r>
        <w:instrText xml:space="preserve"> SEQ Table \* ARABIC </w:instrText>
      </w:r>
      <w:r>
        <w:fldChar w:fldCharType="separate"/>
      </w:r>
      <w:r w:rsidR="00B048D0">
        <w:rPr>
          <w:noProof/>
        </w:rPr>
        <w:t>26</w:t>
      </w:r>
      <w:r>
        <w:rPr>
          <w:noProof/>
        </w:rPr>
        <w:fldChar w:fldCharType="end"/>
      </w:r>
      <w:r>
        <w:tab/>
        <w:t>Topics used by the protocol</w:t>
      </w:r>
      <w:bookmarkEnd w:id="1446"/>
      <w:bookmarkEnd w:id="1447"/>
      <w:bookmarkEnd w:id="1448"/>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681676">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681676">
            <w:pPr>
              <w:pStyle w:val="TableText"/>
            </w:pPr>
            <w:r w:rsidRPr="003651D7">
              <w:t>Last Will and Testament</w:t>
            </w:r>
          </w:p>
        </w:tc>
        <w:tc>
          <w:tcPr>
            <w:tcW w:w="850" w:type="dxa"/>
          </w:tcPr>
          <w:p w14:paraId="74BDE35D" w14:textId="77777777" w:rsidR="00DB49C5" w:rsidRPr="003651D7" w:rsidRDefault="00DB49C5" w:rsidP="00681676">
            <w:pPr>
              <w:pStyle w:val="TableText"/>
            </w:pPr>
            <w:r w:rsidRPr="003651D7">
              <w:t>2</w:t>
            </w:r>
          </w:p>
        </w:tc>
        <w:tc>
          <w:tcPr>
            <w:tcW w:w="851" w:type="dxa"/>
          </w:tcPr>
          <w:p w14:paraId="33C868C9" w14:textId="77777777" w:rsidR="00DB49C5" w:rsidRPr="003651D7" w:rsidRDefault="00DB49C5" w:rsidP="00681676">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681676">
            <w:pPr>
              <w:pStyle w:val="TableText"/>
            </w:pPr>
            <w:r w:rsidRPr="003651D7">
              <w:t>[UUID]/UP/status</w:t>
            </w:r>
          </w:p>
        </w:tc>
        <w:tc>
          <w:tcPr>
            <w:tcW w:w="1860" w:type="dxa"/>
          </w:tcPr>
          <w:p w14:paraId="6581D54C" w14:textId="77777777" w:rsidR="00DB49C5" w:rsidRPr="003651D7" w:rsidRDefault="00DB49C5" w:rsidP="00681676">
            <w:pPr>
              <w:pStyle w:val="TableText"/>
            </w:pPr>
            <w:r w:rsidRPr="003651D7">
              <w:t>Status Message</w:t>
            </w:r>
          </w:p>
        </w:tc>
        <w:tc>
          <w:tcPr>
            <w:tcW w:w="850" w:type="dxa"/>
          </w:tcPr>
          <w:p w14:paraId="40E0AF4F" w14:textId="77777777" w:rsidR="00DB49C5" w:rsidRPr="003651D7" w:rsidRDefault="00DB49C5" w:rsidP="00681676">
            <w:pPr>
              <w:pStyle w:val="TableText"/>
            </w:pPr>
            <w:r w:rsidRPr="003651D7">
              <w:t>2</w:t>
            </w:r>
          </w:p>
        </w:tc>
        <w:tc>
          <w:tcPr>
            <w:tcW w:w="851" w:type="dxa"/>
          </w:tcPr>
          <w:p w14:paraId="06B2365B" w14:textId="77777777" w:rsidR="00DB49C5" w:rsidRPr="003651D7" w:rsidRDefault="00DB49C5" w:rsidP="00681676">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681676">
            <w:pPr>
              <w:pStyle w:val="TableText"/>
            </w:pPr>
            <w:r w:rsidRPr="003651D7">
              <w:t>[UUID]/UP/profile</w:t>
            </w:r>
          </w:p>
        </w:tc>
        <w:tc>
          <w:tcPr>
            <w:tcW w:w="1860" w:type="dxa"/>
          </w:tcPr>
          <w:p w14:paraId="1AB339B0" w14:textId="77777777" w:rsidR="00DB49C5" w:rsidRPr="003651D7" w:rsidRDefault="00DB49C5" w:rsidP="00681676">
            <w:pPr>
              <w:pStyle w:val="TableText"/>
            </w:pPr>
            <w:r w:rsidRPr="003651D7">
              <w:t>FD Profile</w:t>
            </w:r>
          </w:p>
        </w:tc>
        <w:tc>
          <w:tcPr>
            <w:tcW w:w="850" w:type="dxa"/>
          </w:tcPr>
          <w:p w14:paraId="68B8C75D" w14:textId="77777777" w:rsidR="00DB49C5" w:rsidRPr="003651D7" w:rsidRDefault="00DB49C5" w:rsidP="00681676">
            <w:pPr>
              <w:pStyle w:val="TableText"/>
            </w:pPr>
            <w:r w:rsidRPr="003651D7">
              <w:t>1</w:t>
            </w:r>
          </w:p>
        </w:tc>
        <w:tc>
          <w:tcPr>
            <w:tcW w:w="851" w:type="dxa"/>
          </w:tcPr>
          <w:p w14:paraId="13C51DFE" w14:textId="77777777" w:rsidR="00DB49C5" w:rsidRPr="003651D7" w:rsidRDefault="00DB49C5" w:rsidP="00681676">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681676">
            <w:pPr>
              <w:pStyle w:val="TableText"/>
            </w:pPr>
            <w:r w:rsidRPr="003651D7">
              <w:t>[UUID]/DOWN/core/block/&lt;name&gt;/&lt;version-text&gt;</w:t>
            </w:r>
          </w:p>
          <w:p w14:paraId="4D46CC12" w14:textId="77777777" w:rsidR="00DB49C5" w:rsidRPr="003651D7" w:rsidRDefault="00DB49C5" w:rsidP="00681676">
            <w:pPr>
              <w:pStyle w:val="TableText"/>
            </w:pPr>
          </w:p>
        </w:tc>
        <w:tc>
          <w:tcPr>
            <w:tcW w:w="1860" w:type="dxa"/>
          </w:tcPr>
          <w:p w14:paraId="300FAE73" w14:textId="77777777" w:rsidR="00DB49C5" w:rsidRPr="003651D7" w:rsidRDefault="00DB49C5" w:rsidP="00681676">
            <w:pPr>
              <w:pStyle w:val="TableText"/>
            </w:pPr>
            <w:r w:rsidRPr="003651D7">
              <w:t>Data Block</w:t>
            </w:r>
          </w:p>
        </w:tc>
        <w:tc>
          <w:tcPr>
            <w:tcW w:w="850" w:type="dxa"/>
          </w:tcPr>
          <w:p w14:paraId="64A4386F" w14:textId="77777777" w:rsidR="00DB49C5" w:rsidRPr="003651D7" w:rsidRDefault="00DB49C5" w:rsidP="00681676">
            <w:pPr>
              <w:pStyle w:val="TableText"/>
            </w:pPr>
            <w:r w:rsidRPr="003651D7">
              <w:t>0</w:t>
            </w:r>
          </w:p>
        </w:tc>
        <w:tc>
          <w:tcPr>
            <w:tcW w:w="851" w:type="dxa"/>
          </w:tcPr>
          <w:p w14:paraId="0B15DF2E" w14:textId="77777777" w:rsidR="00DB49C5" w:rsidRPr="003651D7" w:rsidRDefault="00DB49C5" w:rsidP="00681676">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681676">
            <w:pPr>
              <w:pStyle w:val="TableText"/>
            </w:pPr>
            <w:r w:rsidRPr="003651D7">
              <w:t>[UUID]/DOWN/core/request</w:t>
            </w:r>
          </w:p>
        </w:tc>
        <w:tc>
          <w:tcPr>
            <w:tcW w:w="1860" w:type="dxa"/>
          </w:tcPr>
          <w:p w14:paraId="56CB3E3A" w14:textId="77777777" w:rsidR="00DB49C5" w:rsidRPr="003651D7" w:rsidRDefault="00DB49C5" w:rsidP="00681676">
            <w:pPr>
              <w:pStyle w:val="TableText"/>
            </w:pPr>
            <w:r w:rsidRPr="003651D7">
              <w:t>Request Data Block</w:t>
            </w:r>
          </w:p>
        </w:tc>
        <w:tc>
          <w:tcPr>
            <w:tcW w:w="850" w:type="dxa"/>
          </w:tcPr>
          <w:p w14:paraId="4E1F163B" w14:textId="77777777" w:rsidR="00DB49C5" w:rsidRPr="003651D7" w:rsidRDefault="00DB49C5" w:rsidP="00681676">
            <w:pPr>
              <w:pStyle w:val="TableText"/>
            </w:pPr>
            <w:r w:rsidRPr="003651D7">
              <w:t>0</w:t>
            </w:r>
          </w:p>
        </w:tc>
        <w:tc>
          <w:tcPr>
            <w:tcW w:w="851" w:type="dxa"/>
          </w:tcPr>
          <w:p w14:paraId="19A4A323" w14:textId="77777777" w:rsidR="00DB49C5" w:rsidRPr="003651D7" w:rsidRDefault="00DB49C5" w:rsidP="00681676">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681676">
            <w:pPr>
              <w:pStyle w:val="TableText"/>
            </w:pPr>
            <w:r w:rsidRPr="003651D7">
              <w:t>[UUID]/UP/core/block/&lt;name&gt;</w:t>
            </w:r>
          </w:p>
        </w:tc>
        <w:tc>
          <w:tcPr>
            <w:tcW w:w="1860" w:type="dxa"/>
          </w:tcPr>
          <w:p w14:paraId="27BA971F" w14:textId="77777777" w:rsidR="00DB49C5" w:rsidRPr="003651D7" w:rsidRDefault="00DB49C5" w:rsidP="00681676">
            <w:pPr>
              <w:pStyle w:val="TableText"/>
            </w:pPr>
            <w:r w:rsidRPr="003651D7">
              <w:t>Data Block</w:t>
            </w:r>
          </w:p>
        </w:tc>
        <w:tc>
          <w:tcPr>
            <w:tcW w:w="850" w:type="dxa"/>
          </w:tcPr>
          <w:p w14:paraId="3C444712" w14:textId="77777777" w:rsidR="00DB49C5" w:rsidRPr="003651D7" w:rsidRDefault="00DB49C5" w:rsidP="00681676">
            <w:pPr>
              <w:pStyle w:val="TableText"/>
            </w:pPr>
            <w:r w:rsidRPr="003651D7">
              <w:t>0</w:t>
            </w:r>
          </w:p>
        </w:tc>
        <w:tc>
          <w:tcPr>
            <w:tcW w:w="851" w:type="dxa"/>
          </w:tcPr>
          <w:p w14:paraId="226749F8" w14:textId="77777777" w:rsidR="00DB49C5" w:rsidRPr="003651D7" w:rsidRDefault="00DB49C5" w:rsidP="00681676">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681676">
            <w:pPr>
              <w:pStyle w:val="TableText"/>
            </w:pPr>
            <w:r w:rsidRPr="003651D7">
              <w:t>[UUID]/DOWN/configuration</w:t>
            </w:r>
          </w:p>
        </w:tc>
        <w:tc>
          <w:tcPr>
            <w:tcW w:w="1860" w:type="dxa"/>
          </w:tcPr>
          <w:p w14:paraId="010CA45A" w14:textId="77777777" w:rsidR="00DB49C5" w:rsidRPr="003651D7" w:rsidRDefault="00DB49C5" w:rsidP="00681676">
            <w:pPr>
              <w:pStyle w:val="TableText"/>
            </w:pPr>
            <w:r w:rsidRPr="003651D7">
              <w:t>Configuration</w:t>
            </w:r>
          </w:p>
        </w:tc>
        <w:tc>
          <w:tcPr>
            <w:tcW w:w="850" w:type="dxa"/>
          </w:tcPr>
          <w:p w14:paraId="5D09D494" w14:textId="77777777" w:rsidR="00DB49C5" w:rsidRPr="003651D7" w:rsidRDefault="00DB49C5" w:rsidP="00681676">
            <w:pPr>
              <w:pStyle w:val="TableText"/>
            </w:pPr>
            <w:r w:rsidRPr="003651D7">
              <w:t>1</w:t>
            </w:r>
          </w:p>
        </w:tc>
        <w:tc>
          <w:tcPr>
            <w:tcW w:w="851" w:type="dxa"/>
          </w:tcPr>
          <w:p w14:paraId="5D2D2155" w14:textId="77777777" w:rsidR="00DB49C5" w:rsidRPr="003651D7" w:rsidRDefault="00DB49C5" w:rsidP="00681676">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681676">
            <w:pPr>
              <w:pStyle w:val="TableText"/>
            </w:pPr>
            <w:r w:rsidRPr="003651D7">
              <w:t>[UUID]/UP/configuration</w:t>
            </w:r>
          </w:p>
        </w:tc>
        <w:tc>
          <w:tcPr>
            <w:tcW w:w="1860" w:type="dxa"/>
          </w:tcPr>
          <w:p w14:paraId="5268B1B3" w14:textId="77777777" w:rsidR="00DB49C5" w:rsidRPr="003651D7" w:rsidRDefault="00DB49C5" w:rsidP="00681676">
            <w:pPr>
              <w:pStyle w:val="TableText"/>
            </w:pPr>
            <w:r w:rsidRPr="003651D7">
              <w:t>Configuration</w:t>
            </w:r>
          </w:p>
        </w:tc>
        <w:tc>
          <w:tcPr>
            <w:tcW w:w="850" w:type="dxa"/>
          </w:tcPr>
          <w:p w14:paraId="15760D47" w14:textId="77777777" w:rsidR="00DB49C5" w:rsidRPr="003651D7" w:rsidRDefault="00DB49C5" w:rsidP="00681676">
            <w:pPr>
              <w:pStyle w:val="TableText"/>
            </w:pPr>
            <w:r w:rsidRPr="003651D7">
              <w:t>1</w:t>
            </w:r>
          </w:p>
        </w:tc>
        <w:tc>
          <w:tcPr>
            <w:tcW w:w="851" w:type="dxa"/>
          </w:tcPr>
          <w:p w14:paraId="6CE809D3" w14:textId="77777777" w:rsidR="00DB49C5" w:rsidRPr="003651D7" w:rsidRDefault="00DB49C5" w:rsidP="00681676">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681676">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681676">
            <w:pPr>
              <w:pStyle w:val="TableText"/>
            </w:pPr>
            <w:r w:rsidRPr="003651D7">
              <w:t>Configuration</w:t>
            </w:r>
          </w:p>
        </w:tc>
        <w:tc>
          <w:tcPr>
            <w:tcW w:w="850" w:type="dxa"/>
          </w:tcPr>
          <w:p w14:paraId="516D004C" w14:textId="77777777" w:rsidR="00DB49C5" w:rsidRPr="003651D7" w:rsidRDefault="00DB49C5" w:rsidP="00681676">
            <w:pPr>
              <w:pStyle w:val="TableText"/>
            </w:pPr>
            <w:r w:rsidRPr="003651D7">
              <w:t>0</w:t>
            </w:r>
          </w:p>
        </w:tc>
        <w:tc>
          <w:tcPr>
            <w:tcW w:w="851" w:type="dxa"/>
          </w:tcPr>
          <w:p w14:paraId="5DB136EE" w14:textId="77777777" w:rsidR="00DB49C5" w:rsidRPr="003651D7" w:rsidRDefault="00DB49C5" w:rsidP="00681676">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681676">
            <w:pPr>
              <w:pStyle w:val="TableText"/>
            </w:pPr>
            <w:r w:rsidRPr="003651D7">
              <w:t>[UUID]/UP/data</w:t>
            </w:r>
          </w:p>
        </w:tc>
        <w:tc>
          <w:tcPr>
            <w:tcW w:w="1860" w:type="dxa"/>
          </w:tcPr>
          <w:p w14:paraId="0D7F055C" w14:textId="77777777" w:rsidR="00DB49C5" w:rsidRPr="003651D7" w:rsidRDefault="00DB49C5" w:rsidP="00681676">
            <w:pPr>
              <w:pStyle w:val="TableText"/>
            </w:pPr>
            <w:r w:rsidRPr="003651D7">
              <w:t>Data</w:t>
            </w:r>
          </w:p>
        </w:tc>
        <w:tc>
          <w:tcPr>
            <w:tcW w:w="850" w:type="dxa"/>
          </w:tcPr>
          <w:p w14:paraId="5CFD4D39" w14:textId="77777777" w:rsidR="00DB49C5" w:rsidRPr="003651D7" w:rsidRDefault="00DB49C5" w:rsidP="00681676">
            <w:pPr>
              <w:pStyle w:val="TableText"/>
            </w:pPr>
            <w:r w:rsidRPr="003651D7">
              <w:t>1</w:t>
            </w:r>
          </w:p>
        </w:tc>
        <w:tc>
          <w:tcPr>
            <w:tcW w:w="851" w:type="dxa"/>
          </w:tcPr>
          <w:p w14:paraId="7C886363" w14:textId="77777777" w:rsidR="00DB49C5" w:rsidRPr="003651D7" w:rsidRDefault="00DB49C5" w:rsidP="00681676">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681676">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681676">
            <w:pPr>
              <w:pStyle w:val="TableText"/>
            </w:pPr>
            <w:r w:rsidRPr="003651D7">
              <w:t>Data</w:t>
            </w:r>
          </w:p>
        </w:tc>
        <w:tc>
          <w:tcPr>
            <w:tcW w:w="850" w:type="dxa"/>
          </w:tcPr>
          <w:p w14:paraId="45CDA0ED" w14:textId="77777777" w:rsidR="00DB49C5" w:rsidRPr="003651D7" w:rsidRDefault="00DB49C5" w:rsidP="00681676">
            <w:pPr>
              <w:pStyle w:val="TableText"/>
            </w:pPr>
            <w:r w:rsidRPr="003651D7">
              <w:t>0</w:t>
            </w:r>
          </w:p>
        </w:tc>
        <w:tc>
          <w:tcPr>
            <w:tcW w:w="851" w:type="dxa"/>
          </w:tcPr>
          <w:p w14:paraId="7CA38221" w14:textId="77777777" w:rsidR="00DB49C5" w:rsidRPr="003651D7" w:rsidRDefault="00DB49C5" w:rsidP="00681676">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681676">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681676">
            <w:pPr>
              <w:pStyle w:val="TableText"/>
            </w:pPr>
            <w:r w:rsidRPr="003651D7">
              <w:t>Clock</w:t>
            </w:r>
          </w:p>
        </w:tc>
        <w:tc>
          <w:tcPr>
            <w:tcW w:w="850" w:type="dxa"/>
          </w:tcPr>
          <w:p w14:paraId="2F35A015" w14:textId="77777777" w:rsidR="00DB49C5" w:rsidRPr="003651D7" w:rsidRDefault="00DB49C5" w:rsidP="00681676">
            <w:pPr>
              <w:pStyle w:val="TableText"/>
            </w:pPr>
            <w:r w:rsidRPr="003651D7">
              <w:t>0</w:t>
            </w:r>
          </w:p>
        </w:tc>
        <w:tc>
          <w:tcPr>
            <w:tcW w:w="851" w:type="dxa"/>
          </w:tcPr>
          <w:p w14:paraId="374B0F5C" w14:textId="77777777" w:rsidR="00DB49C5" w:rsidRPr="003651D7" w:rsidRDefault="00DB49C5" w:rsidP="00681676">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681676">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681676">
            <w:pPr>
              <w:pStyle w:val="TableText"/>
            </w:pPr>
            <w:r w:rsidRPr="003651D7">
              <w:t>Clock</w:t>
            </w:r>
          </w:p>
        </w:tc>
        <w:tc>
          <w:tcPr>
            <w:tcW w:w="850" w:type="dxa"/>
          </w:tcPr>
          <w:p w14:paraId="583D6768" w14:textId="77777777" w:rsidR="00DB49C5" w:rsidRPr="003651D7" w:rsidRDefault="00DB49C5" w:rsidP="00681676">
            <w:pPr>
              <w:pStyle w:val="TableText"/>
            </w:pPr>
            <w:r w:rsidRPr="003651D7">
              <w:t>0</w:t>
            </w:r>
          </w:p>
        </w:tc>
        <w:tc>
          <w:tcPr>
            <w:tcW w:w="851" w:type="dxa"/>
          </w:tcPr>
          <w:p w14:paraId="46B4E616" w14:textId="77777777" w:rsidR="00DB49C5" w:rsidRPr="003651D7" w:rsidRDefault="00DB49C5" w:rsidP="00681676">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681676">
            <w:pPr>
              <w:pStyle w:val="TableText"/>
            </w:pPr>
            <w:r w:rsidRPr="003651D7">
              <w:t>[UUID]/DOWN/control</w:t>
            </w:r>
          </w:p>
        </w:tc>
        <w:tc>
          <w:tcPr>
            <w:tcW w:w="1860" w:type="dxa"/>
          </w:tcPr>
          <w:p w14:paraId="202AA7BB" w14:textId="77777777" w:rsidR="00DB49C5" w:rsidRPr="003651D7" w:rsidRDefault="00DB49C5" w:rsidP="00681676">
            <w:pPr>
              <w:pStyle w:val="TableText"/>
            </w:pPr>
            <w:r w:rsidRPr="003651D7">
              <w:t>Control</w:t>
            </w:r>
          </w:p>
        </w:tc>
        <w:tc>
          <w:tcPr>
            <w:tcW w:w="850" w:type="dxa"/>
          </w:tcPr>
          <w:p w14:paraId="1F717B0A" w14:textId="77777777" w:rsidR="00DB49C5" w:rsidRPr="003651D7" w:rsidRDefault="00DB49C5" w:rsidP="00681676">
            <w:pPr>
              <w:pStyle w:val="TableText"/>
            </w:pPr>
            <w:r w:rsidRPr="003651D7">
              <w:t>2</w:t>
            </w:r>
          </w:p>
        </w:tc>
        <w:tc>
          <w:tcPr>
            <w:tcW w:w="851" w:type="dxa"/>
          </w:tcPr>
          <w:p w14:paraId="5F89FAC2" w14:textId="77777777" w:rsidR="00DB49C5" w:rsidRPr="003651D7" w:rsidRDefault="00DB49C5" w:rsidP="00681676">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681676">
            <w:pPr>
              <w:pStyle w:val="TableText"/>
            </w:pPr>
            <w:r w:rsidRPr="003651D7">
              <w:t>[UUID]/DOWN/override</w:t>
            </w:r>
          </w:p>
        </w:tc>
        <w:tc>
          <w:tcPr>
            <w:tcW w:w="1860" w:type="dxa"/>
          </w:tcPr>
          <w:p w14:paraId="56AB98DB" w14:textId="77777777" w:rsidR="00DB49C5" w:rsidRPr="003651D7" w:rsidRDefault="00DB49C5" w:rsidP="00681676">
            <w:pPr>
              <w:pStyle w:val="TableText"/>
            </w:pPr>
            <w:r w:rsidRPr="003651D7">
              <w:t>Override</w:t>
            </w:r>
          </w:p>
        </w:tc>
        <w:tc>
          <w:tcPr>
            <w:tcW w:w="850" w:type="dxa"/>
          </w:tcPr>
          <w:p w14:paraId="1013F3F6" w14:textId="77777777" w:rsidR="00DB49C5" w:rsidRPr="003651D7" w:rsidRDefault="00DB49C5" w:rsidP="00681676">
            <w:pPr>
              <w:pStyle w:val="TableText"/>
            </w:pPr>
            <w:r w:rsidRPr="003651D7">
              <w:t>2</w:t>
            </w:r>
          </w:p>
        </w:tc>
        <w:tc>
          <w:tcPr>
            <w:tcW w:w="851" w:type="dxa"/>
          </w:tcPr>
          <w:p w14:paraId="6882D525" w14:textId="77777777" w:rsidR="00DB49C5" w:rsidRPr="003651D7" w:rsidRDefault="00DB49C5" w:rsidP="00681676">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449" w:name="_Ref161043520"/>
      <w:bookmarkStart w:id="1450" w:name="_Toc162423110"/>
      <w:bookmarkStart w:id="1451" w:name="_Toc162423701"/>
      <w:bookmarkStart w:id="1452" w:name="_Toc172099004"/>
      <w:r>
        <w:lastRenderedPageBreak/>
        <w:t xml:space="preserve">Appendix: </w:t>
      </w:r>
      <w:r w:rsidR="00DB49C5" w:rsidRPr="00360437">
        <w:t>Calculated point code</w:t>
      </w:r>
      <w:bookmarkEnd w:id="1449"/>
      <w:bookmarkEnd w:id="1450"/>
      <w:bookmarkEnd w:id="1451"/>
      <w:bookmarkEnd w:id="1452"/>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36A272BC"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53" w:author="Gavin Rawson" w:date="2024-07-17T10:16:00Z" w16du:dateUtc="2024-07-17T09:16:00Z">
        <w:r w:rsidR="00B048D0" w:rsidRPr="00B048D0">
          <w:rPr>
            <w:rStyle w:val="Crossreference"/>
            <w:rPrChange w:id="1454" w:author="Gavin Rawson" w:date="2024-07-17T10:16:00Z" w16du:dateUtc="2024-07-17T09:16:00Z">
              <w:rPr/>
            </w:rPrChange>
          </w:rPr>
          <w:t xml:space="preserve">Table </w:t>
        </w:r>
        <w:r w:rsidR="00B048D0" w:rsidRPr="00B048D0">
          <w:rPr>
            <w:rStyle w:val="Crossreference"/>
            <w:rPrChange w:id="1455" w:author="Gavin Rawson" w:date="2024-07-17T10:16:00Z" w16du:dateUtc="2024-07-17T09:16:00Z">
              <w:rPr>
                <w:noProof/>
              </w:rPr>
            </w:rPrChange>
          </w:rPr>
          <w:t>28</w:t>
        </w:r>
      </w:ins>
      <w:del w:id="1456"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55398B3E" w:rsidR="00DB49C5" w:rsidRDefault="00DB49C5" w:rsidP="00DB49C5">
      <w:pPr>
        <w:pStyle w:val="BodyText"/>
      </w:pPr>
      <w:bookmarkStart w:id="145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58" w:author="Gavin Rawson" w:date="2024-07-17T10:16:00Z" w16du:dateUtc="2024-07-17T09:16:00Z">
        <w:r w:rsidR="00B048D0" w:rsidRPr="00B048D0">
          <w:rPr>
            <w:rStyle w:val="Crossreference"/>
            <w:rPrChange w:id="1459" w:author="Gavin Rawson" w:date="2024-07-17T10:16:00Z" w16du:dateUtc="2024-07-17T09:16:00Z">
              <w:rPr/>
            </w:rPrChange>
          </w:rPr>
          <w:t xml:space="preserve">Table </w:t>
        </w:r>
        <w:r w:rsidR="00B048D0" w:rsidRPr="00B048D0">
          <w:rPr>
            <w:rStyle w:val="Crossreference"/>
            <w:rPrChange w:id="1460" w:author="Gavin Rawson" w:date="2024-07-17T10:16:00Z" w16du:dateUtc="2024-07-17T09:16:00Z">
              <w:rPr>
                <w:noProof/>
              </w:rPr>
            </w:rPrChange>
          </w:rPr>
          <w:t>27</w:t>
        </w:r>
      </w:ins>
      <w:del w:id="1461"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457"/>
      <w:r w:rsidRPr="004D5666">
        <w:t>.</w:t>
      </w:r>
    </w:p>
    <w:p w14:paraId="19F69BBA" w14:textId="77777777" w:rsidR="00DB49C5" w:rsidRPr="0002479E" w:rsidRDefault="00DB49C5" w:rsidP="00DB49C5">
      <w:pPr>
        <w:pStyle w:val="AppendixH2"/>
        <w:rPr>
          <w:vanish/>
        </w:rPr>
      </w:pPr>
      <w:bookmarkStart w:id="1462" w:name="_Toc162423111"/>
      <w:bookmarkStart w:id="1463" w:name="_Toc162423702"/>
      <w:bookmarkStart w:id="1464" w:name="_Toc172099005"/>
      <w:bookmarkStart w:id="1465" w:name="_Toc156487387"/>
      <w:r>
        <w:t>Evaluation of a calculated point value</w:t>
      </w:r>
      <w:bookmarkEnd w:id="1462"/>
      <w:bookmarkEnd w:id="1463"/>
      <w:bookmarkEnd w:id="1464"/>
    </w:p>
    <w:bookmarkEnd w:id="1465"/>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466"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466"/>
    </w:p>
    <w:p w14:paraId="5CD45450" w14:textId="7C4AC52A"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467" w:author="Gavin Rawson" w:date="2024-07-17T10:16:00Z" w16du:dateUtc="2024-07-17T09:16:00Z">
        <w:r w:rsidR="00B048D0" w:rsidRPr="00B048D0">
          <w:rPr>
            <w:rStyle w:val="Crossreference"/>
            <w:rPrChange w:id="1468" w:author="Gavin Rawson" w:date="2024-07-17T10:16:00Z" w16du:dateUtc="2024-07-17T09:16:00Z">
              <w:rPr/>
            </w:rPrChange>
          </w:rPr>
          <w:t xml:space="preserve">Table </w:t>
        </w:r>
        <w:r w:rsidR="00B048D0" w:rsidRPr="00B048D0">
          <w:rPr>
            <w:rStyle w:val="Crossreference"/>
            <w:rPrChange w:id="1469" w:author="Gavin Rawson" w:date="2024-07-17T10:16:00Z" w16du:dateUtc="2024-07-17T09:16:00Z">
              <w:rPr>
                <w:noProof/>
              </w:rPr>
            </w:rPrChange>
          </w:rPr>
          <w:t>27</w:t>
        </w:r>
      </w:ins>
      <w:del w:id="1470"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471" w:name="_Toc156487388"/>
      <w:bookmarkStart w:id="1472" w:name="_Toc162423112"/>
      <w:bookmarkStart w:id="1473" w:name="_Toc162423703"/>
      <w:bookmarkStart w:id="1474" w:name="_Toc172099006"/>
      <w:r>
        <w:lastRenderedPageBreak/>
        <w:t>Operation codes</w:t>
      </w:r>
      <w:bookmarkEnd w:id="1471"/>
      <w:bookmarkEnd w:id="1472"/>
      <w:bookmarkEnd w:id="1473"/>
      <w:bookmarkEnd w:id="1474"/>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46EA838C" w:rsidR="00DB49C5" w:rsidRPr="004D5666" w:rsidRDefault="00DB49C5" w:rsidP="00DB49C5">
      <w:pPr>
        <w:pStyle w:val="Caption"/>
      </w:pPr>
      <w:bookmarkStart w:id="1475" w:name="_Ref161653695"/>
      <w:bookmarkStart w:id="1476" w:name="_Toc162423153"/>
      <w:bookmarkStart w:id="1477" w:name="_Toc162423744"/>
      <w:bookmarkStart w:id="1478" w:name="_Toc170288666"/>
      <w:r>
        <w:t xml:space="preserve">Table </w:t>
      </w:r>
      <w:r>
        <w:fldChar w:fldCharType="begin"/>
      </w:r>
      <w:r>
        <w:instrText xml:space="preserve"> SEQ Table \* ARABIC </w:instrText>
      </w:r>
      <w:r>
        <w:fldChar w:fldCharType="separate"/>
      </w:r>
      <w:r w:rsidR="00B048D0">
        <w:rPr>
          <w:noProof/>
        </w:rPr>
        <w:t>27</w:t>
      </w:r>
      <w:r>
        <w:rPr>
          <w:noProof/>
        </w:rPr>
        <w:fldChar w:fldCharType="end"/>
      </w:r>
      <w:bookmarkEnd w:id="1475"/>
      <w:r>
        <w:tab/>
        <w:t>Operation codes</w:t>
      </w:r>
      <w:bookmarkEnd w:id="1476"/>
      <w:bookmarkEnd w:id="1477"/>
      <w:bookmarkEnd w:id="1478"/>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479" w:name="_Toc156487389"/>
      <w:bookmarkStart w:id="1480" w:name="_Toc162423113"/>
      <w:bookmarkStart w:id="1481" w:name="_Toc162423704"/>
      <w:bookmarkStart w:id="1482" w:name="_Toc172099007"/>
      <w:r>
        <w:t>Example</w:t>
      </w:r>
      <w:bookmarkEnd w:id="1479"/>
      <w:bookmarkEnd w:id="1480"/>
      <w:bookmarkEnd w:id="1481"/>
      <w:bookmarkEnd w:id="1482"/>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704125C" w:rsidR="00DB49C5" w:rsidRPr="00A05FD1" w:rsidRDefault="00DB49C5" w:rsidP="00DB49C5">
      <w:pPr>
        <w:pStyle w:val="Caption"/>
      </w:pPr>
      <w:bookmarkStart w:id="1483" w:name="_Ref161653674"/>
      <w:bookmarkStart w:id="1484" w:name="_Toc162423154"/>
      <w:bookmarkStart w:id="1485" w:name="_Toc162423745"/>
      <w:bookmarkStart w:id="1486" w:name="_Toc170288667"/>
      <w:r>
        <w:t xml:space="preserve">Table </w:t>
      </w:r>
      <w:r>
        <w:fldChar w:fldCharType="begin"/>
      </w:r>
      <w:r>
        <w:instrText xml:space="preserve"> SEQ Table \* ARABIC </w:instrText>
      </w:r>
      <w:r>
        <w:fldChar w:fldCharType="separate"/>
      </w:r>
      <w:r w:rsidR="00B048D0">
        <w:rPr>
          <w:noProof/>
        </w:rPr>
        <w:t>28</w:t>
      </w:r>
      <w:r>
        <w:rPr>
          <w:noProof/>
        </w:rPr>
        <w:fldChar w:fldCharType="end"/>
      </w:r>
      <w:bookmarkEnd w:id="1483"/>
      <w:r>
        <w:tab/>
        <w:t>Example of a calculation</w:t>
      </w:r>
      <w:bookmarkEnd w:id="1484"/>
      <w:bookmarkEnd w:id="1485"/>
      <w:bookmarkEnd w:id="1486"/>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681676">
            <w:pPr>
              <w:pStyle w:val="TableText"/>
            </w:pPr>
            <w:r w:rsidRPr="006A60EA">
              <w:t>1</w:t>
            </w:r>
          </w:p>
        </w:tc>
        <w:tc>
          <w:tcPr>
            <w:tcW w:w="994" w:type="dxa"/>
          </w:tcPr>
          <w:p w14:paraId="45EB5A10" w14:textId="77777777" w:rsidR="00DB49C5" w:rsidRPr="006A60EA" w:rsidRDefault="00DB49C5" w:rsidP="00681676">
            <w:pPr>
              <w:pStyle w:val="TableText"/>
            </w:pPr>
            <w:r w:rsidRPr="006A60EA">
              <w:t>33</w:t>
            </w:r>
          </w:p>
        </w:tc>
        <w:tc>
          <w:tcPr>
            <w:tcW w:w="1173" w:type="dxa"/>
          </w:tcPr>
          <w:p w14:paraId="70EAE1EA" w14:textId="77777777" w:rsidR="00DB49C5" w:rsidRPr="006A60EA" w:rsidRDefault="00DB49C5" w:rsidP="00681676">
            <w:pPr>
              <w:pStyle w:val="TableText"/>
            </w:pPr>
            <w:r w:rsidRPr="006A60EA">
              <w:t>/</w:t>
            </w:r>
          </w:p>
        </w:tc>
        <w:tc>
          <w:tcPr>
            <w:tcW w:w="2067" w:type="dxa"/>
          </w:tcPr>
          <w:p w14:paraId="7DE9C07F" w14:textId="77777777" w:rsidR="00DB49C5" w:rsidRPr="006A60EA" w:rsidRDefault="00DB49C5" w:rsidP="00681676">
            <w:pPr>
              <w:pStyle w:val="TableText"/>
            </w:pPr>
            <w:r w:rsidRPr="006A60EA">
              <w:t>Divide</w:t>
            </w:r>
          </w:p>
        </w:tc>
        <w:tc>
          <w:tcPr>
            <w:tcW w:w="1623" w:type="dxa"/>
          </w:tcPr>
          <w:p w14:paraId="0B8AB6F6" w14:textId="77777777" w:rsidR="00DB49C5" w:rsidRPr="006A60EA" w:rsidRDefault="00DB49C5" w:rsidP="00681676">
            <w:pPr>
              <w:pStyle w:val="TableText"/>
            </w:pPr>
          </w:p>
        </w:tc>
        <w:tc>
          <w:tcPr>
            <w:tcW w:w="1986" w:type="dxa"/>
          </w:tcPr>
          <w:p w14:paraId="6399A15B" w14:textId="77777777" w:rsidR="00DB49C5" w:rsidRPr="006A60EA" w:rsidRDefault="00DB49C5" w:rsidP="00681676">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681676">
            <w:pPr>
              <w:pStyle w:val="TableText"/>
            </w:pPr>
            <w:r w:rsidRPr="006A60EA">
              <w:t>2</w:t>
            </w:r>
          </w:p>
        </w:tc>
        <w:tc>
          <w:tcPr>
            <w:tcW w:w="994" w:type="dxa"/>
          </w:tcPr>
          <w:p w14:paraId="43260152" w14:textId="77777777" w:rsidR="00DB49C5" w:rsidRPr="006A60EA" w:rsidRDefault="00DB49C5" w:rsidP="00681676">
            <w:pPr>
              <w:pStyle w:val="TableText"/>
            </w:pPr>
            <w:r w:rsidRPr="006A60EA">
              <w:t>30</w:t>
            </w:r>
          </w:p>
        </w:tc>
        <w:tc>
          <w:tcPr>
            <w:tcW w:w="1173" w:type="dxa"/>
          </w:tcPr>
          <w:p w14:paraId="240D86A0" w14:textId="77777777" w:rsidR="00DB49C5" w:rsidRPr="006A60EA" w:rsidRDefault="00DB49C5" w:rsidP="00681676">
            <w:pPr>
              <w:pStyle w:val="TableText"/>
            </w:pPr>
            <w:r w:rsidRPr="006A60EA">
              <w:t>+</w:t>
            </w:r>
          </w:p>
        </w:tc>
        <w:tc>
          <w:tcPr>
            <w:tcW w:w="2067" w:type="dxa"/>
          </w:tcPr>
          <w:p w14:paraId="35F267D1" w14:textId="77777777" w:rsidR="00DB49C5" w:rsidRPr="006A60EA" w:rsidRDefault="00DB49C5" w:rsidP="00681676">
            <w:pPr>
              <w:pStyle w:val="TableText"/>
            </w:pPr>
            <w:r w:rsidRPr="006A60EA">
              <w:t>Add</w:t>
            </w:r>
          </w:p>
        </w:tc>
        <w:tc>
          <w:tcPr>
            <w:tcW w:w="1623" w:type="dxa"/>
          </w:tcPr>
          <w:p w14:paraId="2F857F8A" w14:textId="77777777" w:rsidR="00DB49C5" w:rsidRPr="006A60EA" w:rsidRDefault="00DB49C5" w:rsidP="00681676">
            <w:pPr>
              <w:pStyle w:val="TableText"/>
            </w:pPr>
          </w:p>
        </w:tc>
        <w:tc>
          <w:tcPr>
            <w:tcW w:w="1986" w:type="dxa"/>
          </w:tcPr>
          <w:p w14:paraId="2F7A96F8" w14:textId="77777777" w:rsidR="00DB49C5" w:rsidRPr="006A60EA" w:rsidRDefault="00DB49C5" w:rsidP="00681676">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681676">
            <w:pPr>
              <w:pStyle w:val="TableText"/>
            </w:pPr>
            <w:r w:rsidRPr="006A60EA">
              <w:t>3</w:t>
            </w:r>
          </w:p>
        </w:tc>
        <w:tc>
          <w:tcPr>
            <w:tcW w:w="994" w:type="dxa"/>
          </w:tcPr>
          <w:p w14:paraId="3FC87453" w14:textId="77777777" w:rsidR="00DB49C5" w:rsidRPr="006A60EA" w:rsidRDefault="00DB49C5" w:rsidP="00681676">
            <w:pPr>
              <w:pStyle w:val="TableText"/>
            </w:pPr>
            <w:r w:rsidRPr="006A60EA">
              <w:t>10</w:t>
            </w:r>
          </w:p>
        </w:tc>
        <w:tc>
          <w:tcPr>
            <w:tcW w:w="1173" w:type="dxa"/>
          </w:tcPr>
          <w:p w14:paraId="08237377" w14:textId="77777777" w:rsidR="00DB49C5" w:rsidRPr="006A60EA" w:rsidRDefault="00DB49C5" w:rsidP="00681676">
            <w:pPr>
              <w:pStyle w:val="TableText"/>
            </w:pPr>
            <w:r w:rsidRPr="006A60EA">
              <w:t>AI1</w:t>
            </w:r>
          </w:p>
        </w:tc>
        <w:tc>
          <w:tcPr>
            <w:tcW w:w="2067" w:type="dxa"/>
          </w:tcPr>
          <w:p w14:paraId="53115181" w14:textId="77777777" w:rsidR="00DB49C5" w:rsidRPr="006A60EA" w:rsidRDefault="00DB49C5" w:rsidP="00681676">
            <w:pPr>
              <w:pStyle w:val="TableText"/>
            </w:pPr>
            <w:r w:rsidRPr="006A60EA">
              <w:t>Source Point Value (SPV)</w:t>
            </w:r>
          </w:p>
        </w:tc>
        <w:tc>
          <w:tcPr>
            <w:tcW w:w="1623" w:type="dxa"/>
          </w:tcPr>
          <w:p w14:paraId="5A70A152" w14:textId="77777777" w:rsidR="00DB49C5" w:rsidRPr="006A60EA" w:rsidRDefault="00DB49C5" w:rsidP="00681676">
            <w:pPr>
              <w:pStyle w:val="TableText"/>
            </w:pPr>
            <w:r w:rsidRPr="006A60EA">
              <w:t>0 (Analogue In)</w:t>
            </w:r>
          </w:p>
        </w:tc>
        <w:tc>
          <w:tcPr>
            <w:tcW w:w="1986" w:type="dxa"/>
          </w:tcPr>
          <w:p w14:paraId="2DE9B05D" w14:textId="77777777" w:rsidR="00DB49C5" w:rsidRPr="006A60EA" w:rsidRDefault="00DB49C5" w:rsidP="00681676">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681676">
            <w:pPr>
              <w:pStyle w:val="TableText"/>
            </w:pPr>
            <w:r w:rsidRPr="006A60EA">
              <w:t>4</w:t>
            </w:r>
          </w:p>
        </w:tc>
        <w:tc>
          <w:tcPr>
            <w:tcW w:w="994" w:type="dxa"/>
          </w:tcPr>
          <w:p w14:paraId="6687F166" w14:textId="77777777" w:rsidR="00DB49C5" w:rsidRPr="006A60EA" w:rsidRDefault="00DB49C5" w:rsidP="00681676">
            <w:pPr>
              <w:pStyle w:val="TableText"/>
            </w:pPr>
            <w:r w:rsidRPr="006A60EA">
              <w:t>10</w:t>
            </w:r>
          </w:p>
        </w:tc>
        <w:tc>
          <w:tcPr>
            <w:tcW w:w="1173" w:type="dxa"/>
          </w:tcPr>
          <w:p w14:paraId="0844C481" w14:textId="77777777" w:rsidR="00DB49C5" w:rsidRPr="006A60EA" w:rsidRDefault="00DB49C5" w:rsidP="00681676">
            <w:pPr>
              <w:pStyle w:val="TableText"/>
            </w:pPr>
            <w:r w:rsidRPr="006A60EA">
              <w:t>AI2</w:t>
            </w:r>
          </w:p>
        </w:tc>
        <w:tc>
          <w:tcPr>
            <w:tcW w:w="2067" w:type="dxa"/>
          </w:tcPr>
          <w:p w14:paraId="5133324C" w14:textId="77777777" w:rsidR="00DB49C5" w:rsidRPr="006A60EA" w:rsidRDefault="00DB49C5" w:rsidP="00681676">
            <w:pPr>
              <w:pStyle w:val="TableText"/>
            </w:pPr>
            <w:r w:rsidRPr="006A60EA">
              <w:t>Source Point Value (SPV)</w:t>
            </w:r>
          </w:p>
        </w:tc>
        <w:tc>
          <w:tcPr>
            <w:tcW w:w="1623" w:type="dxa"/>
          </w:tcPr>
          <w:p w14:paraId="341D789C" w14:textId="77777777" w:rsidR="00DB49C5" w:rsidRPr="006A60EA" w:rsidRDefault="00DB49C5" w:rsidP="00681676">
            <w:pPr>
              <w:pStyle w:val="TableText"/>
            </w:pPr>
            <w:r w:rsidRPr="006A60EA">
              <w:t>0 (Analogue In)</w:t>
            </w:r>
          </w:p>
        </w:tc>
        <w:tc>
          <w:tcPr>
            <w:tcW w:w="1986" w:type="dxa"/>
          </w:tcPr>
          <w:p w14:paraId="69A8BAD5" w14:textId="77777777" w:rsidR="00DB49C5" w:rsidRPr="006A60EA" w:rsidRDefault="00DB49C5" w:rsidP="00681676">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681676">
            <w:pPr>
              <w:pStyle w:val="TableText"/>
            </w:pPr>
            <w:r w:rsidRPr="006A60EA">
              <w:t>5</w:t>
            </w:r>
          </w:p>
        </w:tc>
        <w:tc>
          <w:tcPr>
            <w:tcW w:w="994" w:type="dxa"/>
          </w:tcPr>
          <w:p w14:paraId="5EB5B015" w14:textId="77777777" w:rsidR="00DB49C5" w:rsidRPr="006A60EA" w:rsidRDefault="00DB49C5" w:rsidP="00681676">
            <w:pPr>
              <w:pStyle w:val="TableText"/>
            </w:pPr>
            <w:r w:rsidRPr="006A60EA">
              <w:t>0</w:t>
            </w:r>
          </w:p>
        </w:tc>
        <w:tc>
          <w:tcPr>
            <w:tcW w:w="1173" w:type="dxa"/>
          </w:tcPr>
          <w:p w14:paraId="7B31080B" w14:textId="77777777" w:rsidR="00DB49C5" w:rsidRPr="006A60EA" w:rsidRDefault="00DB49C5" w:rsidP="00681676">
            <w:pPr>
              <w:pStyle w:val="TableText"/>
            </w:pPr>
            <w:r w:rsidRPr="006A60EA">
              <w:t>2</w:t>
            </w:r>
          </w:p>
        </w:tc>
        <w:tc>
          <w:tcPr>
            <w:tcW w:w="2067" w:type="dxa"/>
          </w:tcPr>
          <w:p w14:paraId="230E75D9" w14:textId="77777777" w:rsidR="00DB49C5" w:rsidRPr="006A60EA" w:rsidRDefault="00DB49C5" w:rsidP="00681676">
            <w:pPr>
              <w:pStyle w:val="TableText"/>
            </w:pPr>
            <w:r w:rsidRPr="006A60EA">
              <w:t>Integer Literal (IL)</w:t>
            </w:r>
          </w:p>
        </w:tc>
        <w:tc>
          <w:tcPr>
            <w:tcW w:w="1623" w:type="dxa"/>
          </w:tcPr>
          <w:p w14:paraId="7CCBD660" w14:textId="77777777" w:rsidR="00DB49C5" w:rsidRPr="006A60EA" w:rsidRDefault="00DB49C5" w:rsidP="00681676">
            <w:pPr>
              <w:pStyle w:val="TableText"/>
            </w:pPr>
            <w:r w:rsidRPr="006A60EA">
              <w:t>2</w:t>
            </w:r>
          </w:p>
        </w:tc>
        <w:tc>
          <w:tcPr>
            <w:tcW w:w="1986" w:type="dxa"/>
          </w:tcPr>
          <w:p w14:paraId="32EC2B32" w14:textId="77777777" w:rsidR="00DB49C5" w:rsidRPr="006A60EA" w:rsidRDefault="00DB49C5" w:rsidP="00681676">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487" w:name="_Toc156487390"/>
      <w:bookmarkStart w:id="1488" w:name="_Toc162423114"/>
      <w:bookmarkStart w:id="1489" w:name="_Toc162423705"/>
      <w:bookmarkStart w:id="1490" w:name="_Toc172099008"/>
      <w:r>
        <w:t>Quality flags</w:t>
      </w:r>
      <w:bookmarkEnd w:id="1487"/>
      <w:bookmarkEnd w:id="1488"/>
      <w:bookmarkEnd w:id="1489"/>
      <w:bookmarkEnd w:id="1490"/>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491" w:name="_Toc162423115"/>
      <w:bookmarkStart w:id="1492" w:name="_Toc162423706"/>
      <w:bookmarkStart w:id="1493" w:name="_Toc172099009"/>
      <w:r>
        <w:lastRenderedPageBreak/>
        <w:t xml:space="preserve">Appendix: </w:t>
      </w:r>
      <w:r w:rsidR="00DB49C5">
        <w:t>Revision history</w:t>
      </w:r>
      <w:bookmarkEnd w:id="1491"/>
      <w:bookmarkEnd w:id="1492"/>
      <w:bookmarkEnd w:id="1493"/>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063AE" w14:textId="77777777" w:rsidR="001764D5" w:rsidRDefault="001764D5">
      <w:r>
        <w:separator/>
      </w:r>
    </w:p>
    <w:p w14:paraId="2D4CE1EA" w14:textId="77777777" w:rsidR="001764D5" w:rsidRDefault="001764D5"/>
  </w:endnote>
  <w:endnote w:type="continuationSeparator" w:id="0">
    <w:p w14:paraId="4B6EDA22" w14:textId="77777777" w:rsidR="001764D5" w:rsidRDefault="001764D5">
      <w:r>
        <w:continuationSeparator/>
      </w:r>
    </w:p>
    <w:p w14:paraId="76B31F18" w14:textId="77777777" w:rsidR="001764D5" w:rsidRDefault="001764D5"/>
  </w:endnote>
  <w:endnote w:type="continuationNotice" w:id="1">
    <w:p w14:paraId="750F03EE" w14:textId="77777777" w:rsidR="001764D5" w:rsidRDefault="001764D5"/>
    <w:p w14:paraId="5C16AA82" w14:textId="77777777" w:rsidR="001764D5" w:rsidRDefault="001764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E8257B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048D0">
        <w:t>2.1</w:t>
      </w:r>
    </w:fldSimple>
    <w:r w:rsidR="00617D3E">
      <w:t xml:space="preserve"> | </w:t>
    </w:r>
    <w:fldSimple w:instr=" DOCPROPERTY  &quot;Issue Date&quot;  \* MERGEFORMAT ">
      <w:r w:rsidR="00B048D0">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B307E26"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048D0">
        <w:t>2.1</w:t>
      </w:r>
    </w:fldSimple>
    <w:r>
      <w:t xml:space="preserve"> | </w:t>
    </w:r>
    <w:fldSimple w:instr=" DOCPROPERTY  &quot;Issue Date&quot;  \* MERGEFORMAT ">
      <w:r w:rsidR="00B048D0">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64B7B0FF"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048D0">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6F7E329"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048D0">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7CB23B3"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048D0">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D8F6EB0"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048D0">
        <w:t>26-Jun-24</w:t>
      </w:r>
    </w:fldSimple>
    <w:bookmarkStart w:id="1494" w:name="_Toc195946168"/>
    <w:bookmarkStart w:id="1495" w:name="_Toc195946220"/>
    <w:bookmarkEnd w:id="1494"/>
    <w:bookmarkEnd w:id="149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87914" w14:textId="77777777" w:rsidR="001764D5" w:rsidRDefault="001764D5">
      <w:r>
        <w:separator/>
      </w:r>
    </w:p>
    <w:p w14:paraId="1479F8F7" w14:textId="77777777" w:rsidR="001764D5" w:rsidRDefault="001764D5"/>
  </w:footnote>
  <w:footnote w:type="continuationSeparator" w:id="0">
    <w:p w14:paraId="091DC868" w14:textId="77777777" w:rsidR="001764D5" w:rsidRDefault="001764D5">
      <w:r>
        <w:continuationSeparator/>
      </w:r>
    </w:p>
    <w:p w14:paraId="569DF800" w14:textId="77777777" w:rsidR="001764D5" w:rsidRDefault="001764D5"/>
  </w:footnote>
  <w:footnote w:type="continuationNotice" w:id="1">
    <w:p w14:paraId="01F3EDDC" w14:textId="77777777" w:rsidR="001764D5" w:rsidRDefault="001764D5"/>
    <w:p w14:paraId="05F8B424" w14:textId="77777777" w:rsidR="001764D5" w:rsidRDefault="001764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681676"/>
    <w:pPr>
      <w:spacing w:before="60" w:after="60"/>
      <w:ind w:left="0" w:right="0"/>
      <w:jc w:val="center"/>
      <w:pPrChange w:id="0" w:author="Gavin Rawson" w:date="2024-07-17T10:14:00Z">
        <w:pPr>
          <w:spacing w:before="60" w:after="60"/>
          <w:jc w:val="center"/>
        </w:pPr>
      </w:pPrChange>
    </w:pPr>
    <w:rPr>
      <w:rFonts w:cs="Arial"/>
      <w:sz w:val="18"/>
      <w:szCs w:val="22"/>
      <w:lang w:eastAsia="en-US"/>
      <w:rPrChange w:id="0" w:author="Gavin Rawson" w:date="2024-07-17T10:14: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6775</TotalTime>
  <Pages>98</Pages>
  <Words>27318</Words>
  <Characters>155718</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182671</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804</cp:revision>
  <cp:lastPrinted>2024-07-17T09:16:00Z</cp:lastPrinted>
  <dcterms:created xsi:type="dcterms:W3CDTF">2024-02-28T10:16:00Z</dcterms:created>
  <dcterms:modified xsi:type="dcterms:W3CDTF">2024-07-20T07:05:00Z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