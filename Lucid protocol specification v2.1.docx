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42439ACA">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E06B25D" w:rsidR="00B0230C" w:rsidRDefault="00C16248" w:rsidP="00824B44">
      <w:pPr>
        <w:pStyle w:val="Documentdate"/>
        <w:spacing w:before="240"/>
        <w:ind w:right="504"/>
      </w:pPr>
      <w:r>
        <w:t xml:space="preserve">Date: </w:t>
      </w:r>
      <w:fldSimple w:instr=" DOCPROPERTY  &quot;Issue Date&quot;  \* MERGEFORMAT ">
        <w:r w:rsidR="003A2150">
          <w:t>17</w:t>
        </w:r>
        <w:r w:rsidR="00B517EE">
          <w:t>-Ju</w:t>
        </w:r>
        <w:r w:rsidR="003A2150">
          <w:t>j</w:t>
        </w:r>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8936510"/>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8936511"/>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8936512"/>
      <w:r w:rsidRPr="00392D81">
        <w:lastRenderedPageBreak/>
        <w:t>Conta</w:t>
      </w:r>
      <w:r w:rsidR="00004108" w:rsidRPr="00392D81">
        <w:t xml:space="preserve">ct </w:t>
      </w:r>
      <w:r w:rsidR="00004108" w:rsidRPr="00AF4EAB">
        <w:t>address</w:t>
      </w:r>
      <w:bookmarkEnd w:id="2"/>
    </w:p>
    <w:p w14:paraId="26E4BF0D" w14:textId="6F68D45E"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r>
        <w:fldChar w:fldCharType="begin"/>
      </w:r>
      <w:ins w:id="3" w:author="Mark Davison" w:date="2024-10-16T10:41:00Z" w16du:dateUtc="2024-10-16T09:41:00Z">
        <w:r w:rsidR="00B95937">
          <w:instrText>HYPERLINK "http://www.lucidprotocol.org/"</w:instrText>
        </w:r>
      </w:ins>
      <w:del w:id="4" w:author="Mark Davison" w:date="2024-10-16T10:41:00Z" w16du:dateUtc="2024-10-16T09:41:00Z">
        <w:r w:rsidDel="00B95937">
          <w:delInstrText>HYPERLINK "http://www.lucidprotocol.com"</w:delInstrText>
        </w:r>
      </w:del>
      <w:ins w:id="5" w:author="Mark Davison" w:date="2024-10-16T10:41:00Z" w16du:dateUtc="2024-10-16T09:41:00Z"/>
      <w:r>
        <w:fldChar w:fldCharType="separate"/>
      </w:r>
      <w:del w:id="6" w:author="Mark Davison" w:date="2024-10-16T10:41:00Z" w16du:dateUtc="2024-10-16T09:41:00Z">
        <w:r w:rsidRPr="00DE16DD" w:rsidDel="00B95937">
          <w:rPr>
            <w:rFonts w:eastAsia="Calibri" w:cs="Arial"/>
            <w:color w:val="0000FF"/>
            <w:kern w:val="2"/>
            <w:u w:val="single"/>
            <w:lang w:eastAsia="en-US"/>
            <w14:ligatures w14:val="standardContextual"/>
          </w:rPr>
          <w:delText>www.lucidprotocol.com</w:delText>
        </w:r>
      </w:del>
      <w:ins w:id="7" w:author="Mark Davison" w:date="2024-10-16T10:41:00Z" w16du:dateUtc="2024-10-16T09:41:00Z">
        <w:r w:rsidR="00B95937">
          <w:rPr>
            <w:rFonts w:eastAsia="Calibri" w:cs="Arial"/>
            <w:color w:val="0000FF"/>
            <w:kern w:val="2"/>
            <w:u w:val="single"/>
            <w:lang w:eastAsia="en-US"/>
            <w14:ligatures w14:val="standardContextual"/>
          </w:rPr>
          <w:t>http://www.lucidprotocol.org/</w:t>
        </w:r>
      </w:ins>
      <w:r>
        <w:rPr>
          <w:rFonts w:eastAsia="Calibri" w:cs="Arial"/>
          <w:color w:val="0000FF"/>
          <w:kern w:val="2"/>
          <w:u w:val="single"/>
          <w:lang w:eastAsia="en-US"/>
          <w14:ligatures w14:val="standardContextual"/>
        </w:rPr>
        <w:fldChar w:fldCharType="end"/>
      </w:r>
      <w:r w:rsidRPr="00DE16DD">
        <w:rPr>
          <w:rFonts w:eastAsia="Calibri" w:cs="Arial"/>
          <w:kern w:val="2"/>
          <w:lang w:eastAsia="en-US"/>
          <w14:ligatures w14:val="standardContextual"/>
        </w:rPr>
        <w:t xml:space="preserve"> </w:t>
      </w:r>
    </w:p>
    <w:p w14:paraId="30820E98" w14:textId="59817CB3"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r>
        <w:fldChar w:fldCharType="begin"/>
      </w:r>
      <w:ins w:id="8" w:author="Mark Davison" w:date="2024-10-16T10:41:00Z" w16du:dateUtc="2024-10-16T09:41:00Z">
        <w:r w:rsidR="00B95937">
          <w:instrText>HYPERLINK "mailto:enquiries@lucidprotocol.org"</w:instrText>
        </w:r>
      </w:ins>
      <w:del w:id="9" w:author="Mark Davison" w:date="2024-10-16T10:41:00Z" w16du:dateUtc="2024-10-16T09:41:00Z">
        <w:r w:rsidDel="00B95937">
          <w:delInstrText>HYPERLINK "mailto:enquiries@lucidprotocol.com"</w:delInstrText>
        </w:r>
      </w:del>
      <w:ins w:id="10" w:author="Mark Davison" w:date="2024-10-16T10:41:00Z" w16du:dateUtc="2024-10-16T09:41:00Z"/>
      <w:r>
        <w:fldChar w:fldCharType="separate"/>
      </w:r>
      <w:del w:id="11" w:author="Mark Davison" w:date="2024-10-16T10:41:00Z" w16du:dateUtc="2024-10-16T09:41:00Z">
        <w:r w:rsidRPr="00DE16DD" w:rsidDel="00B95937">
          <w:rPr>
            <w:rFonts w:eastAsia="Calibri" w:cs="Arial"/>
            <w:color w:val="0000FF"/>
            <w:kern w:val="2"/>
            <w:u w:val="single"/>
            <w:lang w:eastAsia="en-US"/>
            <w14:ligatures w14:val="standardContextual"/>
          </w:rPr>
          <w:delText>enquiries@lucidprotocol.com</w:delText>
        </w:r>
      </w:del>
      <w:ins w:id="12" w:author="Mark Davison" w:date="2024-10-16T10:41:00Z" w16du:dateUtc="2024-10-16T09:41:00Z">
        <w:r w:rsidR="00B95937">
          <w:rPr>
            <w:rFonts w:eastAsia="Calibri" w:cs="Arial"/>
            <w:color w:val="0000FF"/>
            <w:kern w:val="2"/>
            <w:u w:val="single"/>
            <w:lang w:eastAsia="en-US"/>
            <w14:ligatures w14:val="standardContextual"/>
          </w:rPr>
          <w:t>enquiries@lucidprotocol.org</w:t>
        </w:r>
      </w:ins>
      <w:r>
        <w:rPr>
          <w:rFonts w:eastAsia="Calibri" w:cs="Arial"/>
          <w:color w:val="0000FF"/>
          <w:kern w:val="2"/>
          <w:u w:val="single"/>
          <w:lang w:eastAsia="en-US"/>
          <w14:ligatures w14:val="standardContextual"/>
        </w:rPr>
        <w:fldChar w:fldCharType="end"/>
      </w:r>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13" w:name="_Toc178936513"/>
      <w:r w:rsidRPr="00E15C9D">
        <w:t>Notices</w:t>
      </w:r>
      <w:bookmarkEnd w:id="1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14" w:name="_Toc178936514"/>
      <w:r>
        <w:t>Conventions</w:t>
      </w:r>
      <w:bookmarkEnd w:id="1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15" w:name="_Toc178936515"/>
      <w:r w:rsidRPr="00E20E84">
        <w:t>Glossary of terms</w:t>
      </w:r>
      <w:bookmarkEnd w:id="1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16" w:name="_Toc178936516"/>
      <w:r>
        <w:t>References</w:t>
      </w:r>
      <w:bookmarkEnd w:id="1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17" w:name="JSON"/>
            <w:r w:rsidRPr="004172D7">
              <w:rPr>
                <w:rFonts w:eastAsia="DengXian" w:cs="Arial"/>
                <w:lang w:val="fr-FR" w:eastAsia="en-US"/>
              </w:rPr>
              <w:t>[JSON]</w:t>
            </w:r>
            <w:bookmarkEnd w:id="1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3"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18" w:name="MQTT"/>
            <w:r w:rsidRPr="004172D7">
              <w:rPr>
                <w:rFonts w:eastAsia="DengXian" w:cs="Arial"/>
                <w:lang w:eastAsia="en-US"/>
              </w:rPr>
              <w:t>[MQTT]</w:t>
            </w:r>
            <w:bookmarkEnd w:id="18"/>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4"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5"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19" w:name="JSONSchema"/>
            <w:r w:rsidRPr="004172D7">
              <w:rPr>
                <w:rFonts w:eastAsia="DengXian" w:cs="Arial"/>
                <w:lang w:eastAsia="en-US"/>
              </w:rPr>
              <w:t>[JSONSchema]</w:t>
            </w:r>
            <w:bookmarkEnd w:id="1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6"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7"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20" w:name="Timestamps"/>
            <w:r w:rsidRPr="004172D7">
              <w:rPr>
                <w:rFonts w:eastAsia="DengXian" w:cs="Arial"/>
                <w:lang w:eastAsia="en-US"/>
              </w:rPr>
              <w:t>[Timestamps]</w:t>
            </w:r>
            <w:bookmarkEnd w:id="2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18"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21" w:name="BASE64"/>
            <w:r w:rsidRPr="004172D7">
              <w:rPr>
                <w:rFonts w:eastAsia="DengXian" w:cs="Arial"/>
                <w:lang w:eastAsia="en-US"/>
              </w:rPr>
              <w:t>[BASE64]</w:t>
            </w:r>
            <w:bookmarkEnd w:id="2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19"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22" w:name="MIME"/>
            <w:r w:rsidRPr="004172D7">
              <w:rPr>
                <w:rFonts w:eastAsia="DengXian" w:cs="Arial"/>
                <w:lang w:eastAsia="en-US"/>
              </w:rPr>
              <w:t>[MIME]</w:t>
            </w:r>
            <w:bookmarkEnd w:id="2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1"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EB3CEC">
            <w:pPr>
              <w:pStyle w:val="TableText"/>
              <w:jc w:val="left"/>
              <w:rPr>
                <w:rFonts w:eastAsia="MS Mincho"/>
              </w:rPr>
            </w:pPr>
            <w:r w:rsidRPr="004172D7">
              <w:rPr>
                <w:rFonts w:eastAsia="MS Mincho"/>
              </w:rPr>
              <w:t xml:space="preserve">Brotli data compression: </w:t>
            </w:r>
            <w:r w:rsidR="004172D7" w:rsidRPr="004172D7">
              <w:rPr>
                <w:rFonts w:eastAsia="MS Mincho"/>
              </w:rPr>
              <w:br/>
            </w:r>
            <w:hyperlink r:id="rId22"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B05CC1" w:rsidP="00EB3CEC">
            <w:pPr>
              <w:pStyle w:val="TableText"/>
              <w:jc w:val="left"/>
              <w:rPr>
                <w:rFonts w:eastAsia="MS Mincho"/>
              </w:rPr>
            </w:pPr>
            <w:hyperlink r:id="rId23"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4"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23" w:name="_Toc195946169"/>
      <w:bookmarkStart w:id="24" w:name="_Toc195946221"/>
      <w:r w:rsidR="006952F5" w:rsidRPr="00BA7567">
        <w:lastRenderedPageBreak/>
        <w:t xml:space="preserve">Table of </w:t>
      </w:r>
      <w:r w:rsidR="009B7F37" w:rsidRPr="00BA7567">
        <w:t>c</w:t>
      </w:r>
      <w:r w:rsidR="006952F5" w:rsidRPr="00BA7567">
        <w:t>ontents</w:t>
      </w:r>
      <w:bookmarkStart w:id="25" w:name="_Toc195946170"/>
      <w:bookmarkStart w:id="26" w:name="_Toc195946222"/>
      <w:bookmarkEnd w:id="23"/>
      <w:bookmarkEnd w:id="24"/>
    </w:p>
    <w:p w14:paraId="02D02F4B" w14:textId="1994F0C2" w:rsidR="00B74FC0" w:rsidRDefault="00FF421A">
      <w:pPr>
        <w:pStyle w:val="TOC1"/>
        <w:rPr>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8936510" w:history="1">
        <w:r w:rsidR="00B74FC0" w:rsidRPr="004D4080">
          <w:rPr>
            <w:rStyle w:val="Hyperlink"/>
          </w:rPr>
          <w:t>Disclaimer and license agreement</w:t>
        </w:r>
        <w:r w:rsidR="00B74FC0">
          <w:rPr>
            <w:webHidden/>
          </w:rPr>
          <w:tab/>
        </w:r>
        <w:r w:rsidR="00B74FC0">
          <w:rPr>
            <w:webHidden/>
          </w:rPr>
          <w:fldChar w:fldCharType="begin"/>
        </w:r>
        <w:r w:rsidR="00B74FC0">
          <w:rPr>
            <w:webHidden/>
          </w:rPr>
          <w:instrText xml:space="preserve"> PAGEREF _Toc178936510 \h </w:instrText>
        </w:r>
        <w:r w:rsidR="00B74FC0">
          <w:rPr>
            <w:webHidden/>
          </w:rPr>
        </w:r>
        <w:r w:rsidR="00B74FC0">
          <w:rPr>
            <w:webHidden/>
          </w:rPr>
          <w:fldChar w:fldCharType="separate"/>
        </w:r>
        <w:r w:rsidR="00B95937">
          <w:rPr>
            <w:webHidden/>
          </w:rPr>
          <w:t>2</w:t>
        </w:r>
        <w:r w:rsidR="00B74FC0">
          <w:rPr>
            <w:webHidden/>
          </w:rPr>
          <w:fldChar w:fldCharType="end"/>
        </w:r>
      </w:hyperlink>
    </w:p>
    <w:p w14:paraId="07B2FCE8" w14:textId="236F7C17"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1" w:history="1">
        <w:r w:rsidRPr="004D4080">
          <w:rPr>
            <w:rStyle w:val="Hyperlink"/>
          </w:rPr>
          <w:t>Copyright</w:t>
        </w:r>
        <w:r>
          <w:rPr>
            <w:webHidden/>
          </w:rPr>
          <w:tab/>
        </w:r>
        <w:r>
          <w:rPr>
            <w:webHidden/>
          </w:rPr>
          <w:fldChar w:fldCharType="begin"/>
        </w:r>
        <w:r>
          <w:rPr>
            <w:webHidden/>
          </w:rPr>
          <w:instrText xml:space="preserve"> PAGEREF _Toc178936511 \h </w:instrText>
        </w:r>
        <w:r>
          <w:rPr>
            <w:webHidden/>
          </w:rPr>
        </w:r>
        <w:r>
          <w:rPr>
            <w:webHidden/>
          </w:rPr>
          <w:fldChar w:fldCharType="separate"/>
        </w:r>
        <w:r w:rsidR="00B95937">
          <w:rPr>
            <w:webHidden/>
          </w:rPr>
          <w:t>2</w:t>
        </w:r>
        <w:r>
          <w:rPr>
            <w:webHidden/>
          </w:rPr>
          <w:fldChar w:fldCharType="end"/>
        </w:r>
      </w:hyperlink>
    </w:p>
    <w:p w14:paraId="789D0DA6" w14:textId="7AEA268E"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2" w:history="1">
        <w:r w:rsidRPr="004D4080">
          <w:rPr>
            <w:rStyle w:val="Hyperlink"/>
          </w:rPr>
          <w:t>Contact address</w:t>
        </w:r>
        <w:r>
          <w:rPr>
            <w:webHidden/>
          </w:rPr>
          <w:tab/>
        </w:r>
        <w:r>
          <w:rPr>
            <w:webHidden/>
          </w:rPr>
          <w:fldChar w:fldCharType="begin"/>
        </w:r>
        <w:r>
          <w:rPr>
            <w:webHidden/>
          </w:rPr>
          <w:instrText xml:space="preserve"> PAGEREF _Toc178936512 \h </w:instrText>
        </w:r>
        <w:r>
          <w:rPr>
            <w:webHidden/>
          </w:rPr>
        </w:r>
        <w:r>
          <w:rPr>
            <w:webHidden/>
          </w:rPr>
          <w:fldChar w:fldCharType="separate"/>
        </w:r>
        <w:r w:rsidR="00B95937">
          <w:rPr>
            <w:webHidden/>
          </w:rPr>
          <w:t>3</w:t>
        </w:r>
        <w:r>
          <w:rPr>
            <w:webHidden/>
          </w:rPr>
          <w:fldChar w:fldCharType="end"/>
        </w:r>
      </w:hyperlink>
    </w:p>
    <w:p w14:paraId="3C218112" w14:textId="4790123C"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3" w:history="1">
        <w:r w:rsidRPr="004D4080">
          <w:rPr>
            <w:rStyle w:val="Hyperlink"/>
          </w:rPr>
          <w:t>Notices</w:t>
        </w:r>
        <w:r>
          <w:rPr>
            <w:webHidden/>
          </w:rPr>
          <w:tab/>
        </w:r>
        <w:r>
          <w:rPr>
            <w:webHidden/>
          </w:rPr>
          <w:fldChar w:fldCharType="begin"/>
        </w:r>
        <w:r>
          <w:rPr>
            <w:webHidden/>
          </w:rPr>
          <w:instrText xml:space="preserve"> PAGEREF _Toc178936513 \h </w:instrText>
        </w:r>
        <w:r>
          <w:rPr>
            <w:webHidden/>
          </w:rPr>
        </w:r>
        <w:r>
          <w:rPr>
            <w:webHidden/>
          </w:rPr>
          <w:fldChar w:fldCharType="separate"/>
        </w:r>
        <w:r w:rsidR="00B95937">
          <w:rPr>
            <w:webHidden/>
          </w:rPr>
          <w:t>3</w:t>
        </w:r>
        <w:r>
          <w:rPr>
            <w:webHidden/>
          </w:rPr>
          <w:fldChar w:fldCharType="end"/>
        </w:r>
      </w:hyperlink>
    </w:p>
    <w:p w14:paraId="6C61701F" w14:textId="2C4991AC"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4" w:history="1">
        <w:r w:rsidRPr="004D4080">
          <w:rPr>
            <w:rStyle w:val="Hyperlink"/>
          </w:rPr>
          <w:t>Conventions</w:t>
        </w:r>
        <w:r>
          <w:rPr>
            <w:webHidden/>
          </w:rPr>
          <w:tab/>
        </w:r>
        <w:r>
          <w:rPr>
            <w:webHidden/>
          </w:rPr>
          <w:fldChar w:fldCharType="begin"/>
        </w:r>
        <w:r>
          <w:rPr>
            <w:webHidden/>
          </w:rPr>
          <w:instrText xml:space="preserve"> PAGEREF _Toc178936514 \h </w:instrText>
        </w:r>
        <w:r>
          <w:rPr>
            <w:webHidden/>
          </w:rPr>
        </w:r>
        <w:r>
          <w:rPr>
            <w:webHidden/>
          </w:rPr>
          <w:fldChar w:fldCharType="separate"/>
        </w:r>
        <w:r w:rsidR="00B95937">
          <w:rPr>
            <w:webHidden/>
          </w:rPr>
          <w:t>3</w:t>
        </w:r>
        <w:r>
          <w:rPr>
            <w:webHidden/>
          </w:rPr>
          <w:fldChar w:fldCharType="end"/>
        </w:r>
      </w:hyperlink>
    </w:p>
    <w:p w14:paraId="71173445" w14:textId="75D71BAC"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5" w:history="1">
        <w:r w:rsidRPr="004D4080">
          <w:rPr>
            <w:rStyle w:val="Hyperlink"/>
          </w:rPr>
          <w:t>Glossary of terms</w:t>
        </w:r>
        <w:r>
          <w:rPr>
            <w:webHidden/>
          </w:rPr>
          <w:tab/>
        </w:r>
        <w:r>
          <w:rPr>
            <w:webHidden/>
          </w:rPr>
          <w:fldChar w:fldCharType="begin"/>
        </w:r>
        <w:r>
          <w:rPr>
            <w:webHidden/>
          </w:rPr>
          <w:instrText xml:space="preserve"> PAGEREF _Toc178936515 \h </w:instrText>
        </w:r>
        <w:r>
          <w:rPr>
            <w:webHidden/>
          </w:rPr>
        </w:r>
        <w:r>
          <w:rPr>
            <w:webHidden/>
          </w:rPr>
          <w:fldChar w:fldCharType="separate"/>
        </w:r>
        <w:r w:rsidR="00B95937">
          <w:rPr>
            <w:webHidden/>
          </w:rPr>
          <w:t>3</w:t>
        </w:r>
        <w:r>
          <w:rPr>
            <w:webHidden/>
          </w:rPr>
          <w:fldChar w:fldCharType="end"/>
        </w:r>
      </w:hyperlink>
    </w:p>
    <w:p w14:paraId="223D2132" w14:textId="2F4702CB"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6" w:history="1">
        <w:r w:rsidRPr="004D4080">
          <w:rPr>
            <w:rStyle w:val="Hyperlink"/>
          </w:rPr>
          <w:t>References</w:t>
        </w:r>
        <w:r>
          <w:rPr>
            <w:webHidden/>
          </w:rPr>
          <w:tab/>
        </w:r>
        <w:r>
          <w:rPr>
            <w:webHidden/>
          </w:rPr>
          <w:fldChar w:fldCharType="begin"/>
        </w:r>
        <w:r>
          <w:rPr>
            <w:webHidden/>
          </w:rPr>
          <w:instrText xml:space="preserve"> PAGEREF _Toc178936516 \h </w:instrText>
        </w:r>
        <w:r>
          <w:rPr>
            <w:webHidden/>
          </w:rPr>
        </w:r>
        <w:r>
          <w:rPr>
            <w:webHidden/>
          </w:rPr>
          <w:fldChar w:fldCharType="separate"/>
        </w:r>
        <w:r w:rsidR="00B95937">
          <w:rPr>
            <w:webHidden/>
          </w:rPr>
          <w:t>4</w:t>
        </w:r>
        <w:r>
          <w:rPr>
            <w:webHidden/>
          </w:rPr>
          <w:fldChar w:fldCharType="end"/>
        </w:r>
      </w:hyperlink>
    </w:p>
    <w:p w14:paraId="1E2F44D2" w14:textId="7014867F"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17" w:history="1">
        <w:r w:rsidRPr="004D4080">
          <w:rPr>
            <w:rStyle w:val="Hyperlink"/>
          </w:rPr>
          <w:t>1</w:t>
        </w:r>
        <w:r>
          <w:rPr>
            <w:rFonts w:asciiTheme="minorHAnsi" w:eastAsiaTheme="minorEastAsia" w:hAnsiTheme="minorHAnsi" w:cstheme="minorBidi"/>
            <w:bCs w:val="0"/>
            <w:kern w:val="2"/>
            <w:sz w:val="24"/>
            <w:szCs w:val="24"/>
            <w14:ligatures w14:val="standardContextual"/>
          </w:rPr>
          <w:tab/>
        </w:r>
        <w:r w:rsidRPr="004D4080">
          <w:rPr>
            <w:rStyle w:val="Hyperlink"/>
          </w:rPr>
          <w:t>Introduction</w:t>
        </w:r>
        <w:r>
          <w:rPr>
            <w:webHidden/>
          </w:rPr>
          <w:tab/>
        </w:r>
        <w:r>
          <w:rPr>
            <w:webHidden/>
          </w:rPr>
          <w:fldChar w:fldCharType="begin"/>
        </w:r>
        <w:r>
          <w:rPr>
            <w:webHidden/>
          </w:rPr>
          <w:instrText xml:space="preserve"> PAGEREF _Toc178936517 \h </w:instrText>
        </w:r>
        <w:r>
          <w:rPr>
            <w:webHidden/>
          </w:rPr>
        </w:r>
        <w:r>
          <w:rPr>
            <w:webHidden/>
          </w:rPr>
          <w:fldChar w:fldCharType="separate"/>
        </w:r>
        <w:r w:rsidR="00B95937">
          <w:rPr>
            <w:webHidden/>
          </w:rPr>
          <w:t>11</w:t>
        </w:r>
        <w:r>
          <w:rPr>
            <w:webHidden/>
          </w:rPr>
          <w:fldChar w:fldCharType="end"/>
        </w:r>
      </w:hyperlink>
    </w:p>
    <w:p w14:paraId="166FF4F9" w14:textId="56C4671D" w:rsidR="00B74FC0" w:rsidRDefault="00B74FC0">
      <w:pPr>
        <w:pStyle w:val="TOC2"/>
        <w:rPr>
          <w:rFonts w:asciiTheme="minorHAnsi" w:eastAsiaTheme="minorEastAsia" w:hAnsiTheme="minorHAnsi" w:cstheme="minorBidi"/>
          <w:kern w:val="2"/>
          <w:sz w:val="24"/>
          <w:szCs w:val="24"/>
          <w14:ligatures w14:val="standardContextual"/>
        </w:rPr>
      </w:pPr>
      <w:hyperlink w:anchor="_Toc178936518" w:history="1">
        <w:r w:rsidRPr="004D4080">
          <w:rPr>
            <w:rStyle w:val="Hyperlink"/>
          </w:rPr>
          <w:t>1.1</w:t>
        </w:r>
        <w:r>
          <w:rPr>
            <w:rFonts w:asciiTheme="minorHAnsi" w:eastAsiaTheme="minorEastAsia" w:hAnsiTheme="minorHAnsi" w:cstheme="minorBidi"/>
            <w:kern w:val="2"/>
            <w:sz w:val="24"/>
            <w:szCs w:val="24"/>
            <w14:ligatures w14:val="standardContextual"/>
          </w:rPr>
          <w:tab/>
        </w:r>
        <w:r w:rsidRPr="004D4080">
          <w:rPr>
            <w:rStyle w:val="Hyperlink"/>
          </w:rPr>
          <w:t>Purpose</w:t>
        </w:r>
        <w:r>
          <w:rPr>
            <w:webHidden/>
          </w:rPr>
          <w:tab/>
        </w:r>
        <w:r>
          <w:rPr>
            <w:webHidden/>
          </w:rPr>
          <w:fldChar w:fldCharType="begin"/>
        </w:r>
        <w:r>
          <w:rPr>
            <w:webHidden/>
          </w:rPr>
          <w:instrText xml:space="preserve"> PAGEREF _Toc178936518 \h </w:instrText>
        </w:r>
        <w:r>
          <w:rPr>
            <w:webHidden/>
          </w:rPr>
        </w:r>
        <w:r>
          <w:rPr>
            <w:webHidden/>
          </w:rPr>
          <w:fldChar w:fldCharType="separate"/>
        </w:r>
        <w:r w:rsidR="00B95937">
          <w:rPr>
            <w:webHidden/>
          </w:rPr>
          <w:t>11</w:t>
        </w:r>
        <w:r>
          <w:rPr>
            <w:webHidden/>
          </w:rPr>
          <w:fldChar w:fldCharType="end"/>
        </w:r>
      </w:hyperlink>
    </w:p>
    <w:p w14:paraId="6015AF46" w14:textId="79CC3D9A" w:rsidR="00B74FC0" w:rsidRDefault="00B74FC0">
      <w:pPr>
        <w:pStyle w:val="TOC2"/>
        <w:rPr>
          <w:rFonts w:asciiTheme="minorHAnsi" w:eastAsiaTheme="minorEastAsia" w:hAnsiTheme="minorHAnsi" w:cstheme="minorBidi"/>
          <w:kern w:val="2"/>
          <w:sz w:val="24"/>
          <w:szCs w:val="24"/>
          <w14:ligatures w14:val="standardContextual"/>
        </w:rPr>
      </w:pPr>
      <w:hyperlink w:anchor="_Toc178936519" w:history="1">
        <w:r w:rsidRPr="004D4080">
          <w:rPr>
            <w:rStyle w:val="Hyperlink"/>
          </w:rPr>
          <w:t>1.2</w:t>
        </w:r>
        <w:r>
          <w:rPr>
            <w:rFonts w:asciiTheme="minorHAnsi" w:eastAsiaTheme="minorEastAsia" w:hAnsiTheme="minorHAnsi" w:cstheme="minorBidi"/>
            <w:kern w:val="2"/>
            <w:sz w:val="24"/>
            <w:szCs w:val="24"/>
            <w14:ligatures w14:val="standardContextual"/>
          </w:rPr>
          <w:tab/>
        </w:r>
        <w:r w:rsidRPr="004D4080">
          <w:rPr>
            <w:rStyle w:val="Hyperlink"/>
          </w:rPr>
          <w:t>Use of the protocol</w:t>
        </w:r>
        <w:r>
          <w:rPr>
            <w:webHidden/>
          </w:rPr>
          <w:tab/>
        </w:r>
        <w:r>
          <w:rPr>
            <w:webHidden/>
          </w:rPr>
          <w:fldChar w:fldCharType="begin"/>
        </w:r>
        <w:r>
          <w:rPr>
            <w:webHidden/>
          </w:rPr>
          <w:instrText xml:space="preserve"> PAGEREF _Toc178936519 \h </w:instrText>
        </w:r>
        <w:r>
          <w:rPr>
            <w:webHidden/>
          </w:rPr>
        </w:r>
        <w:r>
          <w:rPr>
            <w:webHidden/>
          </w:rPr>
          <w:fldChar w:fldCharType="separate"/>
        </w:r>
        <w:r w:rsidR="00B95937">
          <w:rPr>
            <w:webHidden/>
          </w:rPr>
          <w:t>11</w:t>
        </w:r>
        <w:r>
          <w:rPr>
            <w:webHidden/>
          </w:rPr>
          <w:fldChar w:fldCharType="end"/>
        </w:r>
      </w:hyperlink>
    </w:p>
    <w:p w14:paraId="3AF200D3" w14:textId="3C68B08F" w:rsidR="00B74FC0" w:rsidRDefault="00B74FC0">
      <w:pPr>
        <w:pStyle w:val="TOC2"/>
        <w:rPr>
          <w:rFonts w:asciiTheme="minorHAnsi" w:eastAsiaTheme="minorEastAsia" w:hAnsiTheme="minorHAnsi" w:cstheme="minorBidi"/>
          <w:kern w:val="2"/>
          <w:sz w:val="24"/>
          <w:szCs w:val="24"/>
          <w14:ligatures w14:val="standardContextual"/>
        </w:rPr>
      </w:pPr>
      <w:hyperlink w:anchor="_Toc178936520" w:history="1">
        <w:r w:rsidRPr="004D4080">
          <w:rPr>
            <w:rStyle w:val="Hyperlink"/>
          </w:rPr>
          <w:t>1.3</w:t>
        </w:r>
        <w:r>
          <w:rPr>
            <w:rFonts w:asciiTheme="minorHAnsi" w:eastAsiaTheme="minorEastAsia" w:hAnsiTheme="minorHAnsi" w:cstheme="minorBidi"/>
            <w:kern w:val="2"/>
            <w:sz w:val="24"/>
            <w:szCs w:val="24"/>
            <w14:ligatures w14:val="standardContextual"/>
          </w:rPr>
          <w:tab/>
        </w:r>
        <w:r w:rsidRPr="004D4080">
          <w:rPr>
            <w:rStyle w:val="Hyperlink"/>
          </w:rPr>
          <w:t>Protocol history</w:t>
        </w:r>
        <w:r>
          <w:rPr>
            <w:webHidden/>
          </w:rPr>
          <w:tab/>
        </w:r>
        <w:r>
          <w:rPr>
            <w:webHidden/>
          </w:rPr>
          <w:fldChar w:fldCharType="begin"/>
        </w:r>
        <w:r>
          <w:rPr>
            <w:webHidden/>
          </w:rPr>
          <w:instrText xml:space="preserve"> PAGEREF _Toc178936520 \h </w:instrText>
        </w:r>
        <w:r>
          <w:rPr>
            <w:webHidden/>
          </w:rPr>
        </w:r>
        <w:r>
          <w:rPr>
            <w:webHidden/>
          </w:rPr>
          <w:fldChar w:fldCharType="separate"/>
        </w:r>
        <w:r w:rsidR="00B95937">
          <w:rPr>
            <w:webHidden/>
          </w:rPr>
          <w:t>12</w:t>
        </w:r>
        <w:r>
          <w:rPr>
            <w:webHidden/>
          </w:rPr>
          <w:fldChar w:fldCharType="end"/>
        </w:r>
      </w:hyperlink>
    </w:p>
    <w:p w14:paraId="711663CF" w14:textId="150EB4C6" w:rsidR="00B74FC0" w:rsidRDefault="00B74FC0">
      <w:pPr>
        <w:pStyle w:val="TOC2"/>
        <w:rPr>
          <w:rFonts w:asciiTheme="minorHAnsi" w:eastAsiaTheme="minorEastAsia" w:hAnsiTheme="minorHAnsi" w:cstheme="minorBidi"/>
          <w:kern w:val="2"/>
          <w:sz w:val="24"/>
          <w:szCs w:val="24"/>
          <w14:ligatures w14:val="standardContextual"/>
        </w:rPr>
      </w:pPr>
      <w:hyperlink w:anchor="_Toc178936521" w:history="1">
        <w:r w:rsidRPr="004D4080">
          <w:rPr>
            <w:rStyle w:val="Hyperlink"/>
          </w:rPr>
          <w:t>1.4</w:t>
        </w:r>
        <w:r>
          <w:rPr>
            <w:rFonts w:asciiTheme="minorHAnsi" w:eastAsiaTheme="minorEastAsia" w:hAnsiTheme="minorHAnsi" w:cstheme="minorBidi"/>
            <w:kern w:val="2"/>
            <w:sz w:val="24"/>
            <w:szCs w:val="24"/>
            <w14:ligatures w14:val="standardContextual"/>
          </w:rPr>
          <w:tab/>
        </w:r>
        <w:r w:rsidRPr="004D4080">
          <w:rPr>
            <w:rStyle w:val="Hyperlink"/>
          </w:rPr>
          <w:t>Protocol transport</w:t>
        </w:r>
        <w:r>
          <w:rPr>
            <w:webHidden/>
          </w:rPr>
          <w:tab/>
        </w:r>
        <w:r>
          <w:rPr>
            <w:webHidden/>
          </w:rPr>
          <w:fldChar w:fldCharType="begin"/>
        </w:r>
        <w:r>
          <w:rPr>
            <w:webHidden/>
          </w:rPr>
          <w:instrText xml:space="preserve"> PAGEREF _Toc178936521 \h </w:instrText>
        </w:r>
        <w:r>
          <w:rPr>
            <w:webHidden/>
          </w:rPr>
        </w:r>
        <w:r>
          <w:rPr>
            <w:webHidden/>
          </w:rPr>
          <w:fldChar w:fldCharType="separate"/>
        </w:r>
        <w:r w:rsidR="00B95937">
          <w:rPr>
            <w:webHidden/>
          </w:rPr>
          <w:t>12</w:t>
        </w:r>
        <w:r>
          <w:rPr>
            <w:webHidden/>
          </w:rPr>
          <w:fldChar w:fldCharType="end"/>
        </w:r>
      </w:hyperlink>
    </w:p>
    <w:p w14:paraId="02FFEF25" w14:textId="74718E49" w:rsidR="00B74FC0" w:rsidRDefault="00B74FC0">
      <w:pPr>
        <w:pStyle w:val="TOC2"/>
        <w:rPr>
          <w:rFonts w:asciiTheme="minorHAnsi" w:eastAsiaTheme="minorEastAsia" w:hAnsiTheme="minorHAnsi" w:cstheme="minorBidi"/>
          <w:kern w:val="2"/>
          <w:sz w:val="24"/>
          <w:szCs w:val="24"/>
          <w14:ligatures w14:val="standardContextual"/>
        </w:rPr>
      </w:pPr>
      <w:hyperlink w:anchor="_Toc178936522" w:history="1">
        <w:r w:rsidRPr="004D4080">
          <w:rPr>
            <w:rStyle w:val="Hyperlink"/>
          </w:rPr>
          <w:t>1.5</w:t>
        </w:r>
        <w:r>
          <w:rPr>
            <w:rFonts w:asciiTheme="minorHAnsi" w:eastAsiaTheme="minorEastAsia" w:hAnsiTheme="minorHAnsi" w:cstheme="minorBidi"/>
            <w:kern w:val="2"/>
            <w:sz w:val="24"/>
            <w:szCs w:val="24"/>
            <w14:ligatures w14:val="standardContextual"/>
          </w:rPr>
          <w:tab/>
        </w:r>
        <w:r w:rsidRPr="004D4080">
          <w:rPr>
            <w:rStyle w:val="Hyperlink"/>
          </w:rPr>
          <w:t>Supervisory application and field device relationship</w:t>
        </w:r>
        <w:r>
          <w:rPr>
            <w:webHidden/>
          </w:rPr>
          <w:tab/>
        </w:r>
        <w:r>
          <w:rPr>
            <w:webHidden/>
          </w:rPr>
          <w:fldChar w:fldCharType="begin"/>
        </w:r>
        <w:r>
          <w:rPr>
            <w:webHidden/>
          </w:rPr>
          <w:instrText xml:space="preserve"> PAGEREF _Toc178936522 \h </w:instrText>
        </w:r>
        <w:r>
          <w:rPr>
            <w:webHidden/>
          </w:rPr>
        </w:r>
        <w:r>
          <w:rPr>
            <w:webHidden/>
          </w:rPr>
          <w:fldChar w:fldCharType="separate"/>
        </w:r>
        <w:r w:rsidR="00B95937">
          <w:rPr>
            <w:webHidden/>
          </w:rPr>
          <w:t>13</w:t>
        </w:r>
        <w:r>
          <w:rPr>
            <w:webHidden/>
          </w:rPr>
          <w:fldChar w:fldCharType="end"/>
        </w:r>
      </w:hyperlink>
    </w:p>
    <w:p w14:paraId="2F860422" w14:textId="32F555ED" w:rsidR="00B74FC0" w:rsidRDefault="00B74FC0">
      <w:pPr>
        <w:pStyle w:val="TOC2"/>
        <w:rPr>
          <w:rFonts w:asciiTheme="minorHAnsi" w:eastAsiaTheme="minorEastAsia" w:hAnsiTheme="minorHAnsi" w:cstheme="minorBidi"/>
          <w:kern w:val="2"/>
          <w:sz w:val="24"/>
          <w:szCs w:val="24"/>
          <w14:ligatures w14:val="standardContextual"/>
        </w:rPr>
      </w:pPr>
      <w:hyperlink w:anchor="_Toc178936523" w:history="1">
        <w:r w:rsidRPr="004D4080">
          <w:rPr>
            <w:rStyle w:val="Hyperlink"/>
          </w:rPr>
          <w:t>1.6</w:t>
        </w:r>
        <w:r>
          <w:rPr>
            <w:rFonts w:asciiTheme="minorHAnsi" w:eastAsiaTheme="minorEastAsia" w:hAnsiTheme="minorHAnsi" w:cstheme="minorBidi"/>
            <w:kern w:val="2"/>
            <w:sz w:val="24"/>
            <w:szCs w:val="24"/>
            <w14:ligatures w14:val="standardContextual"/>
          </w:rPr>
          <w:tab/>
        </w:r>
        <w:r w:rsidRPr="004D4080">
          <w:rPr>
            <w:rStyle w:val="Hyperlink"/>
          </w:rPr>
          <w:t>Lucid between supervisory applications</w:t>
        </w:r>
        <w:r>
          <w:rPr>
            <w:webHidden/>
          </w:rPr>
          <w:tab/>
        </w:r>
        <w:r>
          <w:rPr>
            <w:webHidden/>
          </w:rPr>
          <w:fldChar w:fldCharType="begin"/>
        </w:r>
        <w:r>
          <w:rPr>
            <w:webHidden/>
          </w:rPr>
          <w:instrText xml:space="preserve"> PAGEREF _Toc178936523 \h </w:instrText>
        </w:r>
        <w:r>
          <w:rPr>
            <w:webHidden/>
          </w:rPr>
        </w:r>
        <w:r>
          <w:rPr>
            <w:webHidden/>
          </w:rPr>
          <w:fldChar w:fldCharType="separate"/>
        </w:r>
        <w:r w:rsidR="00B95937">
          <w:rPr>
            <w:webHidden/>
          </w:rPr>
          <w:t>13</w:t>
        </w:r>
        <w:r>
          <w:rPr>
            <w:webHidden/>
          </w:rPr>
          <w:fldChar w:fldCharType="end"/>
        </w:r>
      </w:hyperlink>
    </w:p>
    <w:p w14:paraId="43594DD7" w14:textId="3287A1B0" w:rsidR="00B74FC0" w:rsidRDefault="00B74FC0">
      <w:pPr>
        <w:pStyle w:val="TOC2"/>
        <w:rPr>
          <w:rFonts w:asciiTheme="minorHAnsi" w:eastAsiaTheme="minorEastAsia" w:hAnsiTheme="minorHAnsi" w:cstheme="minorBidi"/>
          <w:kern w:val="2"/>
          <w:sz w:val="24"/>
          <w:szCs w:val="24"/>
          <w14:ligatures w14:val="standardContextual"/>
        </w:rPr>
      </w:pPr>
      <w:hyperlink w:anchor="_Toc178936524" w:history="1">
        <w:r w:rsidRPr="004D4080">
          <w:rPr>
            <w:rStyle w:val="Hyperlink"/>
          </w:rPr>
          <w:t>1.7</w:t>
        </w:r>
        <w:r>
          <w:rPr>
            <w:rFonts w:asciiTheme="minorHAnsi" w:eastAsiaTheme="minorEastAsia" w:hAnsiTheme="minorHAnsi" w:cstheme="minorBidi"/>
            <w:kern w:val="2"/>
            <w:sz w:val="24"/>
            <w:szCs w:val="24"/>
            <w14:ligatures w14:val="standardContextual"/>
          </w:rPr>
          <w:tab/>
        </w:r>
        <w:r w:rsidRPr="004D4080">
          <w:rPr>
            <w:rStyle w:val="Hyperlink"/>
          </w:rPr>
          <w:t>Data representation</w:t>
        </w:r>
        <w:r>
          <w:rPr>
            <w:webHidden/>
          </w:rPr>
          <w:tab/>
        </w:r>
        <w:r>
          <w:rPr>
            <w:webHidden/>
          </w:rPr>
          <w:fldChar w:fldCharType="begin"/>
        </w:r>
        <w:r>
          <w:rPr>
            <w:webHidden/>
          </w:rPr>
          <w:instrText xml:space="preserve"> PAGEREF _Toc178936524 \h </w:instrText>
        </w:r>
        <w:r>
          <w:rPr>
            <w:webHidden/>
          </w:rPr>
        </w:r>
        <w:r>
          <w:rPr>
            <w:webHidden/>
          </w:rPr>
          <w:fldChar w:fldCharType="separate"/>
        </w:r>
        <w:r w:rsidR="00B95937">
          <w:rPr>
            <w:webHidden/>
          </w:rPr>
          <w:t>13</w:t>
        </w:r>
        <w:r>
          <w:rPr>
            <w:webHidden/>
          </w:rPr>
          <w:fldChar w:fldCharType="end"/>
        </w:r>
      </w:hyperlink>
    </w:p>
    <w:p w14:paraId="540C1881" w14:textId="33A8D69A"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25" w:history="1">
        <w:r w:rsidRPr="004D4080">
          <w:rPr>
            <w:rStyle w:val="Hyperlink"/>
          </w:rPr>
          <w:t>2</w:t>
        </w:r>
        <w:r>
          <w:rPr>
            <w:rFonts w:asciiTheme="minorHAnsi" w:eastAsiaTheme="minorEastAsia" w:hAnsiTheme="minorHAnsi" w:cstheme="minorBidi"/>
            <w:bCs w:val="0"/>
            <w:kern w:val="2"/>
            <w:sz w:val="24"/>
            <w:szCs w:val="24"/>
            <w14:ligatures w14:val="standardContextual"/>
          </w:rPr>
          <w:tab/>
        </w:r>
        <w:r w:rsidRPr="004D4080">
          <w:rPr>
            <w:rStyle w:val="Hyperlink"/>
          </w:rPr>
          <w:t>Data model</w:t>
        </w:r>
        <w:r>
          <w:rPr>
            <w:webHidden/>
          </w:rPr>
          <w:tab/>
        </w:r>
        <w:r>
          <w:rPr>
            <w:webHidden/>
          </w:rPr>
          <w:fldChar w:fldCharType="begin"/>
        </w:r>
        <w:r>
          <w:rPr>
            <w:webHidden/>
          </w:rPr>
          <w:instrText xml:space="preserve"> PAGEREF _Toc178936525 \h </w:instrText>
        </w:r>
        <w:r>
          <w:rPr>
            <w:webHidden/>
          </w:rPr>
        </w:r>
        <w:r>
          <w:rPr>
            <w:webHidden/>
          </w:rPr>
          <w:fldChar w:fldCharType="separate"/>
        </w:r>
        <w:r w:rsidR="00B95937">
          <w:rPr>
            <w:webHidden/>
          </w:rPr>
          <w:t>14</w:t>
        </w:r>
        <w:r>
          <w:rPr>
            <w:webHidden/>
          </w:rPr>
          <w:fldChar w:fldCharType="end"/>
        </w:r>
      </w:hyperlink>
    </w:p>
    <w:p w14:paraId="6F15002D" w14:textId="2A47C2F6" w:rsidR="00B74FC0" w:rsidRDefault="00B74FC0">
      <w:pPr>
        <w:pStyle w:val="TOC2"/>
        <w:rPr>
          <w:rFonts w:asciiTheme="minorHAnsi" w:eastAsiaTheme="minorEastAsia" w:hAnsiTheme="minorHAnsi" w:cstheme="minorBidi"/>
          <w:kern w:val="2"/>
          <w:sz w:val="24"/>
          <w:szCs w:val="24"/>
          <w14:ligatures w14:val="standardContextual"/>
        </w:rPr>
      </w:pPr>
      <w:hyperlink w:anchor="_Toc178936526" w:history="1">
        <w:r w:rsidRPr="004D4080">
          <w:rPr>
            <w:rStyle w:val="Hyperlink"/>
          </w:rPr>
          <w:t>2.1</w:t>
        </w:r>
        <w:r>
          <w:rPr>
            <w:rFonts w:asciiTheme="minorHAnsi" w:eastAsiaTheme="minorEastAsia" w:hAnsiTheme="minorHAnsi" w:cstheme="minorBidi"/>
            <w:kern w:val="2"/>
            <w:sz w:val="24"/>
            <w:szCs w:val="24"/>
            <w14:ligatures w14:val="standardContextual"/>
          </w:rPr>
          <w:tab/>
        </w:r>
        <w:r w:rsidRPr="004D4080">
          <w:rPr>
            <w:rStyle w:val="Hyperlink"/>
          </w:rPr>
          <w:t>Field device</w:t>
        </w:r>
        <w:r>
          <w:rPr>
            <w:webHidden/>
          </w:rPr>
          <w:tab/>
        </w:r>
        <w:r>
          <w:rPr>
            <w:webHidden/>
          </w:rPr>
          <w:fldChar w:fldCharType="begin"/>
        </w:r>
        <w:r>
          <w:rPr>
            <w:webHidden/>
          </w:rPr>
          <w:instrText xml:space="preserve"> PAGEREF _Toc178936526 \h </w:instrText>
        </w:r>
        <w:r>
          <w:rPr>
            <w:webHidden/>
          </w:rPr>
        </w:r>
        <w:r>
          <w:rPr>
            <w:webHidden/>
          </w:rPr>
          <w:fldChar w:fldCharType="separate"/>
        </w:r>
        <w:r w:rsidR="00B95937">
          <w:rPr>
            <w:webHidden/>
          </w:rPr>
          <w:t>14</w:t>
        </w:r>
        <w:r>
          <w:rPr>
            <w:webHidden/>
          </w:rPr>
          <w:fldChar w:fldCharType="end"/>
        </w:r>
      </w:hyperlink>
    </w:p>
    <w:p w14:paraId="13B4AD18" w14:textId="47D9D02F"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27" w:history="1">
        <w:r w:rsidRPr="004D4080">
          <w:rPr>
            <w:rStyle w:val="Hyperlink"/>
            <w:noProof/>
          </w:rPr>
          <w:t>2.1.1</w:t>
        </w:r>
        <w:r>
          <w:rPr>
            <w:rFonts w:asciiTheme="minorHAnsi" w:eastAsiaTheme="minorEastAsia" w:hAnsiTheme="minorHAnsi" w:cstheme="minorBidi"/>
            <w:noProof/>
            <w:kern w:val="2"/>
            <w:sz w:val="24"/>
            <w:szCs w:val="24"/>
            <w14:ligatures w14:val="standardContextual"/>
          </w:rPr>
          <w:tab/>
        </w:r>
        <w:r w:rsidRPr="004D4080">
          <w:rPr>
            <w:rStyle w:val="Hyperlink"/>
            <w:noProof/>
          </w:rPr>
          <w:t>Lucid schema</w:t>
        </w:r>
        <w:r>
          <w:rPr>
            <w:noProof/>
            <w:webHidden/>
          </w:rPr>
          <w:tab/>
        </w:r>
        <w:r>
          <w:rPr>
            <w:noProof/>
            <w:webHidden/>
          </w:rPr>
          <w:fldChar w:fldCharType="begin"/>
        </w:r>
        <w:r>
          <w:rPr>
            <w:noProof/>
            <w:webHidden/>
          </w:rPr>
          <w:instrText xml:space="preserve"> PAGEREF _Toc178936527 \h </w:instrText>
        </w:r>
        <w:r>
          <w:rPr>
            <w:noProof/>
            <w:webHidden/>
          </w:rPr>
        </w:r>
        <w:r>
          <w:rPr>
            <w:noProof/>
            <w:webHidden/>
          </w:rPr>
          <w:fldChar w:fldCharType="separate"/>
        </w:r>
        <w:r w:rsidR="00B95937">
          <w:rPr>
            <w:noProof/>
            <w:webHidden/>
          </w:rPr>
          <w:t>16</w:t>
        </w:r>
        <w:r>
          <w:rPr>
            <w:noProof/>
            <w:webHidden/>
          </w:rPr>
          <w:fldChar w:fldCharType="end"/>
        </w:r>
      </w:hyperlink>
    </w:p>
    <w:p w14:paraId="1561372E" w14:textId="4F00F93B"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28" w:history="1">
        <w:r w:rsidRPr="004D4080">
          <w:rPr>
            <w:rStyle w:val="Hyperlink"/>
            <w:noProof/>
          </w:rPr>
          <w:t>2.1.2</w:t>
        </w:r>
        <w:r>
          <w:rPr>
            <w:rFonts w:asciiTheme="minorHAnsi" w:eastAsiaTheme="minorEastAsia" w:hAnsiTheme="minorHAnsi" w:cstheme="minorBidi"/>
            <w:noProof/>
            <w:kern w:val="2"/>
            <w:sz w:val="24"/>
            <w:szCs w:val="24"/>
            <w14:ligatures w14:val="standardContextual"/>
          </w:rPr>
          <w:tab/>
        </w:r>
        <w:r w:rsidRPr="004D4080">
          <w:rPr>
            <w:rStyle w:val="Hyperlink"/>
            <w:noProof/>
          </w:rPr>
          <w:t>Device profile</w:t>
        </w:r>
        <w:r>
          <w:rPr>
            <w:noProof/>
            <w:webHidden/>
          </w:rPr>
          <w:tab/>
        </w:r>
        <w:r>
          <w:rPr>
            <w:noProof/>
            <w:webHidden/>
          </w:rPr>
          <w:fldChar w:fldCharType="begin"/>
        </w:r>
        <w:r>
          <w:rPr>
            <w:noProof/>
            <w:webHidden/>
          </w:rPr>
          <w:instrText xml:space="preserve"> PAGEREF _Toc178936528 \h </w:instrText>
        </w:r>
        <w:r>
          <w:rPr>
            <w:noProof/>
            <w:webHidden/>
          </w:rPr>
        </w:r>
        <w:r>
          <w:rPr>
            <w:noProof/>
            <w:webHidden/>
          </w:rPr>
          <w:fldChar w:fldCharType="separate"/>
        </w:r>
        <w:r w:rsidR="00B95937">
          <w:rPr>
            <w:noProof/>
            <w:webHidden/>
          </w:rPr>
          <w:t>16</w:t>
        </w:r>
        <w:r>
          <w:rPr>
            <w:noProof/>
            <w:webHidden/>
          </w:rPr>
          <w:fldChar w:fldCharType="end"/>
        </w:r>
      </w:hyperlink>
    </w:p>
    <w:p w14:paraId="4D8EA1CC" w14:textId="2FC8E942"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29" w:history="1">
        <w:r w:rsidRPr="004D4080">
          <w:rPr>
            <w:rStyle w:val="Hyperlink"/>
            <w:noProof/>
          </w:rPr>
          <w:t>2.1.3</w:t>
        </w:r>
        <w:r>
          <w:rPr>
            <w:rFonts w:asciiTheme="minorHAnsi" w:eastAsiaTheme="minorEastAsia" w:hAnsiTheme="minorHAnsi" w:cstheme="minorBidi"/>
            <w:noProof/>
            <w:kern w:val="2"/>
            <w:sz w:val="24"/>
            <w:szCs w:val="24"/>
            <w14:ligatures w14:val="standardContextual"/>
          </w:rPr>
          <w:tab/>
        </w:r>
        <w:r w:rsidRPr="004D4080">
          <w:rPr>
            <w:rStyle w:val="Hyperlink"/>
            <w:noProof/>
          </w:rPr>
          <w:t>Configuration</w:t>
        </w:r>
        <w:r>
          <w:rPr>
            <w:noProof/>
            <w:webHidden/>
          </w:rPr>
          <w:tab/>
        </w:r>
        <w:r>
          <w:rPr>
            <w:noProof/>
            <w:webHidden/>
          </w:rPr>
          <w:fldChar w:fldCharType="begin"/>
        </w:r>
        <w:r>
          <w:rPr>
            <w:noProof/>
            <w:webHidden/>
          </w:rPr>
          <w:instrText xml:space="preserve"> PAGEREF _Toc178936529 \h </w:instrText>
        </w:r>
        <w:r>
          <w:rPr>
            <w:noProof/>
            <w:webHidden/>
          </w:rPr>
        </w:r>
        <w:r>
          <w:rPr>
            <w:noProof/>
            <w:webHidden/>
          </w:rPr>
          <w:fldChar w:fldCharType="separate"/>
        </w:r>
        <w:r w:rsidR="00B95937">
          <w:rPr>
            <w:noProof/>
            <w:webHidden/>
          </w:rPr>
          <w:t>20</w:t>
        </w:r>
        <w:r>
          <w:rPr>
            <w:noProof/>
            <w:webHidden/>
          </w:rPr>
          <w:fldChar w:fldCharType="end"/>
        </w:r>
      </w:hyperlink>
    </w:p>
    <w:p w14:paraId="73E1F0E3" w14:textId="02BF37E9"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0" w:history="1">
        <w:r w:rsidRPr="004D4080">
          <w:rPr>
            <w:rStyle w:val="Hyperlink"/>
            <w:noProof/>
          </w:rPr>
          <w:t>2.1.4</w:t>
        </w:r>
        <w:r>
          <w:rPr>
            <w:rFonts w:asciiTheme="minorHAnsi" w:eastAsiaTheme="minorEastAsia" w:hAnsiTheme="minorHAnsi" w:cstheme="minorBidi"/>
            <w:noProof/>
            <w:kern w:val="2"/>
            <w:sz w:val="24"/>
            <w:szCs w:val="24"/>
            <w14:ligatures w14:val="standardContextual"/>
          </w:rPr>
          <w:tab/>
        </w:r>
        <w:r w:rsidRPr="004D4080">
          <w:rPr>
            <w:rStyle w:val="Hyperlink"/>
            <w:noProof/>
          </w:rPr>
          <w:t>Connection scheduling</w:t>
        </w:r>
        <w:r>
          <w:rPr>
            <w:noProof/>
            <w:webHidden/>
          </w:rPr>
          <w:tab/>
        </w:r>
        <w:r>
          <w:rPr>
            <w:noProof/>
            <w:webHidden/>
          </w:rPr>
          <w:fldChar w:fldCharType="begin"/>
        </w:r>
        <w:r>
          <w:rPr>
            <w:noProof/>
            <w:webHidden/>
          </w:rPr>
          <w:instrText xml:space="preserve"> PAGEREF _Toc178936530 \h </w:instrText>
        </w:r>
        <w:r>
          <w:rPr>
            <w:noProof/>
            <w:webHidden/>
          </w:rPr>
        </w:r>
        <w:r>
          <w:rPr>
            <w:noProof/>
            <w:webHidden/>
          </w:rPr>
          <w:fldChar w:fldCharType="separate"/>
        </w:r>
        <w:r w:rsidR="00B95937">
          <w:rPr>
            <w:noProof/>
            <w:webHidden/>
          </w:rPr>
          <w:t>25</w:t>
        </w:r>
        <w:r>
          <w:rPr>
            <w:noProof/>
            <w:webHidden/>
          </w:rPr>
          <w:fldChar w:fldCharType="end"/>
        </w:r>
      </w:hyperlink>
    </w:p>
    <w:p w14:paraId="3DE3363E" w14:textId="6B103A9B"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1" w:history="1">
        <w:r w:rsidRPr="004D4080">
          <w:rPr>
            <w:rStyle w:val="Hyperlink"/>
            <w:noProof/>
          </w:rPr>
          <w:t>2.1.5</w:t>
        </w:r>
        <w:r>
          <w:rPr>
            <w:rFonts w:asciiTheme="minorHAnsi" w:eastAsiaTheme="minorEastAsia" w:hAnsiTheme="minorHAnsi" w:cstheme="minorBidi"/>
            <w:noProof/>
            <w:kern w:val="2"/>
            <w:sz w:val="24"/>
            <w:szCs w:val="24"/>
            <w14:ligatures w14:val="standardContextual"/>
          </w:rPr>
          <w:tab/>
        </w:r>
        <w:r w:rsidRPr="004D4080">
          <w:rPr>
            <w:rStyle w:val="Hyperlink"/>
            <w:noProof/>
          </w:rPr>
          <w:t>Time formats</w:t>
        </w:r>
        <w:r>
          <w:rPr>
            <w:noProof/>
            <w:webHidden/>
          </w:rPr>
          <w:tab/>
        </w:r>
        <w:r>
          <w:rPr>
            <w:noProof/>
            <w:webHidden/>
          </w:rPr>
          <w:fldChar w:fldCharType="begin"/>
        </w:r>
        <w:r>
          <w:rPr>
            <w:noProof/>
            <w:webHidden/>
          </w:rPr>
          <w:instrText xml:space="preserve"> PAGEREF _Toc178936531 \h </w:instrText>
        </w:r>
        <w:r>
          <w:rPr>
            <w:noProof/>
            <w:webHidden/>
          </w:rPr>
        </w:r>
        <w:r>
          <w:rPr>
            <w:noProof/>
            <w:webHidden/>
          </w:rPr>
          <w:fldChar w:fldCharType="separate"/>
        </w:r>
        <w:r w:rsidR="00B95937">
          <w:rPr>
            <w:noProof/>
            <w:webHidden/>
          </w:rPr>
          <w:t>26</w:t>
        </w:r>
        <w:r>
          <w:rPr>
            <w:noProof/>
            <w:webHidden/>
          </w:rPr>
          <w:fldChar w:fldCharType="end"/>
        </w:r>
      </w:hyperlink>
    </w:p>
    <w:p w14:paraId="50A4B314" w14:textId="23D4C49F" w:rsidR="00B74FC0" w:rsidRDefault="00B74FC0">
      <w:pPr>
        <w:pStyle w:val="TOC2"/>
        <w:rPr>
          <w:rFonts w:asciiTheme="minorHAnsi" w:eastAsiaTheme="minorEastAsia" w:hAnsiTheme="minorHAnsi" w:cstheme="minorBidi"/>
          <w:kern w:val="2"/>
          <w:sz w:val="24"/>
          <w:szCs w:val="24"/>
          <w14:ligatures w14:val="standardContextual"/>
        </w:rPr>
      </w:pPr>
      <w:hyperlink w:anchor="_Toc178936532" w:history="1">
        <w:r w:rsidRPr="004D4080">
          <w:rPr>
            <w:rStyle w:val="Hyperlink"/>
          </w:rPr>
          <w:t>2.2</w:t>
        </w:r>
        <w:r>
          <w:rPr>
            <w:rFonts w:asciiTheme="minorHAnsi" w:eastAsiaTheme="minorEastAsia" w:hAnsiTheme="minorHAnsi" w:cstheme="minorBidi"/>
            <w:kern w:val="2"/>
            <w:sz w:val="24"/>
            <w:szCs w:val="24"/>
            <w14:ligatures w14:val="standardContextual"/>
          </w:rPr>
          <w:tab/>
        </w:r>
        <w:r w:rsidRPr="004D4080">
          <w:rPr>
            <w:rStyle w:val="Hyperlink"/>
          </w:rPr>
          <w:t>Events</w:t>
        </w:r>
        <w:r>
          <w:rPr>
            <w:webHidden/>
          </w:rPr>
          <w:tab/>
        </w:r>
        <w:r>
          <w:rPr>
            <w:webHidden/>
          </w:rPr>
          <w:fldChar w:fldCharType="begin"/>
        </w:r>
        <w:r>
          <w:rPr>
            <w:webHidden/>
          </w:rPr>
          <w:instrText xml:space="preserve"> PAGEREF _Toc178936532 \h </w:instrText>
        </w:r>
        <w:r>
          <w:rPr>
            <w:webHidden/>
          </w:rPr>
        </w:r>
        <w:r>
          <w:rPr>
            <w:webHidden/>
          </w:rPr>
          <w:fldChar w:fldCharType="separate"/>
        </w:r>
        <w:r w:rsidR="00B95937">
          <w:rPr>
            <w:webHidden/>
          </w:rPr>
          <w:t>26</w:t>
        </w:r>
        <w:r>
          <w:rPr>
            <w:webHidden/>
          </w:rPr>
          <w:fldChar w:fldCharType="end"/>
        </w:r>
      </w:hyperlink>
    </w:p>
    <w:p w14:paraId="5976D5D7" w14:textId="589C6882" w:rsidR="00B74FC0" w:rsidRDefault="00B74FC0">
      <w:pPr>
        <w:pStyle w:val="TOC2"/>
        <w:rPr>
          <w:rFonts w:asciiTheme="minorHAnsi" w:eastAsiaTheme="minorEastAsia" w:hAnsiTheme="minorHAnsi" w:cstheme="minorBidi"/>
          <w:kern w:val="2"/>
          <w:sz w:val="24"/>
          <w:szCs w:val="24"/>
          <w14:ligatures w14:val="standardContextual"/>
        </w:rPr>
      </w:pPr>
      <w:hyperlink w:anchor="_Toc178936533" w:history="1">
        <w:r w:rsidRPr="004D4080">
          <w:rPr>
            <w:rStyle w:val="Hyperlink"/>
          </w:rPr>
          <w:t>2.3</w:t>
        </w:r>
        <w:r>
          <w:rPr>
            <w:rFonts w:asciiTheme="minorHAnsi" w:eastAsiaTheme="minorEastAsia" w:hAnsiTheme="minorHAnsi" w:cstheme="minorBidi"/>
            <w:kern w:val="2"/>
            <w:sz w:val="24"/>
            <w:szCs w:val="24"/>
            <w14:ligatures w14:val="standardContextual"/>
          </w:rPr>
          <w:tab/>
        </w:r>
        <w:r w:rsidRPr="004D4080">
          <w:rPr>
            <w:rStyle w:val="Hyperlink"/>
          </w:rPr>
          <w:t>Actions</w:t>
        </w:r>
        <w:r>
          <w:rPr>
            <w:webHidden/>
          </w:rPr>
          <w:tab/>
        </w:r>
        <w:r>
          <w:rPr>
            <w:webHidden/>
          </w:rPr>
          <w:fldChar w:fldCharType="begin"/>
        </w:r>
        <w:r>
          <w:rPr>
            <w:webHidden/>
          </w:rPr>
          <w:instrText xml:space="preserve"> PAGEREF _Toc178936533 \h </w:instrText>
        </w:r>
        <w:r>
          <w:rPr>
            <w:webHidden/>
          </w:rPr>
        </w:r>
        <w:r>
          <w:rPr>
            <w:webHidden/>
          </w:rPr>
          <w:fldChar w:fldCharType="separate"/>
        </w:r>
        <w:r w:rsidR="00B95937">
          <w:rPr>
            <w:webHidden/>
          </w:rPr>
          <w:t>26</w:t>
        </w:r>
        <w:r>
          <w:rPr>
            <w:webHidden/>
          </w:rPr>
          <w:fldChar w:fldCharType="end"/>
        </w:r>
      </w:hyperlink>
    </w:p>
    <w:p w14:paraId="3EF66F33" w14:textId="68AB2832" w:rsidR="00B74FC0" w:rsidRDefault="00B74FC0">
      <w:pPr>
        <w:pStyle w:val="TOC2"/>
        <w:rPr>
          <w:rFonts w:asciiTheme="minorHAnsi" w:eastAsiaTheme="minorEastAsia" w:hAnsiTheme="minorHAnsi" w:cstheme="minorBidi"/>
          <w:kern w:val="2"/>
          <w:sz w:val="24"/>
          <w:szCs w:val="24"/>
          <w14:ligatures w14:val="standardContextual"/>
        </w:rPr>
      </w:pPr>
      <w:hyperlink w:anchor="_Toc178936534" w:history="1">
        <w:r w:rsidRPr="004D4080">
          <w:rPr>
            <w:rStyle w:val="Hyperlink"/>
          </w:rPr>
          <w:t>2.4</w:t>
        </w:r>
        <w:r>
          <w:rPr>
            <w:rFonts w:asciiTheme="minorHAnsi" w:eastAsiaTheme="minorEastAsia" w:hAnsiTheme="minorHAnsi" w:cstheme="minorBidi"/>
            <w:kern w:val="2"/>
            <w:sz w:val="24"/>
            <w:szCs w:val="24"/>
            <w14:ligatures w14:val="standardContextual"/>
          </w:rPr>
          <w:tab/>
        </w:r>
        <w:r w:rsidRPr="004D4080">
          <w:rPr>
            <w:rStyle w:val="Hyperlink"/>
          </w:rPr>
          <w:t>Points</w:t>
        </w:r>
        <w:r>
          <w:rPr>
            <w:webHidden/>
          </w:rPr>
          <w:tab/>
        </w:r>
        <w:r>
          <w:rPr>
            <w:webHidden/>
          </w:rPr>
          <w:fldChar w:fldCharType="begin"/>
        </w:r>
        <w:r>
          <w:rPr>
            <w:webHidden/>
          </w:rPr>
          <w:instrText xml:space="preserve"> PAGEREF _Toc178936534 \h </w:instrText>
        </w:r>
        <w:r>
          <w:rPr>
            <w:webHidden/>
          </w:rPr>
        </w:r>
        <w:r>
          <w:rPr>
            <w:webHidden/>
          </w:rPr>
          <w:fldChar w:fldCharType="separate"/>
        </w:r>
        <w:r w:rsidR="00B95937">
          <w:rPr>
            <w:webHidden/>
          </w:rPr>
          <w:t>27</w:t>
        </w:r>
        <w:r>
          <w:rPr>
            <w:webHidden/>
          </w:rPr>
          <w:fldChar w:fldCharType="end"/>
        </w:r>
      </w:hyperlink>
    </w:p>
    <w:p w14:paraId="0F14C60E" w14:textId="5C7654FD"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5" w:history="1">
        <w:r w:rsidRPr="004D4080">
          <w:rPr>
            <w:rStyle w:val="Hyperlink"/>
            <w:noProof/>
          </w:rPr>
          <w:t>2.4.1</w:t>
        </w:r>
        <w:r>
          <w:rPr>
            <w:rFonts w:asciiTheme="minorHAnsi" w:eastAsiaTheme="minorEastAsia" w:hAnsiTheme="minorHAnsi" w:cstheme="minorBidi"/>
            <w:noProof/>
            <w:kern w:val="2"/>
            <w:sz w:val="24"/>
            <w:szCs w:val="24"/>
            <w14:ligatures w14:val="standardContextual"/>
          </w:rPr>
          <w:tab/>
        </w:r>
        <w:r w:rsidRPr="004D4080">
          <w:rPr>
            <w:rStyle w:val="Hyperlink"/>
            <w:noProof/>
          </w:rPr>
          <w:t>Point quality flags</w:t>
        </w:r>
        <w:r>
          <w:rPr>
            <w:noProof/>
            <w:webHidden/>
          </w:rPr>
          <w:tab/>
        </w:r>
        <w:r>
          <w:rPr>
            <w:noProof/>
            <w:webHidden/>
          </w:rPr>
          <w:fldChar w:fldCharType="begin"/>
        </w:r>
        <w:r>
          <w:rPr>
            <w:noProof/>
            <w:webHidden/>
          </w:rPr>
          <w:instrText xml:space="preserve"> PAGEREF _Toc178936535 \h </w:instrText>
        </w:r>
        <w:r>
          <w:rPr>
            <w:noProof/>
            <w:webHidden/>
          </w:rPr>
        </w:r>
        <w:r>
          <w:rPr>
            <w:noProof/>
            <w:webHidden/>
          </w:rPr>
          <w:fldChar w:fldCharType="separate"/>
        </w:r>
        <w:r w:rsidR="00B95937">
          <w:rPr>
            <w:noProof/>
            <w:webHidden/>
          </w:rPr>
          <w:t>31</w:t>
        </w:r>
        <w:r>
          <w:rPr>
            <w:noProof/>
            <w:webHidden/>
          </w:rPr>
          <w:fldChar w:fldCharType="end"/>
        </w:r>
      </w:hyperlink>
    </w:p>
    <w:p w14:paraId="2AFEC85A" w14:textId="25C34A92"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6" w:history="1">
        <w:r w:rsidRPr="004D4080">
          <w:rPr>
            <w:rStyle w:val="Hyperlink"/>
            <w:noProof/>
          </w:rPr>
          <w:t>2.4.2</w:t>
        </w:r>
        <w:r>
          <w:rPr>
            <w:rFonts w:asciiTheme="minorHAnsi" w:eastAsiaTheme="minorEastAsia" w:hAnsiTheme="minorHAnsi" w:cstheme="minorBidi"/>
            <w:noProof/>
            <w:kern w:val="2"/>
            <w:sz w:val="24"/>
            <w:szCs w:val="24"/>
            <w14:ligatures w14:val="standardContextual"/>
          </w:rPr>
          <w:tab/>
        </w:r>
        <w:r w:rsidRPr="004D4080">
          <w:rPr>
            <w:rStyle w:val="Hyperlink"/>
            <w:noProof/>
          </w:rPr>
          <w:t>Binary points</w:t>
        </w:r>
        <w:r>
          <w:rPr>
            <w:noProof/>
            <w:webHidden/>
          </w:rPr>
          <w:tab/>
        </w:r>
        <w:r>
          <w:rPr>
            <w:noProof/>
            <w:webHidden/>
          </w:rPr>
          <w:fldChar w:fldCharType="begin"/>
        </w:r>
        <w:r>
          <w:rPr>
            <w:noProof/>
            <w:webHidden/>
          </w:rPr>
          <w:instrText xml:space="preserve"> PAGEREF _Toc178936536 \h </w:instrText>
        </w:r>
        <w:r>
          <w:rPr>
            <w:noProof/>
            <w:webHidden/>
          </w:rPr>
        </w:r>
        <w:r>
          <w:rPr>
            <w:noProof/>
            <w:webHidden/>
          </w:rPr>
          <w:fldChar w:fldCharType="separate"/>
        </w:r>
        <w:r w:rsidR="00B95937">
          <w:rPr>
            <w:noProof/>
            <w:webHidden/>
          </w:rPr>
          <w:t>32</w:t>
        </w:r>
        <w:r>
          <w:rPr>
            <w:noProof/>
            <w:webHidden/>
          </w:rPr>
          <w:fldChar w:fldCharType="end"/>
        </w:r>
      </w:hyperlink>
    </w:p>
    <w:p w14:paraId="0B58E031" w14:textId="26F7E594"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7" w:history="1">
        <w:r w:rsidRPr="004D4080">
          <w:rPr>
            <w:rStyle w:val="Hyperlink"/>
            <w:noProof/>
          </w:rPr>
          <w:t>2.4.3</w:t>
        </w:r>
        <w:r>
          <w:rPr>
            <w:rFonts w:asciiTheme="minorHAnsi" w:eastAsiaTheme="minorEastAsia" w:hAnsiTheme="minorHAnsi" w:cstheme="minorBidi"/>
            <w:noProof/>
            <w:kern w:val="2"/>
            <w:sz w:val="24"/>
            <w:szCs w:val="24"/>
            <w14:ligatures w14:val="standardContextual"/>
          </w:rPr>
          <w:tab/>
        </w:r>
        <w:r w:rsidRPr="004D4080">
          <w:rPr>
            <w:rStyle w:val="Hyperlink"/>
            <w:noProof/>
          </w:rPr>
          <w:t>Analogue points</w:t>
        </w:r>
        <w:r>
          <w:rPr>
            <w:noProof/>
            <w:webHidden/>
          </w:rPr>
          <w:tab/>
        </w:r>
        <w:r>
          <w:rPr>
            <w:noProof/>
            <w:webHidden/>
          </w:rPr>
          <w:fldChar w:fldCharType="begin"/>
        </w:r>
        <w:r>
          <w:rPr>
            <w:noProof/>
            <w:webHidden/>
          </w:rPr>
          <w:instrText xml:space="preserve"> PAGEREF _Toc178936537 \h </w:instrText>
        </w:r>
        <w:r>
          <w:rPr>
            <w:noProof/>
            <w:webHidden/>
          </w:rPr>
        </w:r>
        <w:r>
          <w:rPr>
            <w:noProof/>
            <w:webHidden/>
          </w:rPr>
          <w:fldChar w:fldCharType="separate"/>
        </w:r>
        <w:r w:rsidR="00B95937">
          <w:rPr>
            <w:noProof/>
            <w:webHidden/>
          </w:rPr>
          <w:t>35</w:t>
        </w:r>
        <w:r>
          <w:rPr>
            <w:noProof/>
            <w:webHidden/>
          </w:rPr>
          <w:fldChar w:fldCharType="end"/>
        </w:r>
      </w:hyperlink>
    </w:p>
    <w:p w14:paraId="6B9D73D1" w14:textId="1E3FEAA7"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8" w:history="1">
        <w:r w:rsidRPr="004D4080">
          <w:rPr>
            <w:rStyle w:val="Hyperlink"/>
            <w:noProof/>
          </w:rPr>
          <w:t>2.4.4</w:t>
        </w:r>
        <w:r>
          <w:rPr>
            <w:rFonts w:asciiTheme="minorHAnsi" w:eastAsiaTheme="minorEastAsia" w:hAnsiTheme="minorHAnsi" w:cstheme="minorBidi"/>
            <w:noProof/>
            <w:kern w:val="2"/>
            <w:sz w:val="24"/>
            <w:szCs w:val="24"/>
            <w14:ligatures w14:val="standardContextual"/>
          </w:rPr>
          <w:tab/>
        </w:r>
        <w:r w:rsidRPr="004D4080">
          <w:rPr>
            <w:rStyle w:val="Hyperlink"/>
            <w:noProof/>
          </w:rPr>
          <w:t>Counter points</w:t>
        </w:r>
        <w:r>
          <w:rPr>
            <w:noProof/>
            <w:webHidden/>
          </w:rPr>
          <w:tab/>
        </w:r>
        <w:r>
          <w:rPr>
            <w:noProof/>
            <w:webHidden/>
          </w:rPr>
          <w:fldChar w:fldCharType="begin"/>
        </w:r>
        <w:r>
          <w:rPr>
            <w:noProof/>
            <w:webHidden/>
          </w:rPr>
          <w:instrText xml:space="preserve"> PAGEREF _Toc178936538 \h </w:instrText>
        </w:r>
        <w:r>
          <w:rPr>
            <w:noProof/>
            <w:webHidden/>
          </w:rPr>
        </w:r>
        <w:r>
          <w:rPr>
            <w:noProof/>
            <w:webHidden/>
          </w:rPr>
          <w:fldChar w:fldCharType="separate"/>
        </w:r>
        <w:r w:rsidR="00B95937">
          <w:rPr>
            <w:noProof/>
            <w:webHidden/>
          </w:rPr>
          <w:t>38</w:t>
        </w:r>
        <w:r>
          <w:rPr>
            <w:noProof/>
            <w:webHidden/>
          </w:rPr>
          <w:fldChar w:fldCharType="end"/>
        </w:r>
      </w:hyperlink>
    </w:p>
    <w:p w14:paraId="127105BA" w14:textId="17F1C201"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39" w:history="1">
        <w:r w:rsidRPr="004D4080">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4D4080">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_Toc178936539 \h </w:instrText>
        </w:r>
        <w:r>
          <w:rPr>
            <w:noProof/>
            <w:webHidden/>
          </w:rPr>
        </w:r>
        <w:r>
          <w:rPr>
            <w:noProof/>
            <w:webHidden/>
          </w:rPr>
          <w:fldChar w:fldCharType="separate"/>
        </w:r>
        <w:r w:rsidR="00B95937">
          <w:rPr>
            <w:noProof/>
            <w:webHidden/>
          </w:rPr>
          <w:t>40</w:t>
        </w:r>
        <w:r>
          <w:rPr>
            <w:noProof/>
            <w:webHidden/>
          </w:rPr>
          <w:fldChar w:fldCharType="end"/>
        </w:r>
      </w:hyperlink>
    </w:p>
    <w:p w14:paraId="14F55A29" w14:textId="5E8F0B79"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0" w:history="1">
        <w:r w:rsidRPr="004D4080">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4D4080">
          <w:rPr>
            <w:rStyle w:val="Hyperlink"/>
            <w:rFonts w:eastAsia="DengXian"/>
            <w:noProof/>
          </w:rPr>
          <w:t>Counter limits</w:t>
        </w:r>
        <w:r>
          <w:rPr>
            <w:noProof/>
            <w:webHidden/>
          </w:rPr>
          <w:tab/>
        </w:r>
        <w:r>
          <w:rPr>
            <w:noProof/>
            <w:webHidden/>
          </w:rPr>
          <w:fldChar w:fldCharType="begin"/>
        </w:r>
        <w:r>
          <w:rPr>
            <w:noProof/>
            <w:webHidden/>
          </w:rPr>
          <w:instrText xml:space="preserve"> PAGEREF _Toc178936540 \h </w:instrText>
        </w:r>
        <w:r>
          <w:rPr>
            <w:noProof/>
            <w:webHidden/>
          </w:rPr>
        </w:r>
        <w:r>
          <w:rPr>
            <w:noProof/>
            <w:webHidden/>
          </w:rPr>
          <w:fldChar w:fldCharType="separate"/>
        </w:r>
        <w:r w:rsidR="00B95937">
          <w:rPr>
            <w:noProof/>
            <w:webHidden/>
          </w:rPr>
          <w:t>47</w:t>
        </w:r>
        <w:r>
          <w:rPr>
            <w:noProof/>
            <w:webHidden/>
          </w:rPr>
          <w:fldChar w:fldCharType="end"/>
        </w:r>
      </w:hyperlink>
    </w:p>
    <w:p w14:paraId="2390831B" w14:textId="2078AF1D"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1" w:history="1">
        <w:r w:rsidRPr="004D4080">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4D4080">
          <w:rPr>
            <w:rStyle w:val="Hyperlink"/>
            <w:rFonts w:eastAsia="DengXian"/>
            <w:noProof/>
          </w:rPr>
          <w:t>No change</w:t>
        </w:r>
        <w:r>
          <w:rPr>
            <w:noProof/>
            <w:webHidden/>
          </w:rPr>
          <w:tab/>
        </w:r>
        <w:r>
          <w:rPr>
            <w:noProof/>
            <w:webHidden/>
          </w:rPr>
          <w:fldChar w:fldCharType="begin"/>
        </w:r>
        <w:r>
          <w:rPr>
            <w:noProof/>
            <w:webHidden/>
          </w:rPr>
          <w:instrText xml:space="preserve"> PAGEREF _Toc178936541 \h </w:instrText>
        </w:r>
        <w:r>
          <w:rPr>
            <w:noProof/>
            <w:webHidden/>
          </w:rPr>
        </w:r>
        <w:r>
          <w:rPr>
            <w:noProof/>
            <w:webHidden/>
          </w:rPr>
          <w:fldChar w:fldCharType="separate"/>
        </w:r>
        <w:r w:rsidR="00B95937">
          <w:rPr>
            <w:noProof/>
            <w:webHidden/>
          </w:rPr>
          <w:t>50</w:t>
        </w:r>
        <w:r>
          <w:rPr>
            <w:noProof/>
            <w:webHidden/>
          </w:rPr>
          <w:fldChar w:fldCharType="end"/>
        </w:r>
      </w:hyperlink>
    </w:p>
    <w:p w14:paraId="7A025CBA" w14:textId="25FA2E37" w:rsidR="00B74FC0" w:rsidRDefault="00B74FC0">
      <w:pPr>
        <w:pStyle w:val="TOC2"/>
        <w:rPr>
          <w:rFonts w:asciiTheme="minorHAnsi" w:eastAsiaTheme="minorEastAsia" w:hAnsiTheme="minorHAnsi" w:cstheme="minorBidi"/>
          <w:kern w:val="2"/>
          <w:sz w:val="24"/>
          <w:szCs w:val="24"/>
          <w14:ligatures w14:val="standardContextual"/>
        </w:rPr>
      </w:pPr>
      <w:hyperlink w:anchor="_Toc178936542" w:history="1">
        <w:r w:rsidRPr="004D4080">
          <w:rPr>
            <w:rStyle w:val="Hyperlink"/>
          </w:rPr>
          <w:t>2.5</w:t>
        </w:r>
        <w:r>
          <w:rPr>
            <w:rFonts w:asciiTheme="minorHAnsi" w:eastAsiaTheme="minorEastAsia" w:hAnsiTheme="minorHAnsi" w:cstheme="minorBidi"/>
            <w:kern w:val="2"/>
            <w:sz w:val="24"/>
            <w:szCs w:val="24"/>
            <w14:ligatures w14:val="standardContextual"/>
          </w:rPr>
          <w:tab/>
        </w:r>
        <w:r w:rsidRPr="004D4080">
          <w:rPr>
            <w:rStyle w:val="Hyperlink"/>
          </w:rPr>
          <w:t>Extended points</w:t>
        </w:r>
        <w:r>
          <w:rPr>
            <w:webHidden/>
          </w:rPr>
          <w:tab/>
        </w:r>
        <w:r>
          <w:rPr>
            <w:webHidden/>
          </w:rPr>
          <w:fldChar w:fldCharType="begin"/>
        </w:r>
        <w:r>
          <w:rPr>
            <w:webHidden/>
          </w:rPr>
          <w:instrText xml:space="preserve"> PAGEREF _Toc178936542 \h </w:instrText>
        </w:r>
        <w:r>
          <w:rPr>
            <w:webHidden/>
          </w:rPr>
        </w:r>
        <w:r>
          <w:rPr>
            <w:webHidden/>
          </w:rPr>
          <w:fldChar w:fldCharType="separate"/>
        </w:r>
        <w:r w:rsidR="00B95937">
          <w:rPr>
            <w:webHidden/>
          </w:rPr>
          <w:t>52</w:t>
        </w:r>
        <w:r>
          <w:rPr>
            <w:webHidden/>
          </w:rPr>
          <w:fldChar w:fldCharType="end"/>
        </w:r>
      </w:hyperlink>
    </w:p>
    <w:p w14:paraId="47AC3512" w14:textId="65F518E3"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3" w:history="1">
        <w:r w:rsidRPr="004D4080">
          <w:rPr>
            <w:rStyle w:val="Hyperlink"/>
            <w:noProof/>
          </w:rPr>
          <w:t>2.5.1</w:t>
        </w:r>
        <w:r>
          <w:rPr>
            <w:rFonts w:asciiTheme="minorHAnsi" w:eastAsiaTheme="minorEastAsia" w:hAnsiTheme="minorHAnsi" w:cstheme="minorBidi"/>
            <w:noProof/>
            <w:kern w:val="2"/>
            <w:sz w:val="24"/>
            <w:szCs w:val="24"/>
            <w14:ligatures w14:val="standardContextual"/>
          </w:rPr>
          <w:tab/>
        </w:r>
        <w:r w:rsidRPr="004D4080">
          <w:rPr>
            <w:rStyle w:val="Hyperlink"/>
            <w:noProof/>
          </w:rPr>
          <w:t>Minimum</w:t>
        </w:r>
        <w:r>
          <w:rPr>
            <w:noProof/>
            <w:webHidden/>
          </w:rPr>
          <w:tab/>
        </w:r>
        <w:r>
          <w:rPr>
            <w:noProof/>
            <w:webHidden/>
          </w:rPr>
          <w:fldChar w:fldCharType="begin"/>
        </w:r>
        <w:r>
          <w:rPr>
            <w:noProof/>
            <w:webHidden/>
          </w:rPr>
          <w:instrText xml:space="preserve"> PAGEREF _Toc178936543 \h </w:instrText>
        </w:r>
        <w:r>
          <w:rPr>
            <w:noProof/>
            <w:webHidden/>
          </w:rPr>
        </w:r>
        <w:r>
          <w:rPr>
            <w:noProof/>
            <w:webHidden/>
          </w:rPr>
          <w:fldChar w:fldCharType="separate"/>
        </w:r>
        <w:r w:rsidR="00B95937">
          <w:rPr>
            <w:noProof/>
            <w:webHidden/>
          </w:rPr>
          <w:t>54</w:t>
        </w:r>
        <w:r>
          <w:rPr>
            <w:noProof/>
            <w:webHidden/>
          </w:rPr>
          <w:fldChar w:fldCharType="end"/>
        </w:r>
      </w:hyperlink>
    </w:p>
    <w:p w14:paraId="347CC3CA" w14:textId="5CBBAC26"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4" w:history="1">
        <w:r w:rsidRPr="004D4080">
          <w:rPr>
            <w:rStyle w:val="Hyperlink"/>
            <w:noProof/>
          </w:rPr>
          <w:t>2.5.2</w:t>
        </w:r>
        <w:r>
          <w:rPr>
            <w:rFonts w:asciiTheme="minorHAnsi" w:eastAsiaTheme="minorEastAsia" w:hAnsiTheme="minorHAnsi" w:cstheme="minorBidi"/>
            <w:noProof/>
            <w:kern w:val="2"/>
            <w:sz w:val="24"/>
            <w:szCs w:val="24"/>
            <w14:ligatures w14:val="standardContextual"/>
          </w:rPr>
          <w:tab/>
        </w:r>
        <w:r w:rsidRPr="004D4080">
          <w:rPr>
            <w:rStyle w:val="Hyperlink"/>
            <w:noProof/>
          </w:rPr>
          <w:t>Maximum</w:t>
        </w:r>
        <w:r>
          <w:rPr>
            <w:noProof/>
            <w:webHidden/>
          </w:rPr>
          <w:tab/>
        </w:r>
        <w:r>
          <w:rPr>
            <w:noProof/>
            <w:webHidden/>
          </w:rPr>
          <w:fldChar w:fldCharType="begin"/>
        </w:r>
        <w:r>
          <w:rPr>
            <w:noProof/>
            <w:webHidden/>
          </w:rPr>
          <w:instrText xml:space="preserve"> PAGEREF _Toc178936544 \h </w:instrText>
        </w:r>
        <w:r>
          <w:rPr>
            <w:noProof/>
            <w:webHidden/>
          </w:rPr>
        </w:r>
        <w:r>
          <w:rPr>
            <w:noProof/>
            <w:webHidden/>
          </w:rPr>
          <w:fldChar w:fldCharType="separate"/>
        </w:r>
        <w:r w:rsidR="00B95937">
          <w:rPr>
            <w:noProof/>
            <w:webHidden/>
          </w:rPr>
          <w:t>54</w:t>
        </w:r>
        <w:r>
          <w:rPr>
            <w:noProof/>
            <w:webHidden/>
          </w:rPr>
          <w:fldChar w:fldCharType="end"/>
        </w:r>
      </w:hyperlink>
    </w:p>
    <w:p w14:paraId="316FE477" w14:textId="6258BC6E"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5" w:history="1">
        <w:r w:rsidRPr="004D4080">
          <w:rPr>
            <w:rStyle w:val="Hyperlink"/>
            <w:noProof/>
          </w:rPr>
          <w:t>2.5.3</w:t>
        </w:r>
        <w:r>
          <w:rPr>
            <w:rFonts w:asciiTheme="minorHAnsi" w:eastAsiaTheme="minorEastAsia" w:hAnsiTheme="minorHAnsi" w:cstheme="minorBidi"/>
            <w:noProof/>
            <w:kern w:val="2"/>
            <w:sz w:val="24"/>
            <w:szCs w:val="24"/>
            <w14:ligatures w14:val="standardContextual"/>
          </w:rPr>
          <w:tab/>
        </w:r>
        <w:r w:rsidRPr="004D4080">
          <w:rPr>
            <w:rStyle w:val="Hyperlink"/>
            <w:noProof/>
          </w:rPr>
          <w:t>Mean</w:t>
        </w:r>
        <w:r>
          <w:rPr>
            <w:noProof/>
            <w:webHidden/>
          </w:rPr>
          <w:tab/>
        </w:r>
        <w:r>
          <w:rPr>
            <w:noProof/>
            <w:webHidden/>
          </w:rPr>
          <w:fldChar w:fldCharType="begin"/>
        </w:r>
        <w:r>
          <w:rPr>
            <w:noProof/>
            <w:webHidden/>
          </w:rPr>
          <w:instrText xml:space="preserve"> PAGEREF _Toc178936545 \h </w:instrText>
        </w:r>
        <w:r>
          <w:rPr>
            <w:noProof/>
            <w:webHidden/>
          </w:rPr>
        </w:r>
        <w:r>
          <w:rPr>
            <w:noProof/>
            <w:webHidden/>
          </w:rPr>
          <w:fldChar w:fldCharType="separate"/>
        </w:r>
        <w:r w:rsidR="00B95937">
          <w:rPr>
            <w:noProof/>
            <w:webHidden/>
          </w:rPr>
          <w:t>54</w:t>
        </w:r>
        <w:r>
          <w:rPr>
            <w:noProof/>
            <w:webHidden/>
          </w:rPr>
          <w:fldChar w:fldCharType="end"/>
        </w:r>
      </w:hyperlink>
    </w:p>
    <w:p w14:paraId="2C9C7908" w14:textId="52A330B3"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6" w:history="1">
        <w:r w:rsidRPr="004D4080">
          <w:rPr>
            <w:rStyle w:val="Hyperlink"/>
            <w:noProof/>
          </w:rPr>
          <w:t>2.5.4</w:t>
        </w:r>
        <w:r>
          <w:rPr>
            <w:rFonts w:asciiTheme="minorHAnsi" w:eastAsiaTheme="minorEastAsia" w:hAnsiTheme="minorHAnsi" w:cstheme="minorBidi"/>
            <w:noProof/>
            <w:kern w:val="2"/>
            <w:sz w:val="24"/>
            <w:szCs w:val="24"/>
            <w14:ligatures w14:val="standardContextual"/>
          </w:rPr>
          <w:tab/>
        </w:r>
        <w:r w:rsidRPr="004D4080">
          <w:rPr>
            <w:rStyle w:val="Hyperlink"/>
            <w:noProof/>
          </w:rPr>
          <w:t>Standard deviation</w:t>
        </w:r>
        <w:r>
          <w:rPr>
            <w:noProof/>
            <w:webHidden/>
          </w:rPr>
          <w:tab/>
        </w:r>
        <w:r>
          <w:rPr>
            <w:noProof/>
            <w:webHidden/>
          </w:rPr>
          <w:fldChar w:fldCharType="begin"/>
        </w:r>
        <w:r>
          <w:rPr>
            <w:noProof/>
            <w:webHidden/>
          </w:rPr>
          <w:instrText xml:space="preserve"> PAGEREF _Toc178936546 \h </w:instrText>
        </w:r>
        <w:r>
          <w:rPr>
            <w:noProof/>
            <w:webHidden/>
          </w:rPr>
        </w:r>
        <w:r>
          <w:rPr>
            <w:noProof/>
            <w:webHidden/>
          </w:rPr>
          <w:fldChar w:fldCharType="separate"/>
        </w:r>
        <w:r w:rsidR="00B95937">
          <w:rPr>
            <w:noProof/>
            <w:webHidden/>
          </w:rPr>
          <w:t>54</w:t>
        </w:r>
        <w:r>
          <w:rPr>
            <w:noProof/>
            <w:webHidden/>
          </w:rPr>
          <w:fldChar w:fldCharType="end"/>
        </w:r>
      </w:hyperlink>
    </w:p>
    <w:p w14:paraId="09DBEC8B" w14:textId="07547D70"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7" w:history="1">
        <w:r w:rsidRPr="004D4080">
          <w:rPr>
            <w:rStyle w:val="Hyperlink"/>
            <w:noProof/>
          </w:rPr>
          <w:t>2.5.5</w:t>
        </w:r>
        <w:r>
          <w:rPr>
            <w:rFonts w:asciiTheme="minorHAnsi" w:eastAsiaTheme="minorEastAsia" w:hAnsiTheme="minorHAnsi" w:cstheme="minorBidi"/>
            <w:noProof/>
            <w:kern w:val="2"/>
            <w:sz w:val="24"/>
            <w:szCs w:val="24"/>
            <w14:ligatures w14:val="standardContextual"/>
          </w:rPr>
          <w:tab/>
        </w:r>
        <w:r w:rsidRPr="004D4080">
          <w:rPr>
            <w:rStyle w:val="Hyperlink"/>
            <w:noProof/>
          </w:rPr>
          <w:t>Integral</w:t>
        </w:r>
        <w:r>
          <w:rPr>
            <w:noProof/>
            <w:webHidden/>
          </w:rPr>
          <w:tab/>
        </w:r>
        <w:r>
          <w:rPr>
            <w:noProof/>
            <w:webHidden/>
          </w:rPr>
          <w:fldChar w:fldCharType="begin"/>
        </w:r>
        <w:r>
          <w:rPr>
            <w:noProof/>
            <w:webHidden/>
          </w:rPr>
          <w:instrText xml:space="preserve"> PAGEREF _Toc178936547 \h </w:instrText>
        </w:r>
        <w:r>
          <w:rPr>
            <w:noProof/>
            <w:webHidden/>
          </w:rPr>
        </w:r>
        <w:r>
          <w:rPr>
            <w:noProof/>
            <w:webHidden/>
          </w:rPr>
          <w:fldChar w:fldCharType="separate"/>
        </w:r>
        <w:r w:rsidR="00B95937">
          <w:rPr>
            <w:noProof/>
            <w:webHidden/>
          </w:rPr>
          <w:t>55</w:t>
        </w:r>
        <w:r>
          <w:rPr>
            <w:noProof/>
            <w:webHidden/>
          </w:rPr>
          <w:fldChar w:fldCharType="end"/>
        </w:r>
      </w:hyperlink>
    </w:p>
    <w:p w14:paraId="550E52A8" w14:textId="38889CAC"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8" w:history="1">
        <w:r w:rsidRPr="004D4080">
          <w:rPr>
            <w:rStyle w:val="Hyperlink"/>
            <w:noProof/>
          </w:rPr>
          <w:t>2.5.6</w:t>
        </w:r>
        <w:r>
          <w:rPr>
            <w:rFonts w:asciiTheme="minorHAnsi" w:eastAsiaTheme="minorEastAsia" w:hAnsiTheme="minorHAnsi" w:cstheme="minorBidi"/>
            <w:noProof/>
            <w:kern w:val="2"/>
            <w:sz w:val="24"/>
            <w:szCs w:val="24"/>
            <w14:ligatures w14:val="standardContextual"/>
          </w:rPr>
          <w:tab/>
        </w:r>
        <w:r w:rsidRPr="004D4080">
          <w:rPr>
            <w:rStyle w:val="Hyperlink"/>
            <w:noProof/>
          </w:rPr>
          <w:t>Rate of change</w:t>
        </w:r>
        <w:r>
          <w:rPr>
            <w:noProof/>
            <w:webHidden/>
          </w:rPr>
          <w:tab/>
        </w:r>
        <w:r>
          <w:rPr>
            <w:noProof/>
            <w:webHidden/>
          </w:rPr>
          <w:fldChar w:fldCharType="begin"/>
        </w:r>
        <w:r>
          <w:rPr>
            <w:noProof/>
            <w:webHidden/>
          </w:rPr>
          <w:instrText xml:space="preserve"> PAGEREF _Toc178936548 \h </w:instrText>
        </w:r>
        <w:r>
          <w:rPr>
            <w:noProof/>
            <w:webHidden/>
          </w:rPr>
        </w:r>
        <w:r>
          <w:rPr>
            <w:noProof/>
            <w:webHidden/>
          </w:rPr>
          <w:fldChar w:fldCharType="separate"/>
        </w:r>
        <w:r w:rsidR="00B95937">
          <w:rPr>
            <w:noProof/>
            <w:webHidden/>
          </w:rPr>
          <w:t>55</w:t>
        </w:r>
        <w:r>
          <w:rPr>
            <w:noProof/>
            <w:webHidden/>
          </w:rPr>
          <w:fldChar w:fldCharType="end"/>
        </w:r>
      </w:hyperlink>
    </w:p>
    <w:p w14:paraId="2185DFC8" w14:textId="57A8CE4E"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49" w:history="1">
        <w:r w:rsidRPr="004D4080">
          <w:rPr>
            <w:rStyle w:val="Hyperlink"/>
            <w:noProof/>
          </w:rPr>
          <w:t>2.5.7</w:t>
        </w:r>
        <w:r>
          <w:rPr>
            <w:rFonts w:asciiTheme="minorHAnsi" w:eastAsiaTheme="minorEastAsia" w:hAnsiTheme="minorHAnsi" w:cstheme="minorBidi"/>
            <w:noProof/>
            <w:kern w:val="2"/>
            <w:sz w:val="24"/>
            <w:szCs w:val="24"/>
            <w14:ligatures w14:val="standardContextual"/>
          </w:rPr>
          <w:tab/>
        </w:r>
        <w:r w:rsidRPr="004D4080">
          <w:rPr>
            <w:rStyle w:val="Hyperlink"/>
            <w:noProof/>
          </w:rPr>
          <w:t>State counter</w:t>
        </w:r>
        <w:r>
          <w:rPr>
            <w:noProof/>
            <w:webHidden/>
          </w:rPr>
          <w:tab/>
        </w:r>
        <w:r>
          <w:rPr>
            <w:noProof/>
            <w:webHidden/>
          </w:rPr>
          <w:fldChar w:fldCharType="begin"/>
        </w:r>
        <w:r>
          <w:rPr>
            <w:noProof/>
            <w:webHidden/>
          </w:rPr>
          <w:instrText xml:space="preserve"> PAGEREF _Toc178936549 \h </w:instrText>
        </w:r>
        <w:r>
          <w:rPr>
            <w:noProof/>
            <w:webHidden/>
          </w:rPr>
        </w:r>
        <w:r>
          <w:rPr>
            <w:noProof/>
            <w:webHidden/>
          </w:rPr>
          <w:fldChar w:fldCharType="separate"/>
        </w:r>
        <w:r w:rsidR="00B95937">
          <w:rPr>
            <w:noProof/>
            <w:webHidden/>
          </w:rPr>
          <w:t>57</w:t>
        </w:r>
        <w:r>
          <w:rPr>
            <w:noProof/>
            <w:webHidden/>
          </w:rPr>
          <w:fldChar w:fldCharType="end"/>
        </w:r>
      </w:hyperlink>
    </w:p>
    <w:p w14:paraId="27E6D2F3" w14:textId="3DAEE94C"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50" w:history="1">
        <w:r w:rsidRPr="004D4080">
          <w:rPr>
            <w:rStyle w:val="Hyperlink"/>
            <w:noProof/>
          </w:rPr>
          <w:t>2.5.8</w:t>
        </w:r>
        <w:r>
          <w:rPr>
            <w:rFonts w:asciiTheme="minorHAnsi" w:eastAsiaTheme="minorEastAsia" w:hAnsiTheme="minorHAnsi" w:cstheme="minorBidi"/>
            <w:noProof/>
            <w:kern w:val="2"/>
            <w:sz w:val="24"/>
            <w:szCs w:val="24"/>
            <w14:ligatures w14:val="standardContextual"/>
          </w:rPr>
          <w:tab/>
        </w:r>
        <w:r w:rsidRPr="004D4080">
          <w:rPr>
            <w:rStyle w:val="Hyperlink"/>
            <w:noProof/>
          </w:rPr>
          <w:t>State runtime</w:t>
        </w:r>
        <w:r>
          <w:rPr>
            <w:noProof/>
            <w:webHidden/>
          </w:rPr>
          <w:tab/>
        </w:r>
        <w:r>
          <w:rPr>
            <w:noProof/>
            <w:webHidden/>
          </w:rPr>
          <w:fldChar w:fldCharType="begin"/>
        </w:r>
        <w:r>
          <w:rPr>
            <w:noProof/>
            <w:webHidden/>
          </w:rPr>
          <w:instrText xml:space="preserve"> PAGEREF _Toc178936550 \h </w:instrText>
        </w:r>
        <w:r>
          <w:rPr>
            <w:noProof/>
            <w:webHidden/>
          </w:rPr>
        </w:r>
        <w:r>
          <w:rPr>
            <w:noProof/>
            <w:webHidden/>
          </w:rPr>
          <w:fldChar w:fldCharType="separate"/>
        </w:r>
        <w:r w:rsidR="00B95937">
          <w:rPr>
            <w:noProof/>
            <w:webHidden/>
          </w:rPr>
          <w:t>57</w:t>
        </w:r>
        <w:r>
          <w:rPr>
            <w:noProof/>
            <w:webHidden/>
          </w:rPr>
          <w:fldChar w:fldCharType="end"/>
        </w:r>
      </w:hyperlink>
    </w:p>
    <w:p w14:paraId="5D377F34" w14:textId="6FE4A606" w:rsidR="00B74FC0" w:rsidRDefault="00B74FC0">
      <w:pPr>
        <w:pStyle w:val="TOC2"/>
        <w:rPr>
          <w:rFonts w:asciiTheme="minorHAnsi" w:eastAsiaTheme="minorEastAsia" w:hAnsiTheme="minorHAnsi" w:cstheme="minorBidi"/>
          <w:kern w:val="2"/>
          <w:sz w:val="24"/>
          <w:szCs w:val="24"/>
          <w14:ligatures w14:val="standardContextual"/>
        </w:rPr>
      </w:pPr>
      <w:hyperlink w:anchor="_Toc178936551" w:history="1">
        <w:r w:rsidRPr="004D4080">
          <w:rPr>
            <w:rStyle w:val="Hyperlink"/>
          </w:rPr>
          <w:t>2.6</w:t>
        </w:r>
        <w:r>
          <w:rPr>
            <w:rFonts w:asciiTheme="minorHAnsi" w:eastAsiaTheme="minorEastAsia" w:hAnsiTheme="minorHAnsi" w:cstheme="minorBidi"/>
            <w:kern w:val="2"/>
            <w:sz w:val="24"/>
            <w:szCs w:val="24"/>
            <w14:ligatures w14:val="standardContextual"/>
          </w:rPr>
          <w:tab/>
        </w:r>
        <w:r w:rsidRPr="004D4080">
          <w:rPr>
            <w:rStyle w:val="Hyperlink"/>
          </w:rPr>
          <w:t>Limit and control profiles</w:t>
        </w:r>
        <w:r>
          <w:rPr>
            <w:webHidden/>
          </w:rPr>
          <w:tab/>
        </w:r>
        <w:r>
          <w:rPr>
            <w:webHidden/>
          </w:rPr>
          <w:fldChar w:fldCharType="begin"/>
        </w:r>
        <w:r>
          <w:rPr>
            <w:webHidden/>
          </w:rPr>
          <w:instrText xml:space="preserve"> PAGEREF _Toc178936551 \h </w:instrText>
        </w:r>
        <w:r>
          <w:rPr>
            <w:webHidden/>
          </w:rPr>
        </w:r>
        <w:r>
          <w:rPr>
            <w:webHidden/>
          </w:rPr>
          <w:fldChar w:fldCharType="separate"/>
        </w:r>
        <w:r w:rsidR="00B95937">
          <w:rPr>
            <w:webHidden/>
          </w:rPr>
          <w:t>57</w:t>
        </w:r>
        <w:r>
          <w:rPr>
            <w:webHidden/>
          </w:rPr>
          <w:fldChar w:fldCharType="end"/>
        </w:r>
      </w:hyperlink>
    </w:p>
    <w:p w14:paraId="3517E04F" w14:textId="00387E2F"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52" w:history="1">
        <w:r w:rsidRPr="004D4080">
          <w:rPr>
            <w:rStyle w:val="Hyperlink"/>
            <w:noProof/>
          </w:rPr>
          <w:t>2.6.1</w:t>
        </w:r>
        <w:r>
          <w:rPr>
            <w:rFonts w:asciiTheme="minorHAnsi" w:eastAsiaTheme="minorEastAsia" w:hAnsiTheme="minorHAnsi" w:cstheme="minorBidi"/>
            <w:noProof/>
            <w:kern w:val="2"/>
            <w:sz w:val="24"/>
            <w:szCs w:val="24"/>
            <w14:ligatures w14:val="standardContextual"/>
          </w:rPr>
          <w:tab/>
        </w:r>
        <w:r w:rsidRPr="004D4080">
          <w:rPr>
            <w:rStyle w:val="Hyperlink"/>
            <w:noProof/>
          </w:rPr>
          <w:t>Limit profiles</w:t>
        </w:r>
        <w:r>
          <w:rPr>
            <w:noProof/>
            <w:webHidden/>
          </w:rPr>
          <w:tab/>
        </w:r>
        <w:r>
          <w:rPr>
            <w:noProof/>
            <w:webHidden/>
          </w:rPr>
          <w:fldChar w:fldCharType="begin"/>
        </w:r>
        <w:r>
          <w:rPr>
            <w:noProof/>
            <w:webHidden/>
          </w:rPr>
          <w:instrText xml:space="preserve"> PAGEREF _Toc178936552 \h </w:instrText>
        </w:r>
        <w:r>
          <w:rPr>
            <w:noProof/>
            <w:webHidden/>
          </w:rPr>
        </w:r>
        <w:r>
          <w:rPr>
            <w:noProof/>
            <w:webHidden/>
          </w:rPr>
          <w:fldChar w:fldCharType="separate"/>
        </w:r>
        <w:r w:rsidR="00B95937">
          <w:rPr>
            <w:noProof/>
            <w:webHidden/>
          </w:rPr>
          <w:t>57</w:t>
        </w:r>
        <w:r>
          <w:rPr>
            <w:noProof/>
            <w:webHidden/>
          </w:rPr>
          <w:fldChar w:fldCharType="end"/>
        </w:r>
      </w:hyperlink>
    </w:p>
    <w:p w14:paraId="7004F82F" w14:textId="41B5147A"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53" w:history="1">
        <w:r w:rsidRPr="004D4080">
          <w:rPr>
            <w:rStyle w:val="Hyperlink"/>
            <w:noProof/>
          </w:rPr>
          <w:t>2.6.2</w:t>
        </w:r>
        <w:r>
          <w:rPr>
            <w:rFonts w:asciiTheme="minorHAnsi" w:eastAsiaTheme="minorEastAsia" w:hAnsiTheme="minorHAnsi" w:cstheme="minorBidi"/>
            <w:noProof/>
            <w:kern w:val="2"/>
            <w:sz w:val="24"/>
            <w:szCs w:val="24"/>
            <w14:ligatures w14:val="standardContextual"/>
          </w:rPr>
          <w:tab/>
        </w:r>
        <w:r w:rsidRPr="004D4080">
          <w:rPr>
            <w:rStyle w:val="Hyperlink"/>
            <w:noProof/>
          </w:rPr>
          <w:t>Control profiles</w:t>
        </w:r>
        <w:r>
          <w:rPr>
            <w:noProof/>
            <w:webHidden/>
          </w:rPr>
          <w:tab/>
        </w:r>
        <w:r>
          <w:rPr>
            <w:noProof/>
            <w:webHidden/>
          </w:rPr>
          <w:fldChar w:fldCharType="begin"/>
        </w:r>
        <w:r>
          <w:rPr>
            <w:noProof/>
            <w:webHidden/>
          </w:rPr>
          <w:instrText xml:space="preserve"> PAGEREF _Toc178936553 \h </w:instrText>
        </w:r>
        <w:r>
          <w:rPr>
            <w:noProof/>
            <w:webHidden/>
          </w:rPr>
        </w:r>
        <w:r>
          <w:rPr>
            <w:noProof/>
            <w:webHidden/>
          </w:rPr>
          <w:fldChar w:fldCharType="separate"/>
        </w:r>
        <w:r w:rsidR="00B95937">
          <w:rPr>
            <w:noProof/>
            <w:webHidden/>
          </w:rPr>
          <w:t>58</w:t>
        </w:r>
        <w:r>
          <w:rPr>
            <w:noProof/>
            <w:webHidden/>
          </w:rPr>
          <w:fldChar w:fldCharType="end"/>
        </w:r>
      </w:hyperlink>
    </w:p>
    <w:p w14:paraId="09B219D7" w14:textId="45504449" w:rsidR="00B74FC0" w:rsidRDefault="00B74FC0">
      <w:pPr>
        <w:pStyle w:val="TOC2"/>
        <w:rPr>
          <w:rFonts w:asciiTheme="minorHAnsi" w:eastAsiaTheme="minorEastAsia" w:hAnsiTheme="minorHAnsi" w:cstheme="minorBidi"/>
          <w:kern w:val="2"/>
          <w:sz w:val="24"/>
          <w:szCs w:val="24"/>
          <w14:ligatures w14:val="standardContextual"/>
        </w:rPr>
      </w:pPr>
      <w:hyperlink w:anchor="_Toc178936554" w:history="1">
        <w:r w:rsidRPr="004D4080">
          <w:rPr>
            <w:rStyle w:val="Hyperlink"/>
          </w:rPr>
          <w:t>2.7</w:t>
        </w:r>
        <w:r>
          <w:rPr>
            <w:rFonts w:asciiTheme="minorHAnsi" w:eastAsiaTheme="minorEastAsia" w:hAnsiTheme="minorHAnsi" w:cstheme="minorBidi"/>
            <w:kern w:val="2"/>
            <w:sz w:val="24"/>
            <w:szCs w:val="24"/>
            <w14:ligatures w14:val="standardContextual"/>
          </w:rPr>
          <w:tab/>
        </w:r>
        <w:r w:rsidRPr="004D4080">
          <w:rPr>
            <w:rStyle w:val="Hyperlink"/>
          </w:rPr>
          <w:t>Calculated points</w:t>
        </w:r>
        <w:r>
          <w:rPr>
            <w:webHidden/>
          </w:rPr>
          <w:tab/>
        </w:r>
        <w:r>
          <w:rPr>
            <w:webHidden/>
          </w:rPr>
          <w:fldChar w:fldCharType="begin"/>
        </w:r>
        <w:r>
          <w:rPr>
            <w:webHidden/>
          </w:rPr>
          <w:instrText xml:space="preserve"> PAGEREF _Toc178936554 \h </w:instrText>
        </w:r>
        <w:r>
          <w:rPr>
            <w:webHidden/>
          </w:rPr>
        </w:r>
        <w:r>
          <w:rPr>
            <w:webHidden/>
          </w:rPr>
          <w:fldChar w:fldCharType="separate"/>
        </w:r>
        <w:r w:rsidR="00B95937">
          <w:rPr>
            <w:webHidden/>
          </w:rPr>
          <w:t>59</w:t>
        </w:r>
        <w:r>
          <w:rPr>
            <w:webHidden/>
          </w:rPr>
          <w:fldChar w:fldCharType="end"/>
        </w:r>
      </w:hyperlink>
    </w:p>
    <w:p w14:paraId="1095FCD7" w14:textId="635673B7" w:rsidR="00B74FC0" w:rsidRDefault="00B74FC0">
      <w:pPr>
        <w:pStyle w:val="TOC2"/>
        <w:rPr>
          <w:rFonts w:asciiTheme="minorHAnsi" w:eastAsiaTheme="minorEastAsia" w:hAnsiTheme="minorHAnsi" w:cstheme="minorBidi"/>
          <w:kern w:val="2"/>
          <w:sz w:val="24"/>
          <w:szCs w:val="24"/>
          <w14:ligatures w14:val="standardContextual"/>
        </w:rPr>
      </w:pPr>
      <w:hyperlink w:anchor="_Toc178936555" w:history="1">
        <w:r w:rsidRPr="004D4080">
          <w:rPr>
            <w:rStyle w:val="Hyperlink"/>
          </w:rPr>
          <w:t>2.8</w:t>
        </w:r>
        <w:r>
          <w:rPr>
            <w:rFonts w:asciiTheme="minorHAnsi" w:eastAsiaTheme="minorEastAsia" w:hAnsiTheme="minorHAnsi" w:cstheme="minorBidi"/>
            <w:kern w:val="2"/>
            <w:sz w:val="24"/>
            <w:szCs w:val="24"/>
            <w14:ligatures w14:val="standardContextual"/>
          </w:rPr>
          <w:tab/>
        </w:r>
        <w:r w:rsidRPr="004D4080">
          <w:rPr>
            <w:rStyle w:val="Hyperlink"/>
          </w:rPr>
          <w:t>Incident logging</w:t>
        </w:r>
        <w:r>
          <w:rPr>
            <w:webHidden/>
          </w:rPr>
          <w:tab/>
        </w:r>
        <w:r>
          <w:rPr>
            <w:webHidden/>
          </w:rPr>
          <w:fldChar w:fldCharType="begin"/>
        </w:r>
        <w:r>
          <w:rPr>
            <w:webHidden/>
          </w:rPr>
          <w:instrText xml:space="preserve"> PAGEREF _Toc178936555 \h </w:instrText>
        </w:r>
        <w:r>
          <w:rPr>
            <w:webHidden/>
          </w:rPr>
        </w:r>
        <w:r>
          <w:rPr>
            <w:webHidden/>
          </w:rPr>
          <w:fldChar w:fldCharType="separate"/>
        </w:r>
        <w:r w:rsidR="00B95937">
          <w:rPr>
            <w:webHidden/>
          </w:rPr>
          <w:t>59</w:t>
        </w:r>
        <w:r>
          <w:rPr>
            <w:webHidden/>
          </w:rPr>
          <w:fldChar w:fldCharType="end"/>
        </w:r>
      </w:hyperlink>
    </w:p>
    <w:p w14:paraId="65116C44" w14:textId="14867634"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56" w:history="1">
        <w:r w:rsidRPr="004D4080">
          <w:rPr>
            <w:rStyle w:val="Hyperlink"/>
          </w:rPr>
          <w:t>3</w:t>
        </w:r>
        <w:r>
          <w:rPr>
            <w:rFonts w:asciiTheme="minorHAnsi" w:eastAsiaTheme="minorEastAsia" w:hAnsiTheme="minorHAnsi" w:cstheme="minorBidi"/>
            <w:bCs w:val="0"/>
            <w:kern w:val="2"/>
            <w:sz w:val="24"/>
            <w:szCs w:val="24"/>
            <w14:ligatures w14:val="standardContextual"/>
          </w:rPr>
          <w:tab/>
        </w:r>
        <w:r w:rsidRPr="004D4080">
          <w:rPr>
            <w:rStyle w:val="Hyperlink"/>
          </w:rPr>
          <w:t>Controls and overrides</w:t>
        </w:r>
        <w:r>
          <w:rPr>
            <w:webHidden/>
          </w:rPr>
          <w:tab/>
        </w:r>
        <w:r>
          <w:rPr>
            <w:webHidden/>
          </w:rPr>
          <w:fldChar w:fldCharType="begin"/>
        </w:r>
        <w:r>
          <w:rPr>
            <w:webHidden/>
          </w:rPr>
          <w:instrText xml:space="preserve"> PAGEREF _Toc178936556 \h </w:instrText>
        </w:r>
        <w:r>
          <w:rPr>
            <w:webHidden/>
          </w:rPr>
        </w:r>
        <w:r>
          <w:rPr>
            <w:webHidden/>
          </w:rPr>
          <w:fldChar w:fldCharType="separate"/>
        </w:r>
        <w:r w:rsidR="00B95937">
          <w:rPr>
            <w:webHidden/>
          </w:rPr>
          <w:t>61</w:t>
        </w:r>
        <w:r>
          <w:rPr>
            <w:webHidden/>
          </w:rPr>
          <w:fldChar w:fldCharType="end"/>
        </w:r>
      </w:hyperlink>
    </w:p>
    <w:p w14:paraId="68735454" w14:textId="6816DDA6" w:rsidR="00B74FC0" w:rsidRDefault="00B74FC0">
      <w:pPr>
        <w:pStyle w:val="TOC2"/>
        <w:rPr>
          <w:rFonts w:asciiTheme="minorHAnsi" w:eastAsiaTheme="minorEastAsia" w:hAnsiTheme="minorHAnsi" w:cstheme="minorBidi"/>
          <w:kern w:val="2"/>
          <w:sz w:val="24"/>
          <w:szCs w:val="24"/>
          <w14:ligatures w14:val="standardContextual"/>
        </w:rPr>
      </w:pPr>
      <w:hyperlink w:anchor="_Toc178936557" w:history="1">
        <w:r w:rsidRPr="004D4080">
          <w:rPr>
            <w:rStyle w:val="Hyperlink"/>
          </w:rPr>
          <w:t>3.1</w:t>
        </w:r>
        <w:r>
          <w:rPr>
            <w:rFonts w:asciiTheme="minorHAnsi" w:eastAsiaTheme="minorEastAsia" w:hAnsiTheme="minorHAnsi" w:cstheme="minorBidi"/>
            <w:kern w:val="2"/>
            <w:sz w:val="24"/>
            <w:szCs w:val="24"/>
            <w14:ligatures w14:val="standardContextual"/>
          </w:rPr>
          <w:tab/>
        </w:r>
        <w:r w:rsidRPr="004D4080">
          <w:rPr>
            <w:rStyle w:val="Hyperlink"/>
          </w:rPr>
          <w:t>Controls</w:t>
        </w:r>
        <w:r>
          <w:rPr>
            <w:webHidden/>
          </w:rPr>
          <w:tab/>
        </w:r>
        <w:r>
          <w:rPr>
            <w:webHidden/>
          </w:rPr>
          <w:fldChar w:fldCharType="begin"/>
        </w:r>
        <w:r>
          <w:rPr>
            <w:webHidden/>
          </w:rPr>
          <w:instrText xml:space="preserve"> PAGEREF _Toc178936557 \h </w:instrText>
        </w:r>
        <w:r>
          <w:rPr>
            <w:webHidden/>
          </w:rPr>
        </w:r>
        <w:r>
          <w:rPr>
            <w:webHidden/>
          </w:rPr>
          <w:fldChar w:fldCharType="separate"/>
        </w:r>
        <w:r w:rsidR="00B95937">
          <w:rPr>
            <w:webHidden/>
          </w:rPr>
          <w:t>61</w:t>
        </w:r>
        <w:r>
          <w:rPr>
            <w:webHidden/>
          </w:rPr>
          <w:fldChar w:fldCharType="end"/>
        </w:r>
      </w:hyperlink>
    </w:p>
    <w:p w14:paraId="2B76FC60" w14:textId="105FAA07" w:rsidR="00B74FC0" w:rsidRDefault="00B74FC0">
      <w:pPr>
        <w:pStyle w:val="TOC2"/>
        <w:rPr>
          <w:rFonts w:asciiTheme="minorHAnsi" w:eastAsiaTheme="minorEastAsia" w:hAnsiTheme="minorHAnsi" w:cstheme="minorBidi"/>
          <w:kern w:val="2"/>
          <w:sz w:val="24"/>
          <w:szCs w:val="24"/>
          <w14:ligatures w14:val="standardContextual"/>
        </w:rPr>
      </w:pPr>
      <w:hyperlink w:anchor="_Toc178936558" w:history="1">
        <w:r w:rsidRPr="004D4080">
          <w:rPr>
            <w:rStyle w:val="Hyperlink"/>
          </w:rPr>
          <w:t>3.2</w:t>
        </w:r>
        <w:r>
          <w:rPr>
            <w:rFonts w:asciiTheme="minorHAnsi" w:eastAsiaTheme="minorEastAsia" w:hAnsiTheme="minorHAnsi" w:cstheme="minorBidi"/>
            <w:kern w:val="2"/>
            <w:sz w:val="24"/>
            <w:szCs w:val="24"/>
            <w14:ligatures w14:val="standardContextual"/>
          </w:rPr>
          <w:tab/>
        </w:r>
        <w:r w:rsidRPr="004D4080">
          <w:rPr>
            <w:rStyle w:val="Hyperlink"/>
          </w:rPr>
          <w:t>Overriding a point</w:t>
        </w:r>
        <w:r>
          <w:rPr>
            <w:webHidden/>
          </w:rPr>
          <w:tab/>
        </w:r>
        <w:r>
          <w:rPr>
            <w:webHidden/>
          </w:rPr>
          <w:fldChar w:fldCharType="begin"/>
        </w:r>
        <w:r>
          <w:rPr>
            <w:webHidden/>
          </w:rPr>
          <w:instrText xml:space="preserve"> PAGEREF _Toc178936558 \h </w:instrText>
        </w:r>
        <w:r>
          <w:rPr>
            <w:webHidden/>
          </w:rPr>
        </w:r>
        <w:r>
          <w:rPr>
            <w:webHidden/>
          </w:rPr>
          <w:fldChar w:fldCharType="separate"/>
        </w:r>
        <w:r w:rsidR="00B95937">
          <w:rPr>
            <w:webHidden/>
          </w:rPr>
          <w:t>61</w:t>
        </w:r>
        <w:r>
          <w:rPr>
            <w:webHidden/>
          </w:rPr>
          <w:fldChar w:fldCharType="end"/>
        </w:r>
      </w:hyperlink>
    </w:p>
    <w:p w14:paraId="0EBCAAE5" w14:textId="4EABA323"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59" w:history="1">
        <w:r w:rsidRPr="004D4080">
          <w:rPr>
            <w:rStyle w:val="Hyperlink"/>
          </w:rPr>
          <w:t>4</w:t>
        </w:r>
        <w:r>
          <w:rPr>
            <w:rFonts w:asciiTheme="minorHAnsi" w:eastAsiaTheme="minorEastAsia" w:hAnsiTheme="minorHAnsi" w:cstheme="minorBidi"/>
            <w:bCs w:val="0"/>
            <w:kern w:val="2"/>
            <w:sz w:val="24"/>
            <w:szCs w:val="24"/>
            <w14:ligatures w14:val="standardContextual"/>
          </w:rPr>
          <w:tab/>
        </w:r>
        <w:r w:rsidRPr="004D4080">
          <w:rPr>
            <w:rStyle w:val="Hyperlink"/>
          </w:rPr>
          <w:t>Data reporting</w:t>
        </w:r>
        <w:r>
          <w:rPr>
            <w:webHidden/>
          </w:rPr>
          <w:tab/>
        </w:r>
        <w:r>
          <w:rPr>
            <w:webHidden/>
          </w:rPr>
          <w:fldChar w:fldCharType="begin"/>
        </w:r>
        <w:r>
          <w:rPr>
            <w:webHidden/>
          </w:rPr>
          <w:instrText xml:space="preserve"> PAGEREF _Toc178936559 \h </w:instrText>
        </w:r>
        <w:r>
          <w:rPr>
            <w:webHidden/>
          </w:rPr>
        </w:r>
        <w:r>
          <w:rPr>
            <w:webHidden/>
          </w:rPr>
          <w:fldChar w:fldCharType="separate"/>
        </w:r>
        <w:r w:rsidR="00B95937">
          <w:rPr>
            <w:webHidden/>
          </w:rPr>
          <w:t>63</w:t>
        </w:r>
        <w:r>
          <w:rPr>
            <w:webHidden/>
          </w:rPr>
          <w:fldChar w:fldCharType="end"/>
        </w:r>
      </w:hyperlink>
    </w:p>
    <w:p w14:paraId="76F4D99F" w14:textId="3C166CF6" w:rsidR="00B74FC0" w:rsidRDefault="00B74FC0">
      <w:pPr>
        <w:pStyle w:val="TOC2"/>
        <w:rPr>
          <w:rFonts w:asciiTheme="minorHAnsi" w:eastAsiaTheme="minorEastAsia" w:hAnsiTheme="minorHAnsi" w:cstheme="minorBidi"/>
          <w:kern w:val="2"/>
          <w:sz w:val="24"/>
          <w:szCs w:val="24"/>
          <w14:ligatures w14:val="standardContextual"/>
        </w:rPr>
      </w:pPr>
      <w:hyperlink w:anchor="_Toc178936560" w:history="1">
        <w:r w:rsidRPr="004D4080">
          <w:rPr>
            <w:rStyle w:val="Hyperlink"/>
          </w:rPr>
          <w:t>4.1</w:t>
        </w:r>
        <w:r>
          <w:rPr>
            <w:rFonts w:asciiTheme="minorHAnsi" w:eastAsiaTheme="minorEastAsia" w:hAnsiTheme="minorHAnsi" w:cstheme="minorBidi"/>
            <w:kern w:val="2"/>
            <w:sz w:val="24"/>
            <w:szCs w:val="24"/>
            <w14:ligatures w14:val="standardContextual"/>
          </w:rPr>
          <w:tab/>
        </w:r>
        <w:r w:rsidRPr="004D4080">
          <w:rPr>
            <w:rStyle w:val="Hyperlink"/>
          </w:rPr>
          <w:t>Data formats</w:t>
        </w:r>
        <w:r>
          <w:rPr>
            <w:webHidden/>
          </w:rPr>
          <w:tab/>
        </w:r>
        <w:r>
          <w:rPr>
            <w:webHidden/>
          </w:rPr>
          <w:fldChar w:fldCharType="begin"/>
        </w:r>
        <w:r>
          <w:rPr>
            <w:webHidden/>
          </w:rPr>
          <w:instrText xml:space="preserve"> PAGEREF _Toc178936560 \h </w:instrText>
        </w:r>
        <w:r>
          <w:rPr>
            <w:webHidden/>
          </w:rPr>
        </w:r>
        <w:r>
          <w:rPr>
            <w:webHidden/>
          </w:rPr>
          <w:fldChar w:fldCharType="separate"/>
        </w:r>
        <w:r w:rsidR="00B95937">
          <w:rPr>
            <w:webHidden/>
          </w:rPr>
          <w:t>63</w:t>
        </w:r>
        <w:r>
          <w:rPr>
            <w:webHidden/>
          </w:rPr>
          <w:fldChar w:fldCharType="end"/>
        </w:r>
      </w:hyperlink>
    </w:p>
    <w:p w14:paraId="2A4D9F13" w14:textId="2C998A72" w:rsidR="00B74FC0" w:rsidRDefault="00B74FC0">
      <w:pPr>
        <w:pStyle w:val="TOC2"/>
        <w:rPr>
          <w:rFonts w:asciiTheme="minorHAnsi" w:eastAsiaTheme="minorEastAsia" w:hAnsiTheme="minorHAnsi" w:cstheme="minorBidi"/>
          <w:kern w:val="2"/>
          <w:sz w:val="24"/>
          <w:szCs w:val="24"/>
          <w14:ligatures w14:val="standardContextual"/>
        </w:rPr>
      </w:pPr>
      <w:hyperlink w:anchor="_Toc178936561" w:history="1">
        <w:r w:rsidRPr="004D4080">
          <w:rPr>
            <w:rStyle w:val="Hyperlink"/>
          </w:rPr>
          <w:t>4.2</w:t>
        </w:r>
        <w:r>
          <w:rPr>
            <w:rFonts w:asciiTheme="minorHAnsi" w:eastAsiaTheme="minorEastAsia" w:hAnsiTheme="minorHAnsi" w:cstheme="minorBidi"/>
            <w:kern w:val="2"/>
            <w:sz w:val="24"/>
            <w:szCs w:val="24"/>
            <w14:ligatures w14:val="standardContextual"/>
          </w:rPr>
          <w:tab/>
        </w:r>
        <w:r w:rsidRPr="004D4080">
          <w:rPr>
            <w:rStyle w:val="Hyperlink"/>
          </w:rPr>
          <w:t>Requesting data</w:t>
        </w:r>
        <w:r>
          <w:rPr>
            <w:webHidden/>
          </w:rPr>
          <w:tab/>
        </w:r>
        <w:r>
          <w:rPr>
            <w:webHidden/>
          </w:rPr>
          <w:fldChar w:fldCharType="begin"/>
        </w:r>
        <w:r>
          <w:rPr>
            <w:webHidden/>
          </w:rPr>
          <w:instrText xml:space="preserve"> PAGEREF _Toc178936561 \h </w:instrText>
        </w:r>
        <w:r>
          <w:rPr>
            <w:webHidden/>
          </w:rPr>
        </w:r>
        <w:r>
          <w:rPr>
            <w:webHidden/>
          </w:rPr>
          <w:fldChar w:fldCharType="separate"/>
        </w:r>
        <w:r w:rsidR="00B95937">
          <w:rPr>
            <w:webHidden/>
          </w:rPr>
          <w:t>64</w:t>
        </w:r>
        <w:r>
          <w:rPr>
            <w:webHidden/>
          </w:rPr>
          <w:fldChar w:fldCharType="end"/>
        </w:r>
      </w:hyperlink>
    </w:p>
    <w:p w14:paraId="7EDC6E8B" w14:textId="388722D3"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62" w:history="1">
        <w:r w:rsidRPr="004D4080">
          <w:rPr>
            <w:rStyle w:val="Hyperlink"/>
          </w:rPr>
          <w:t>5</w:t>
        </w:r>
        <w:r>
          <w:rPr>
            <w:rFonts w:asciiTheme="minorHAnsi" w:eastAsiaTheme="minorEastAsia" w:hAnsiTheme="minorHAnsi" w:cstheme="minorBidi"/>
            <w:bCs w:val="0"/>
            <w:kern w:val="2"/>
            <w:sz w:val="24"/>
            <w:szCs w:val="24"/>
            <w14:ligatures w14:val="standardContextual"/>
          </w:rPr>
          <w:tab/>
        </w:r>
        <w:r w:rsidRPr="004D4080">
          <w:rPr>
            <w:rStyle w:val="Hyperlink"/>
          </w:rPr>
          <w:t>Field device core blocks</w:t>
        </w:r>
        <w:r>
          <w:rPr>
            <w:webHidden/>
          </w:rPr>
          <w:tab/>
        </w:r>
        <w:r>
          <w:rPr>
            <w:webHidden/>
          </w:rPr>
          <w:fldChar w:fldCharType="begin"/>
        </w:r>
        <w:r>
          <w:rPr>
            <w:webHidden/>
          </w:rPr>
          <w:instrText xml:space="preserve"> PAGEREF _Toc178936562 \h </w:instrText>
        </w:r>
        <w:r>
          <w:rPr>
            <w:webHidden/>
          </w:rPr>
        </w:r>
        <w:r>
          <w:rPr>
            <w:webHidden/>
          </w:rPr>
          <w:fldChar w:fldCharType="separate"/>
        </w:r>
        <w:r w:rsidR="00B95937">
          <w:rPr>
            <w:webHidden/>
          </w:rPr>
          <w:t>66</w:t>
        </w:r>
        <w:r>
          <w:rPr>
            <w:webHidden/>
          </w:rPr>
          <w:fldChar w:fldCharType="end"/>
        </w:r>
      </w:hyperlink>
    </w:p>
    <w:p w14:paraId="6989D81C" w14:textId="184AFD73"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63" w:history="1">
        <w:r w:rsidRPr="004D4080">
          <w:rPr>
            <w:rStyle w:val="Hyperlink"/>
          </w:rPr>
          <w:t>6</w:t>
        </w:r>
        <w:r>
          <w:rPr>
            <w:rFonts w:asciiTheme="minorHAnsi" w:eastAsiaTheme="minorEastAsia" w:hAnsiTheme="minorHAnsi" w:cstheme="minorBidi"/>
            <w:bCs w:val="0"/>
            <w:kern w:val="2"/>
            <w:sz w:val="24"/>
            <w:szCs w:val="24"/>
            <w14:ligatures w14:val="standardContextual"/>
          </w:rPr>
          <w:tab/>
        </w:r>
        <w:r w:rsidRPr="004D4080">
          <w:rPr>
            <w:rStyle w:val="Hyperlink"/>
          </w:rPr>
          <w:t>Use of MQTT</w:t>
        </w:r>
        <w:r>
          <w:rPr>
            <w:webHidden/>
          </w:rPr>
          <w:tab/>
        </w:r>
        <w:r>
          <w:rPr>
            <w:webHidden/>
          </w:rPr>
          <w:fldChar w:fldCharType="begin"/>
        </w:r>
        <w:r>
          <w:rPr>
            <w:webHidden/>
          </w:rPr>
          <w:instrText xml:space="preserve"> PAGEREF _Toc178936563 \h </w:instrText>
        </w:r>
        <w:r>
          <w:rPr>
            <w:webHidden/>
          </w:rPr>
        </w:r>
        <w:r>
          <w:rPr>
            <w:webHidden/>
          </w:rPr>
          <w:fldChar w:fldCharType="separate"/>
        </w:r>
        <w:r w:rsidR="00B95937">
          <w:rPr>
            <w:webHidden/>
          </w:rPr>
          <w:t>67</w:t>
        </w:r>
        <w:r>
          <w:rPr>
            <w:webHidden/>
          </w:rPr>
          <w:fldChar w:fldCharType="end"/>
        </w:r>
      </w:hyperlink>
    </w:p>
    <w:p w14:paraId="68348FB3" w14:textId="1908C810" w:rsidR="00B74FC0" w:rsidRDefault="00B74FC0">
      <w:pPr>
        <w:pStyle w:val="TOC2"/>
        <w:rPr>
          <w:rFonts w:asciiTheme="minorHAnsi" w:eastAsiaTheme="minorEastAsia" w:hAnsiTheme="minorHAnsi" w:cstheme="minorBidi"/>
          <w:kern w:val="2"/>
          <w:sz w:val="24"/>
          <w:szCs w:val="24"/>
          <w14:ligatures w14:val="standardContextual"/>
        </w:rPr>
      </w:pPr>
      <w:hyperlink w:anchor="_Toc178936564" w:history="1">
        <w:r w:rsidRPr="004D4080">
          <w:rPr>
            <w:rStyle w:val="Hyperlink"/>
          </w:rPr>
          <w:t>6.1</w:t>
        </w:r>
        <w:r>
          <w:rPr>
            <w:rFonts w:asciiTheme="minorHAnsi" w:eastAsiaTheme="minorEastAsia" w:hAnsiTheme="minorHAnsi" w:cstheme="minorBidi"/>
            <w:kern w:val="2"/>
            <w:sz w:val="24"/>
            <w:szCs w:val="24"/>
            <w14:ligatures w14:val="standardContextual"/>
          </w:rPr>
          <w:tab/>
        </w:r>
        <w:r w:rsidRPr="004D4080">
          <w:rPr>
            <w:rStyle w:val="Hyperlink"/>
          </w:rPr>
          <w:t>Retained messages and connection state</w:t>
        </w:r>
        <w:r>
          <w:rPr>
            <w:webHidden/>
          </w:rPr>
          <w:tab/>
        </w:r>
        <w:r>
          <w:rPr>
            <w:webHidden/>
          </w:rPr>
          <w:fldChar w:fldCharType="begin"/>
        </w:r>
        <w:r>
          <w:rPr>
            <w:webHidden/>
          </w:rPr>
          <w:instrText xml:space="preserve"> PAGEREF _Toc178936564 \h </w:instrText>
        </w:r>
        <w:r>
          <w:rPr>
            <w:webHidden/>
          </w:rPr>
        </w:r>
        <w:r>
          <w:rPr>
            <w:webHidden/>
          </w:rPr>
          <w:fldChar w:fldCharType="separate"/>
        </w:r>
        <w:r w:rsidR="00B95937">
          <w:rPr>
            <w:webHidden/>
          </w:rPr>
          <w:t>67</w:t>
        </w:r>
        <w:r>
          <w:rPr>
            <w:webHidden/>
          </w:rPr>
          <w:fldChar w:fldCharType="end"/>
        </w:r>
      </w:hyperlink>
    </w:p>
    <w:p w14:paraId="4379A496" w14:textId="0C7A5BA8" w:rsidR="00B74FC0" w:rsidRDefault="00B74FC0">
      <w:pPr>
        <w:pStyle w:val="TOC2"/>
        <w:rPr>
          <w:rFonts w:asciiTheme="minorHAnsi" w:eastAsiaTheme="minorEastAsia" w:hAnsiTheme="minorHAnsi" w:cstheme="minorBidi"/>
          <w:kern w:val="2"/>
          <w:sz w:val="24"/>
          <w:szCs w:val="24"/>
          <w14:ligatures w14:val="standardContextual"/>
        </w:rPr>
      </w:pPr>
      <w:hyperlink w:anchor="_Toc178936565" w:history="1">
        <w:r w:rsidRPr="004D4080">
          <w:rPr>
            <w:rStyle w:val="Hyperlink"/>
          </w:rPr>
          <w:t>6.2</w:t>
        </w:r>
        <w:r>
          <w:rPr>
            <w:rFonts w:asciiTheme="minorHAnsi" w:eastAsiaTheme="minorEastAsia" w:hAnsiTheme="minorHAnsi" w:cstheme="minorBidi"/>
            <w:kern w:val="2"/>
            <w:sz w:val="24"/>
            <w:szCs w:val="24"/>
            <w14:ligatures w14:val="standardContextual"/>
          </w:rPr>
          <w:tab/>
        </w:r>
        <w:r w:rsidRPr="004D4080">
          <w:rPr>
            <w:rStyle w:val="Hyperlink"/>
          </w:rPr>
          <w:t>Publish/subscribe transports</w:t>
        </w:r>
        <w:r>
          <w:rPr>
            <w:webHidden/>
          </w:rPr>
          <w:tab/>
        </w:r>
        <w:r>
          <w:rPr>
            <w:webHidden/>
          </w:rPr>
          <w:fldChar w:fldCharType="begin"/>
        </w:r>
        <w:r>
          <w:rPr>
            <w:webHidden/>
          </w:rPr>
          <w:instrText xml:space="preserve"> PAGEREF _Toc178936565 \h </w:instrText>
        </w:r>
        <w:r>
          <w:rPr>
            <w:webHidden/>
          </w:rPr>
        </w:r>
        <w:r>
          <w:rPr>
            <w:webHidden/>
          </w:rPr>
          <w:fldChar w:fldCharType="separate"/>
        </w:r>
        <w:r w:rsidR="00B95937">
          <w:rPr>
            <w:webHidden/>
          </w:rPr>
          <w:t>67</w:t>
        </w:r>
        <w:r>
          <w:rPr>
            <w:webHidden/>
          </w:rPr>
          <w:fldChar w:fldCharType="end"/>
        </w:r>
      </w:hyperlink>
    </w:p>
    <w:p w14:paraId="2CABF12D" w14:textId="1E715F3F" w:rsidR="00B74FC0" w:rsidRDefault="00B74FC0">
      <w:pPr>
        <w:pStyle w:val="TOC2"/>
        <w:rPr>
          <w:rFonts w:asciiTheme="minorHAnsi" w:eastAsiaTheme="minorEastAsia" w:hAnsiTheme="minorHAnsi" w:cstheme="minorBidi"/>
          <w:kern w:val="2"/>
          <w:sz w:val="24"/>
          <w:szCs w:val="24"/>
          <w14:ligatures w14:val="standardContextual"/>
        </w:rPr>
      </w:pPr>
      <w:hyperlink w:anchor="_Toc178936566" w:history="1">
        <w:r w:rsidRPr="004D4080">
          <w:rPr>
            <w:rStyle w:val="Hyperlink"/>
          </w:rPr>
          <w:t>6.3</w:t>
        </w:r>
        <w:r>
          <w:rPr>
            <w:rFonts w:asciiTheme="minorHAnsi" w:eastAsiaTheme="minorEastAsia" w:hAnsiTheme="minorHAnsi" w:cstheme="minorBidi"/>
            <w:kern w:val="2"/>
            <w:sz w:val="24"/>
            <w:szCs w:val="24"/>
            <w14:ligatures w14:val="standardContextual"/>
          </w:rPr>
          <w:tab/>
        </w:r>
        <w:r w:rsidRPr="004D4080">
          <w:rPr>
            <w:rStyle w:val="Hyperlink"/>
          </w:rPr>
          <w:t>Payload</w:t>
        </w:r>
        <w:r>
          <w:rPr>
            <w:webHidden/>
          </w:rPr>
          <w:tab/>
        </w:r>
        <w:r>
          <w:rPr>
            <w:webHidden/>
          </w:rPr>
          <w:fldChar w:fldCharType="begin"/>
        </w:r>
        <w:r>
          <w:rPr>
            <w:webHidden/>
          </w:rPr>
          <w:instrText xml:space="preserve"> PAGEREF _Toc178936566 \h </w:instrText>
        </w:r>
        <w:r>
          <w:rPr>
            <w:webHidden/>
          </w:rPr>
        </w:r>
        <w:r>
          <w:rPr>
            <w:webHidden/>
          </w:rPr>
          <w:fldChar w:fldCharType="separate"/>
        </w:r>
        <w:r w:rsidR="00B95937">
          <w:rPr>
            <w:webHidden/>
          </w:rPr>
          <w:t>67</w:t>
        </w:r>
        <w:r>
          <w:rPr>
            <w:webHidden/>
          </w:rPr>
          <w:fldChar w:fldCharType="end"/>
        </w:r>
      </w:hyperlink>
    </w:p>
    <w:p w14:paraId="5B50074A" w14:textId="3833FA7B"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67" w:history="1">
        <w:r w:rsidRPr="004D4080">
          <w:rPr>
            <w:rStyle w:val="Hyperlink"/>
            <w:noProof/>
          </w:rPr>
          <w:t>6.3.1</w:t>
        </w:r>
        <w:r>
          <w:rPr>
            <w:rFonts w:asciiTheme="minorHAnsi" w:eastAsiaTheme="minorEastAsia" w:hAnsiTheme="minorHAnsi" w:cstheme="minorBidi"/>
            <w:noProof/>
            <w:kern w:val="2"/>
            <w:sz w:val="24"/>
            <w:szCs w:val="24"/>
            <w14:ligatures w14:val="standardContextual"/>
          </w:rPr>
          <w:tab/>
        </w:r>
        <w:r w:rsidRPr="004D4080">
          <w:rPr>
            <w:rStyle w:val="Hyperlink"/>
            <w:noProof/>
          </w:rPr>
          <w:t>Payload compression</w:t>
        </w:r>
        <w:r>
          <w:rPr>
            <w:noProof/>
            <w:webHidden/>
          </w:rPr>
          <w:tab/>
        </w:r>
        <w:r>
          <w:rPr>
            <w:noProof/>
            <w:webHidden/>
          </w:rPr>
          <w:fldChar w:fldCharType="begin"/>
        </w:r>
        <w:r>
          <w:rPr>
            <w:noProof/>
            <w:webHidden/>
          </w:rPr>
          <w:instrText xml:space="preserve"> PAGEREF _Toc178936567 \h </w:instrText>
        </w:r>
        <w:r>
          <w:rPr>
            <w:noProof/>
            <w:webHidden/>
          </w:rPr>
        </w:r>
        <w:r>
          <w:rPr>
            <w:noProof/>
            <w:webHidden/>
          </w:rPr>
          <w:fldChar w:fldCharType="separate"/>
        </w:r>
        <w:r w:rsidR="00B95937">
          <w:rPr>
            <w:noProof/>
            <w:webHidden/>
          </w:rPr>
          <w:t>68</w:t>
        </w:r>
        <w:r>
          <w:rPr>
            <w:noProof/>
            <w:webHidden/>
          </w:rPr>
          <w:fldChar w:fldCharType="end"/>
        </w:r>
      </w:hyperlink>
    </w:p>
    <w:p w14:paraId="283487B6" w14:textId="20E59479" w:rsidR="00B74FC0" w:rsidRDefault="00B74FC0">
      <w:pPr>
        <w:pStyle w:val="TOC2"/>
        <w:rPr>
          <w:rFonts w:asciiTheme="minorHAnsi" w:eastAsiaTheme="minorEastAsia" w:hAnsiTheme="minorHAnsi" w:cstheme="minorBidi"/>
          <w:kern w:val="2"/>
          <w:sz w:val="24"/>
          <w:szCs w:val="24"/>
          <w14:ligatures w14:val="standardContextual"/>
        </w:rPr>
      </w:pPr>
      <w:hyperlink w:anchor="_Toc178936568" w:history="1">
        <w:r w:rsidRPr="004D4080">
          <w:rPr>
            <w:rStyle w:val="Hyperlink"/>
          </w:rPr>
          <w:t>6.4</w:t>
        </w:r>
        <w:r>
          <w:rPr>
            <w:rFonts w:asciiTheme="minorHAnsi" w:eastAsiaTheme="minorEastAsia" w:hAnsiTheme="minorHAnsi" w:cstheme="minorBidi"/>
            <w:kern w:val="2"/>
            <w:sz w:val="24"/>
            <w:szCs w:val="24"/>
            <w14:ligatures w14:val="standardContextual"/>
          </w:rPr>
          <w:tab/>
        </w:r>
        <w:r w:rsidRPr="004D4080">
          <w:rPr>
            <w:rStyle w:val="Hyperlink"/>
          </w:rPr>
          <w:t>Other topics</w:t>
        </w:r>
        <w:r>
          <w:rPr>
            <w:webHidden/>
          </w:rPr>
          <w:tab/>
        </w:r>
        <w:r>
          <w:rPr>
            <w:webHidden/>
          </w:rPr>
          <w:fldChar w:fldCharType="begin"/>
        </w:r>
        <w:r>
          <w:rPr>
            <w:webHidden/>
          </w:rPr>
          <w:instrText xml:space="preserve"> PAGEREF _Toc178936568 \h </w:instrText>
        </w:r>
        <w:r>
          <w:rPr>
            <w:webHidden/>
          </w:rPr>
        </w:r>
        <w:r>
          <w:rPr>
            <w:webHidden/>
          </w:rPr>
          <w:fldChar w:fldCharType="separate"/>
        </w:r>
        <w:r w:rsidR="00B95937">
          <w:rPr>
            <w:webHidden/>
          </w:rPr>
          <w:t>68</w:t>
        </w:r>
        <w:r>
          <w:rPr>
            <w:webHidden/>
          </w:rPr>
          <w:fldChar w:fldCharType="end"/>
        </w:r>
      </w:hyperlink>
    </w:p>
    <w:p w14:paraId="02472531" w14:textId="4BDAD64D"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69" w:history="1">
        <w:r w:rsidRPr="004D4080">
          <w:rPr>
            <w:rStyle w:val="Hyperlink"/>
            <w:noProof/>
          </w:rPr>
          <w:t>6.4.1</w:t>
        </w:r>
        <w:r>
          <w:rPr>
            <w:rFonts w:asciiTheme="minorHAnsi" w:eastAsiaTheme="minorEastAsia" w:hAnsiTheme="minorHAnsi" w:cstheme="minorBidi"/>
            <w:noProof/>
            <w:kern w:val="2"/>
            <w:sz w:val="24"/>
            <w:szCs w:val="24"/>
            <w14:ligatures w14:val="standardContextual"/>
          </w:rPr>
          <w:tab/>
        </w:r>
        <w:r w:rsidRPr="004D4080">
          <w:rPr>
            <w:rStyle w:val="Hyperlink"/>
            <w:noProof/>
          </w:rPr>
          <w:t>Getdeviceinfo</w:t>
        </w:r>
        <w:r>
          <w:rPr>
            <w:noProof/>
            <w:webHidden/>
          </w:rPr>
          <w:tab/>
        </w:r>
        <w:r>
          <w:rPr>
            <w:noProof/>
            <w:webHidden/>
          </w:rPr>
          <w:fldChar w:fldCharType="begin"/>
        </w:r>
        <w:r>
          <w:rPr>
            <w:noProof/>
            <w:webHidden/>
          </w:rPr>
          <w:instrText xml:space="preserve"> PAGEREF _Toc178936569 \h </w:instrText>
        </w:r>
        <w:r>
          <w:rPr>
            <w:noProof/>
            <w:webHidden/>
          </w:rPr>
        </w:r>
        <w:r>
          <w:rPr>
            <w:noProof/>
            <w:webHidden/>
          </w:rPr>
          <w:fldChar w:fldCharType="separate"/>
        </w:r>
        <w:r w:rsidR="00B95937">
          <w:rPr>
            <w:noProof/>
            <w:webHidden/>
          </w:rPr>
          <w:t>68</w:t>
        </w:r>
        <w:r>
          <w:rPr>
            <w:noProof/>
            <w:webHidden/>
          </w:rPr>
          <w:fldChar w:fldCharType="end"/>
        </w:r>
      </w:hyperlink>
    </w:p>
    <w:p w14:paraId="7E6A74A1" w14:textId="59D7C240"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70" w:history="1">
        <w:r w:rsidRPr="004D4080">
          <w:rPr>
            <w:rStyle w:val="Hyperlink"/>
            <w:noProof/>
          </w:rPr>
          <w:t>6.4.2</w:t>
        </w:r>
        <w:r>
          <w:rPr>
            <w:rFonts w:asciiTheme="minorHAnsi" w:eastAsiaTheme="minorEastAsia" w:hAnsiTheme="minorHAnsi" w:cstheme="minorBidi"/>
            <w:noProof/>
            <w:kern w:val="2"/>
            <w:sz w:val="24"/>
            <w:szCs w:val="24"/>
            <w14:ligatures w14:val="standardContextual"/>
          </w:rPr>
          <w:tab/>
        </w:r>
        <w:r w:rsidRPr="004D4080">
          <w:rPr>
            <w:rStyle w:val="Hyperlink"/>
            <w:noProof/>
          </w:rPr>
          <w:t>Maintaining time</w:t>
        </w:r>
        <w:r>
          <w:rPr>
            <w:noProof/>
            <w:webHidden/>
          </w:rPr>
          <w:tab/>
        </w:r>
        <w:r>
          <w:rPr>
            <w:noProof/>
            <w:webHidden/>
          </w:rPr>
          <w:fldChar w:fldCharType="begin"/>
        </w:r>
        <w:r>
          <w:rPr>
            <w:noProof/>
            <w:webHidden/>
          </w:rPr>
          <w:instrText xml:space="preserve"> PAGEREF _Toc178936570 \h </w:instrText>
        </w:r>
        <w:r>
          <w:rPr>
            <w:noProof/>
            <w:webHidden/>
          </w:rPr>
        </w:r>
        <w:r>
          <w:rPr>
            <w:noProof/>
            <w:webHidden/>
          </w:rPr>
          <w:fldChar w:fldCharType="separate"/>
        </w:r>
        <w:r w:rsidR="00B95937">
          <w:rPr>
            <w:noProof/>
            <w:webHidden/>
          </w:rPr>
          <w:t>68</w:t>
        </w:r>
        <w:r>
          <w:rPr>
            <w:noProof/>
            <w:webHidden/>
          </w:rPr>
          <w:fldChar w:fldCharType="end"/>
        </w:r>
      </w:hyperlink>
    </w:p>
    <w:p w14:paraId="55094EA8" w14:textId="5D58F817" w:rsidR="00B74FC0" w:rsidRDefault="00B74FC0">
      <w:pPr>
        <w:pStyle w:val="TOC2"/>
        <w:rPr>
          <w:rFonts w:asciiTheme="minorHAnsi" w:eastAsiaTheme="minorEastAsia" w:hAnsiTheme="minorHAnsi" w:cstheme="minorBidi"/>
          <w:kern w:val="2"/>
          <w:sz w:val="24"/>
          <w:szCs w:val="24"/>
          <w14:ligatures w14:val="standardContextual"/>
        </w:rPr>
      </w:pPr>
      <w:hyperlink w:anchor="_Toc178936571" w:history="1">
        <w:r w:rsidRPr="004D4080">
          <w:rPr>
            <w:rStyle w:val="Hyperlink"/>
          </w:rPr>
          <w:t>6.5</w:t>
        </w:r>
        <w:r>
          <w:rPr>
            <w:rFonts w:asciiTheme="minorHAnsi" w:eastAsiaTheme="minorEastAsia" w:hAnsiTheme="minorHAnsi" w:cstheme="minorBidi"/>
            <w:kern w:val="2"/>
            <w:sz w:val="24"/>
            <w:szCs w:val="24"/>
            <w14:ligatures w14:val="standardContextual"/>
          </w:rPr>
          <w:tab/>
        </w:r>
        <w:r w:rsidRPr="004D4080">
          <w:rPr>
            <w:rStyle w:val="Hyperlink"/>
          </w:rPr>
          <w:t>Communications, QoS, retention</w:t>
        </w:r>
        <w:r>
          <w:rPr>
            <w:webHidden/>
          </w:rPr>
          <w:tab/>
        </w:r>
        <w:r>
          <w:rPr>
            <w:webHidden/>
          </w:rPr>
          <w:fldChar w:fldCharType="begin"/>
        </w:r>
        <w:r>
          <w:rPr>
            <w:webHidden/>
          </w:rPr>
          <w:instrText xml:space="preserve"> PAGEREF _Toc178936571 \h </w:instrText>
        </w:r>
        <w:r>
          <w:rPr>
            <w:webHidden/>
          </w:rPr>
        </w:r>
        <w:r>
          <w:rPr>
            <w:webHidden/>
          </w:rPr>
          <w:fldChar w:fldCharType="separate"/>
        </w:r>
        <w:r w:rsidR="00B95937">
          <w:rPr>
            <w:webHidden/>
          </w:rPr>
          <w:t>70</w:t>
        </w:r>
        <w:r>
          <w:rPr>
            <w:webHidden/>
          </w:rPr>
          <w:fldChar w:fldCharType="end"/>
        </w:r>
      </w:hyperlink>
    </w:p>
    <w:p w14:paraId="611B71D9" w14:textId="5F17CE5E"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72" w:history="1">
        <w:r w:rsidRPr="004D4080">
          <w:rPr>
            <w:rStyle w:val="Hyperlink"/>
          </w:rPr>
          <w:t>7</w:t>
        </w:r>
        <w:r>
          <w:rPr>
            <w:rFonts w:asciiTheme="minorHAnsi" w:eastAsiaTheme="minorEastAsia" w:hAnsiTheme="minorHAnsi" w:cstheme="minorBidi"/>
            <w:bCs w:val="0"/>
            <w:kern w:val="2"/>
            <w:sz w:val="24"/>
            <w:szCs w:val="24"/>
            <w14:ligatures w14:val="standardContextual"/>
          </w:rPr>
          <w:tab/>
        </w:r>
        <w:r w:rsidRPr="004D4080">
          <w:rPr>
            <w:rStyle w:val="Hyperlink"/>
          </w:rPr>
          <w:t>Field device lifecycle</w:t>
        </w:r>
        <w:r>
          <w:rPr>
            <w:webHidden/>
          </w:rPr>
          <w:tab/>
        </w:r>
        <w:r>
          <w:rPr>
            <w:webHidden/>
          </w:rPr>
          <w:fldChar w:fldCharType="begin"/>
        </w:r>
        <w:r>
          <w:rPr>
            <w:webHidden/>
          </w:rPr>
          <w:instrText xml:space="preserve"> PAGEREF _Toc178936572 \h </w:instrText>
        </w:r>
        <w:r>
          <w:rPr>
            <w:webHidden/>
          </w:rPr>
        </w:r>
        <w:r>
          <w:rPr>
            <w:webHidden/>
          </w:rPr>
          <w:fldChar w:fldCharType="separate"/>
        </w:r>
        <w:r w:rsidR="00B95937">
          <w:rPr>
            <w:webHidden/>
          </w:rPr>
          <w:t>71</w:t>
        </w:r>
        <w:r>
          <w:rPr>
            <w:webHidden/>
          </w:rPr>
          <w:fldChar w:fldCharType="end"/>
        </w:r>
      </w:hyperlink>
    </w:p>
    <w:p w14:paraId="74EB8478" w14:textId="6322423C" w:rsidR="00B74FC0" w:rsidRDefault="00B74FC0">
      <w:pPr>
        <w:pStyle w:val="TOC2"/>
        <w:rPr>
          <w:rFonts w:asciiTheme="minorHAnsi" w:eastAsiaTheme="minorEastAsia" w:hAnsiTheme="minorHAnsi" w:cstheme="minorBidi"/>
          <w:kern w:val="2"/>
          <w:sz w:val="24"/>
          <w:szCs w:val="24"/>
          <w14:ligatures w14:val="standardContextual"/>
        </w:rPr>
      </w:pPr>
      <w:hyperlink w:anchor="_Toc178936573" w:history="1">
        <w:r w:rsidRPr="004D4080">
          <w:rPr>
            <w:rStyle w:val="Hyperlink"/>
          </w:rPr>
          <w:t>7.1</w:t>
        </w:r>
        <w:r>
          <w:rPr>
            <w:rFonts w:asciiTheme="minorHAnsi" w:eastAsiaTheme="minorEastAsia" w:hAnsiTheme="minorHAnsi" w:cstheme="minorBidi"/>
            <w:kern w:val="2"/>
            <w:sz w:val="24"/>
            <w:szCs w:val="24"/>
            <w14:ligatures w14:val="standardContextual"/>
          </w:rPr>
          <w:tab/>
        </w:r>
        <w:r w:rsidRPr="004D4080">
          <w:rPr>
            <w:rStyle w:val="Hyperlink"/>
          </w:rPr>
          <w:t>Status message</w:t>
        </w:r>
        <w:r>
          <w:rPr>
            <w:webHidden/>
          </w:rPr>
          <w:tab/>
        </w:r>
        <w:r>
          <w:rPr>
            <w:webHidden/>
          </w:rPr>
          <w:fldChar w:fldCharType="begin"/>
        </w:r>
        <w:r>
          <w:rPr>
            <w:webHidden/>
          </w:rPr>
          <w:instrText xml:space="preserve"> PAGEREF _Toc178936573 \h </w:instrText>
        </w:r>
        <w:r>
          <w:rPr>
            <w:webHidden/>
          </w:rPr>
        </w:r>
        <w:r>
          <w:rPr>
            <w:webHidden/>
          </w:rPr>
          <w:fldChar w:fldCharType="separate"/>
        </w:r>
        <w:r w:rsidR="00B95937">
          <w:rPr>
            <w:webHidden/>
          </w:rPr>
          <w:t>71</w:t>
        </w:r>
        <w:r>
          <w:rPr>
            <w:webHidden/>
          </w:rPr>
          <w:fldChar w:fldCharType="end"/>
        </w:r>
      </w:hyperlink>
    </w:p>
    <w:p w14:paraId="0A45EC5A" w14:textId="10E2D1C4" w:rsidR="00B74FC0" w:rsidRDefault="00B74FC0">
      <w:pPr>
        <w:pStyle w:val="TOC2"/>
        <w:rPr>
          <w:rFonts w:asciiTheme="minorHAnsi" w:eastAsiaTheme="minorEastAsia" w:hAnsiTheme="minorHAnsi" w:cstheme="minorBidi"/>
          <w:kern w:val="2"/>
          <w:sz w:val="24"/>
          <w:szCs w:val="24"/>
          <w14:ligatures w14:val="standardContextual"/>
        </w:rPr>
      </w:pPr>
      <w:hyperlink w:anchor="_Toc178936574" w:history="1">
        <w:r w:rsidRPr="004D4080">
          <w:rPr>
            <w:rStyle w:val="Hyperlink"/>
          </w:rPr>
          <w:t>7.2</w:t>
        </w:r>
        <w:r>
          <w:rPr>
            <w:rFonts w:asciiTheme="minorHAnsi" w:eastAsiaTheme="minorEastAsia" w:hAnsiTheme="minorHAnsi" w:cstheme="minorBidi"/>
            <w:kern w:val="2"/>
            <w:sz w:val="24"/>
            <w:szCs w:val="24"/>
            <w14:ligatures w14:val="standardContextual"/>
          </w:rPr>
          <w:tab/>
        </w:r>
        <w:r w:rsidRPr="004D4080">
          <w:rPr>
            <w:rStyle w:val="Hyperlink"/>
          </w:rPr>
          <w:t>Last Will and Testament</w:t>
        </w:r>
        <w:r>
          <w:rPr>
            <w:webHidden/>
          </w:rPr>
          <w:tab/>
        </w:r>
        <w:r>
          <w:rPr>
            <w:webHidden/>
          </w:rPr>
          <w:fldChar w:fldCharType="begin"/>
        </w:r>
        <w:r>
          <w:rPr>
            <w:webHidden/>
          </w:rPr>
          <w:instrText xml:space="preserve"> PAGEREF _Toc178936574 \h </w:instrText>
        </w:r>
        <w:r>
          <w:rPr>
            <w:webHidden/>
          </w:rPr>
        </w:r>
        <w:r>
          <w:rPr>
            <w:webHidden/>
          </w:rPr>
          <w:fldChar w:fldCharType="separate"/>
        </w:r>
        <w:r w:rsidR="00B95937">
          <w:rPr>
            <w:webHidden/>
          </w:rPr>
          <w:t>73</w:t>
        </w:r>
        <w:r>
          <w:rPr>
            <w:webHidden/>
          </w:rPr>
          <w:fldChar w:fldCharType="end"/>
        </w:r>
      </w:hyperlink>
    </w:p>
    <w:p w14:paraId="3788FCCE" w14:textId="5F27F4BE" w:rsidR="00B74FC0" w:rsidRDefault="00B74FC0">
      <w:pPr>
        <w:pStyle w:val="TOC2"/>
        <w:rPr>
          <w:rFonts w:asciiTheme="minorHAnsi" w:eastAsiaTheme="minorEastAsia" w:hAnsiTheme="minorHAnsi" w:cstheme="minorBidi"/>
          <w:kern w:val="2"/>
          <w:sz w:val="24"/>
          <w:szCs w:val="24"/>
          <w14:ligatures w14:val="standardContextual"/>
        </w:rPr>
      </w:pPr>
      <w:hyperlink w:anchor="_Toc178936575" w:history="1">
        <w:r w:rsidRPr="004D4080">
          <w:rPr>
            <w:rStyle w:val="Hyperlink"/>
          </w:rPr>
          <w:t>7.3</w:t>
        </w:r>
        <w:r>
          <w:rPr>
            <w:rFonts w:asciiTheme="minorHAnsi" w:eastAsiaTheme="minorEastAsia" w:hAnsiTheme="minorHAnsi" w:cstheme="minorBidi"/>
            <w:kern w:val="2"/>
            <w:sz w:val="24"/>
            <w:szCs w:val="24"/>
            <w14:ligatures w14:val="standardContextual"/>
          </w:rPr>
          <w:tab/>
        </w:r>
        <w:r w:rsidRPr="004D4080">
          <w:rPr>
            <w:rStyle w:val="Hyperlink"/>
          </w:rPr>
          <w:t>Field device replacement</w:t>
        </w:r>
        <w:r>
          <w:rPr>
            <w:webHidden/>
          </w:rPr>
          <w:tab/>
        </w:r>
        <w:r>
          <w:rPr>
            <w:webHidden/>
          </w:rPr>
          <w:fldChar w:fldCharType="begin"/>
        </w:r>
        <w:r>
          <w:rPr>
            <w:webHidden/>
          </w:rPr>
          <w:instrText xml:space="preserve"> PAGEREF _Toc178936575 \h </w:instrText>
        </w:r>
        <w:r>
          <w:rPr>
            <w:webHidden/>
          </w:rPr>
        </w:r>
        <w:r>
          <w:rPr>
            <w:webHidden/>
          </w:rPr>
          <w:fldChar w:fldCharType="separate"/>
        </w:r>
        <w:r w:rsidR="00B95937">
          <w:rPr>
            <w:webHidden/>
          </w:rPr>
          <w:t>73</w:t>
        </w:r>
        <w:r>
          <w:rPr>
            <w:webHidden/>
          </w:rPr>
          <w:fldChar w:fldCharType="end"/>
        </w:r>
      </w:hyperlink>
    </w:p>
    <w:p w14:paraId="1D5748F3" w14:textId="5D638802"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76" w:history="1">
        <w:r w:rsidRPr="004D4080">
          <w:rPr>
            <w:rStyle w:val="Hyperlink"/>
          </w:rPr>
          <w:t>8</w:t>
        </w:r>
        <w:r>
          <w:rPr>
            <w:rFonts w:asciiTheme="minorHAnsi" w:eastAsiaTheme="minorEastAsia" w:hAnsiTheme="minorHAnsi" w:cstheme="minorBidi"/>
            <w:bCs w:val="0"/>
            <w:kern w:val="2"/>
            <w:sz w:val="24"/>
            <w:szCs w:val="24"/>
            <w14:ligatures w14:val="standardContextual"/>
          </w:rPr>
          <w:tab/>
        </w:r>
        <w:r w:rsidRPr="004D4080">
          <w:rPr>
            <w:rStyle w:val="Hyperlink"/>
          </w:rPr>
          <w:t>Security</w:t>
        </w:r>
        <w:r>
          <w:rPr>
            <w:webHidden/>
          </w:rPr>
          <w:tab/>
        </w:r>
        <w:r>
          <w:rPr>
            <w:webHidden/>
          </w:rPr>
          <w:fldChar w:fldCharType="begin"/>
        </w:r>
        <w:r>
          <w:rPr>
            <w:webHidden/>
          </w:rPr>
          <w:instrText xml:space="preserve"> PAGEREF _Toc178936576 \h </w:instrText>
        </w:r>
        <w:r>
          <w:rPr>
            <w:webHidden/>
          </w:rPr>
        </w:r>
        <w:r>
          <w:rPr>
            <w:webHidden/>
          </w:rPr>
          <w:fldChar w:fldCharType="separate"/>
        </w:r>
        <w:r w:rsidR="00B95937">
          <w:rPr>
            <w:webHidden/>
          </w:rPr>
          <w:t>75</w:t>
        </w:r>
        <w:r>
          <w:rPr>
            <w:webHidden/>
          </w:rPr>
          <w:fldChar w:fldCharType="end"/>
        </w:r>
      </w:hyperlink>
    </w:p>
    <w:p w14:paraId="38964B26" w14:textId="29601F3F"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77" w:history="1">
        <w:r w:rsidRPr="004D4080">
          <w:rPr>
            <w:rStyle w:val="Hyperlink"/>
          </w:rPr>
          <w:t>9</w:t>
        </w:r>
        <w:r>
          <w:rPr>
            <w:rFonts w:asciiTheme="minorHAnsi" w:eastAsiaTheme="minorEastAsia" w:hAnsiTheme="minorHAnsi" w:cstheme="minorBidi"/>
            <w:bCs w:val="0"/>
            <w:kern w:val="2"/>
            <w:sz w:val="24"/>
            <w:szCs w:val="24"/>
            <w14:ligatures w14:val="standardContextual"/>
          </w:rPr>
          <w:tab/>
        </w:r>
        <w:r w:rsidRPr="004D4080">
          <w:rPr>
            <w:rStyle w:val="Hyperlink"/>
          </w:rPr>
          <w:t>Class names and ontology</w:t>
        </w:r>
        <w:r>
          <w:rPr>
            <w:webHidden/>
          </w:rPr>
          <w:tab/>
        </w:r>
        <w:r>
          <w:rPr>
            <w:webHidden/>
          </w:rPr>
          <w:fldChar w:fldCharType="begin"/>
        </w:r>
        <w:r>
          <w:rPr>
            <w:webHidden/>
          </w:rPr>
          <w:instrText xml:space="preserve"> PAGEREF _Toc178936577 \h </w:instrText>
        </w:r>
        <w:r>
          <w:rPr>
            <w:webHidden/>
          </w:rPr>
        </w:r>
        <w:r>
          <w:rPr>
            <w:webHidden/>
          </w:rPr>
          <w:fldChar w:fldCharType="separate"/>
        </w:r>
        <w:r w:rsidR="00B95937">
          <w:rPr>
            <w:webHidden/>
          </w:rPr>
          <w:t>77</w:t>
        </w:r>
        <w:r>
          <w:rPr>
            <w:webHidden/>
          </w:rPr>
          <w:fldChar w:fldCharType="end"/>
        </w:r>
      </w:hyperlink>
    </w:p>
    <w:p w14:paraId="78CDC578" w14:textId="5234D14C" w:rsidR="00B74FC0" w:rsidRDefault="00B74FC0">
      <w:pPr>
        <w:pStyle w:val="TOC2"/>
        <w:rPr>
          <w:rFonts w:asciiTheme="minorHAnsi" w:eastAsiaTheme="minorEastAsia" w:hAnsiTheme="minorHAnsi" w:cstheme="minorBidi"/>
          <w:kern w:val="2"/>
          <w:sz w:val="24"/>
          <w:szCs w:val="24"/>
          <w14:ligatures w14:val="standardContextual"/>
        </w:rPr>
      </w:pPr>
      <w:hyperlink w:anchor="_Toc178936578" w:history="1">
        <w:r w:rsidRPr="004D4080">
          <w:rPr>
            <w:rStyle w:val="Hyperlink"/>
          </w:rPr>
          <w:t>9.1</w:t>
        </w:r>
        <w:r>
          <w:rPr>
            <w:rFonts w:asciiTheme="minorHAnsi" w:eastAsiaTheme="minorEastAsia" w:hAnsiTheme="minorHAnsi" w:cstheme="minorBidi"/>
            <w:kern w:val="2"/>
            <w:sz w:val="24"/>
            <w:szCs w:val="24"/>
            <w14:ligatures w14:val="standardContextual"/>
          </w:rPr>
          <w:tab/>
        </w:r>
        <w:r w:rsidRPr="004D4080">
          <w:rPr>
            <w:rStyle w:val="Hyperlink"/>
          </w:rPr>
          <w:t>Fixed class names</w:t>
        </w:r>
        <w:r>
          <w:rPr>
            <w:webHidden/>
          </w:rPr>
          <w:tab/>
        </w:r>
        <w:r>
          <w:rPr>
            <w:webHidden/>
          </w:rPr>
          <w:fldChar w:fldCharType="begin"/>
        </w:r>
        <w:r>
          <w:rPr>
            <w:webHidden/>
          </w:rPr>
          <w:instrText xml:space="preserve"> PAGEREF _Toc178936578 \h </w:instrText>
        </w:r>
        <w:r>
          <w:rPr>
            <w:webHidden/>
          </w:rPr>
        </w:r>
        <w:r>
          <w:rPr>
            <w:webHidden/>
          </w:rPr>
          <w:fldChar w:fldCharType="separate"/>
        </w:r>
        <w:r w:rsidR="00B95937">
          <w:rPr>
            <w:webHidden/>
          </w:rPr>
          <w:t>77</w:t>
        </w:r>
        <w:r>
          <w:rPr>
            <w:webHidden/>
          </w:rPr>
          <w:fldChar w:fldCharType="end"/>
        </w:r>
      </w:hyperlink>
    </w:p>
    <w:p w14:paraId="091D968A" w14:textId="0737B300"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79" w:history="1">
        <w:r w:rsidRPr="004D4080">
          <w:rPr>
            <w:rStyle w:val="Hyperlink"/>
          </w:rPr>
          <w:t>10</w:t>
        </w:r>
        <w:r>
          <w:rPr>
            <w:rFonts w:asciiTheme="minorHAnsi" w:eastAsiaTheme="minorEastAsia" w:hAnsiTheme="minorHAnsi" w:cstheme="minorBidi"/>
            <w:bCs w:val="0"/>
            <w:kern w:val="2"/>
            <w:sz w:val="24"/>
            <w:szCs w:val="24"/>
            <w14:ligatures w14:val="standardContextual"/>
          </w:rPr>
          <w:tab/>
        </w:r>
        <w:r w:rsidRPr="004D4080">
          <w:rPr>
            <w:rStyle w:val="Hyperlink"/>
          </w:rPr>
          <w:t>Field device profile extensions and layout</w:t>
        </w:r>
        <w:r>
          <w:rPr>
            <w:webHidden/>
          </w:rPr>
          <w:tab/>
        </w:r>
        <w:r>
          <w:rPr>
            <w:webHidden/>
          </w:rPr>
          <w:fldChar w:fldCharType="begin"/>
        </w:r>
        <w:r>
          <w:rPr>
            <w:webHidden/>
          </w:rPr>
          <w:instrText xml:space="preserve"> PAGEREF _Toc178936579 \h </w:instrText>
        </w:r>
        <w:r>
          <w:rPr>
            <w:webHidden/>
          </w:rPr>
        </w:r>
        <w:r>
          <w:rPr>
            <w:webHidden/>
          </w:rPr>
          <w:fldChar w:fldCharType="separate"/>
        </w:r>
        <w:r w:rsidR="00B95937">
          <w:rPr>
            <w:webHidden/>
          </w:rPr>
          <w:t>79</w:t>
        </w:r>
        <w:r>
          <w:rPr>
            <w:webHidden/>
          </w:rPr>
          <w:fldChar w:fldCharType="end"/>
        </w:r>
      </w:hyperlink>
    </w:p>
    <w:p w14:paraId="4F24EF0B" w14:textId="2A3BD475" w:rsidR="00B74FC0" w:rsidRDefault="00B74FC0">
      <w:pPr>
        <w:pStyle w:val="TOC2"/>
        <w:rPr>
          <w:rFonts w:asciiTheme="minorHAnsi" w:eastAsiaTheme="minorEastAsia" w:hAnsiTheme="minorHAnsi" w:cstheme="minorBidi"/>
          <w:kern w:val="2"/>
          <w:sz w:val="24"/>
          <w:szCs w:val="24"/>
          <w14:ligatures w14:val="standardContextual"/>
        </w:rPr>
      </w:pPr>
      <w:hyperlink w:anchor="_Toc178936580" w:history="1">
        <w:r w:rsidRPr="004D4080">
          <w:rPr>
            <w:rStyle w:val="Hyperlink"/>
          </w:rPr>
          <w:t>10.1</w:t>
        </w:r>
        <w:r>
          <w:rPr>
            <w:rFonts w:asciiTheme="minorHAnsi" w:eastAsiaTheme="minorEastAsia" w:hAnsiTheme="minorHAnsi" w:cstheme="minorBidi"/>
            <w:kern w:val="2"/>
            <w:sz w:val="24"/>
            <w:szCs w:val="24"/>
            <w14:ligatures w14:val="standardContextual"/>
          </w:rPr>
          <w:tab/>
        </w:r>
        <w:r w:rsidRPr="004D4080">
          <w:rPr>
            <w:rStyle w:val="Hyperlink"/>
          </w:rPr>
          <w:t>Vendor extensions</w:t>
        </w:r>
        <w:r>
          <w:rPr>
            <w:webHidden/>
          </w:rPr>
          <w:tab/>
        </w:r>
        <w:r>
          <w:rPr>
            <w:webHidden/>
          </w:rPr>
          <w:fldChar w:fldCharType="begin"/>
        </w:r>
        <w:r>
          <w:rPr>
            <w:webHidden/>
          </w:rPr>
          <w:instrText xml:space="preserve"> PAGEREF _Toc178936580 \h </w:instrText>
        </w:r>
        <w:r>
          <w:rPr>
            <w:webHidden/>
          </w:rPr>
        </w:r>
        <w:r>
          <w:rPr>
            <w:webHidden/>
          </w:rPr>
          <w:fldChar w:fldCharType="separate"/>
        </w:r>
        <w:r w:rsidR="00B95937">
          <w:rPr>
            <w:webHidden/>
          </w:rPr>
          <w:t>79</w:t>
        </w:r>
        <w:r>
          <w:rPr>
            <w:webHidden/>
          </w:rPr>
          <w:fldChar w:fldCharType="end"/>
        </w:r>
      </w:hyperlink>
    </w:p>
    <w:p w14:paraId="56F35AB4" w14:textId="74F134E2"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1" w:history="1">
        <w:r w:rsidRPr="004D4080">
          <w:rPr>
            <w:rStyle w:val="Hyperlink"/>
            <w:noProof/>
          </w:rPr>
          <w:t>10.1.1</w:t>
        </w:r>
        <w:r>
          <w:rPr>
            <w:rFonts w:asciiTheme="minorHAnsi" w:eastAsiaTheme="minorEastAsia" w:hAnsiTheme="minorHAnsi" w:cstheme="minorBidi"/>
            <w:noProof/>
            <w:kern w:val="2"/>
            <w:sz w:val="24"/>
            <w:szCs w:val="24"/>
            <w14:ligatures w14:val="standardContextual"/>
          </w:rPr>
          <w:tab/>
        </w:r>
        <w:r w:rsidRPr="004D4080">
          <w:rPr>
            <w:rStyle w:val="Hyperlink"/>
            <w:noProof/>
          </w:rPr>
          <w:t>New properties</w:t>
        </w:r>
        <w:r>
          <w:rPr>
            <w:noProof/>
            <w:webHidden/>
          </w:rPr>
          <w:tab/>
        </w:r>
        <w:r>
          <w:rPr>
            <w:noProof/>
            <w:webHidden/>
          </w:rPr>
          <w:fldChar w:fldCharType="begin"/>
        </w:r>
        <w:r>
          <w:rPr>
            <w:noProof/>
            <w:webHidden/>
          </w:rPr>
          <w:instrText xml:space="preserve"> PAGEREF _Toc178936581 \h </w:instrText>
        </w:r>
        <w:r>
          <w:rPr>
            <w:noProof/>
            <w:webHidden/>
          </w:rPr>
        </w:r>
        <w:r>
          <w:rPr>
            <w:noProof/>
            <w:webHidden/>
          </w:rPr>
          <w:fldChar w:fldCharType="separate"/>
        </w:r>
        <w:r w:rsidR="00B95937">
          <w:rPr>
            <w:noProof/>
            <w:webHidden/>
          </w:rPr>
          <w:t>79</w:t>
        </w:r>
        <w:r>
          <w:rPr>
            <w:noProof/>
            <w:webHidden/>
          </w:rPr>
          <w:fldChar w:fldCharType="end"/>
        </w:r>
      </w:hyperlink>
    </w:p>
    <w:p w14:paraId="50EB7FD6" w14:textId="206BC100"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2" w:history="1">
        <w:r w:rsidRPr="004D4080">
          <w:rPr>
            <w:rStyle w:val="Hyperlink"/>
            <w:noProof/>
          </w:rPr>
          <w:t>10.1.2</w:t>
        </w:r>
        <w:r>
          <w:rPr>
            <w:rFonts w:asciiTheme="minorHAnsi" w:eastAsiaTheme="minorEastAsia" w:hAnsiTheme="minorHAnsi" w:cstheme="minorBidi"/>
            <w:noProof/>
            <w:kern w:val="2"/>
            <w:sz w:val="24"/>
            <w:szCs w:val="24"/>
            <w14:ligatures w14:val="standardContextual"/>
          </w:rPr>
          <w:tab/>
        </w:r>
        <w:r w:rsidRPr="004D4080">
          <w:rPr>
            <w:rStyle w:val="Hyperlink"/>
            <w:noProof/>
          </w:rPr>
          <w:t>New objects</w:t>
        </w:r>
        <w:r>
          <w:rPr>
            <w:noProof/>
            <w:webHidden/>
          </w:rPr>
          <w:tab/>
        </w:r>
        <w:r>
          <w:rPr>
            <w:noProof/>
            <w:webHidden/>
          </w:rPr>
          <w:fldChar w:fldCharType="begin"/>
        </w:r>
        <w:r>
          <w:rPr>
            <w:noProof/>
            <w:webHidden/>
          </w:rPr>
          <w:instrText xml:space="preserve"> PAGEREF _Toc178936582 \h </w:instrText>
        </w:r>
        <w:r>
          <w:rPr>
            <w:noProof/>
            <w:webHidden/>
          </w:rPr>
        </w:r>
        <w:r>
          <w:rPr>
            <w:noProof/>
            <w:webHidden/>
          </w:rPr>
          <w:fldChar w:fldCharType="separate"/>
        </w:r>
        <w:r w:rsidR="00B95937">
          <w:rPr>
            <w:noProof/>
            <w:webHidden/>
          </w:rPr>
          <w:t>79</w:t>
        </w:r>
        <w:r>
          <w:rPr>
            <w:noProof/>
            <w:webHidden/>
          </w:rPr>
          <w:fldChar w:fldCharType="end"/>
        </w:r>
      </w:hyperlink>
    </w:p>
    <w:p w14:paraId="7594036A" w14:textId="53D8794F"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3" w:history="1">
        <w:r w:rsidRPr="004D4080">
          <w:rPr>
            <w:rStyle w:val="Hyperlink"/>
            <w:noProof/>
          </w:rPr>
          <w:t>10.1.3</w:t>
        </w:r>
        <w:r>
          <w:rPr>
            <w:rFonts w:asciiTheme="minorHAnsi" w:eastAsiaTheme="minorEastAsia" w:hAnsiTheme="minorHAnsi" w:cstheme="minorBidi"/>
            <w:noProof/>
            <w:kern w:val="2"/>
            <w:sz w:val="24"/>
            <w:szCs w:val="24"/>
            <w14:ligatures w14:val="standardContextual"/>
          </w:rPr>
          <w:tab/>
        </w:r>
        <w:r w:rsidRPr="004D4080">
          <w:rPr>
            <w:rStyle w:val="Hyperlink"/>
            <w:noProof/>
          </w:rPr>
          <w:t>Translation</w:t>
        </w:r>
        <w:r>
          <w:rPr>
            <w:noProof/>
            <w:webHidden/>
          </w:rPr>
          <w:tab/>
        </w:r>
        <w:r>
          <w:rPr>
            <w:noProof/>
            <w:webHidden/>
          </w:rPr>
          <w:fldChar w:fldCharType="begin"/>
        </w:r>
        <w:r>
          <w:rPr>
            <w:noProof/>
            <w:webHidden/>
          </w:rPr>
          <w:instrText xml:space="preserve"> PAGEREF _Toc178936583 \h </w:instrText>
        </w:r>
        <w:r>
          <w:rPr>
            <w:noProof/>
            <w:webHidden/>
          </w:rPr>
        </w:r>
        <w:r>
          <w:rPr>
            <w:noProof/>
            <w:webHidden/>
          </w:rPr>
          <w:fldChar w:fldCharType="separate"/>
        </w:r>
        <w:r w:rsidR="00B95937">
          <w:rPr>
            <w:noProof/>
            <w:webHidden/>
          </w:rPr>
          <w:t>79</w:t>
        </w:r>
        <w:r>
          <w:rPr>
            <w:noProof/>
            <w:webHidden/>
          </w:rPr>
          <w:fldChar w:fldCharType="end"/>
        </w:r>
      </w:hyperlink>
    </w:p>
    <w:p w14:paraId="4A53EF12" w14:textId="0B460825" w:rsidR="00B74FC0" w:rsidRDefault="00B74FC0">
      <w:pPr>
        <w:pStyle w:val="TOC2"/>
        <w:rPr>
          <w:rFonts w:asciiTheme="minorHAnsi" w:eastAsiaTheme="minorEastAsia" w:hAnsiTheme="minorHAnsi" w:cstheme="minorBidi"/>
          <w:kern w:val="2"/>
          <w:sz w:val="24"/>
          <w:szCs w:val="24"/>
          <w14:ligatures w14:val="standardContextual"/>
        </w:rPr>
      </w:pPr>
      <w:hyperlink w:anchor="_Toc178936584" w:history="1">
        <w:r w:rsidRPr="004D4080">
          <w:rPr>
            <w:rStyle w:val="Hyperlink"/>
          </w:rPr>
          <w:t>10.2</w:t>
        </w:r>
        <w:r>
          <w:rPr>
            <w:rFonts w:asciiTheme="minorHAnsi" w:eastAsiaTheme="minorEastAsia" w:hAnsiTheme="minorHAnsi" w:cstheme="minorBidi"/>
            <w:kern w:val="2"/>
            <w:sz w:val="24"/>
            <w:szCs w:val="24"/>
            <w14:ligatures w14:val="standardContextual"/>
          </w:rPr>
          <w:tab/>
        </w:r>
        <w:r w:rsidRPr="004D4080">
          <w:rPr>
            <w:rStyle w:val="Hyperlink"/>
          </w:rPr>
          <w:t>Suggesting SA UI layout</w:t>
        </w:r>
        <w:r>
          <w:rPr>
            <w:webHidden/>
          </w:rPr>
          <w:tab/>
        </w:r>
        <w:r>
          <w:rPr>
            <w:webHidden/>
          </w:rPr>
          <w:fldChar w:fldCharType="begin"/>
        </w:r>
        <w:r>
          <w:rPr>
            <w:webHidden/>
          </w:rPr>
          <w:instrText xml:space="preserve"> PAGEREF _Toc178936584 \h </w:instrText>
        </w:r>
        <w:r>
          <w:rPr>
            <w:webHidden/>
          </w:rPr>
        </w:r>
        <w:r>
          <w:rPr>
            <w:webHidden/>
          </w:rPr>
          <w:fldChar w:fldCharType="separate"/>
        </w:r>
        <w:r w:rsidR="00B95937">
          <w:rPr>
            <w:webHidden/>
          </w:rPr>
          <w:t>79</w:t>
        </w:r>
        <w:r>
          <w:rPr>
            <w:webHidden/>
          </w:rPr>
          <w:fldChar w:fldCharType="end"/>
        </w:r>
      </w:hyperlink>
    </w:p>
    <w:p w14:paraId="11075F3B" w14:textId="2AB544E2"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5" w:history="1">
        <w:r w:rsidRPr="004D4080">
          <w:rPr>
            <w:rStyle w:val="Hyperlink"/>
            <w:noProof/>
          </w:rPr>
          <w:t>10.2.1</w:t>
        </w:r>
        <w:r>
          <w:rPr>
            <w:rFonts w:asciiTheme="minorHAnsi" w:eastAsiaTheme="minorEastAsia" w:hAnsiTheme="minorHAnsi" w:cstheme="minorBidi"/>
            <w:noProof/>
            <w:kern w:val="2"/>
            <w:sz w:val="24"/>
            <w:szCs w:val="24"/>
            <w14:ligatures w14:val="standardContextual"/>
          </w:rPr>
          <w:tab/>
        </w:r>
        <w:r w:rsidRPr="004D4080">
          <w:rPr>
            <w:rStyle w:val="Hyperlink"/>
            <w:noProof/>
          </w:rPr>
          <w:t>configFields</w:t>
        </w:r>
        <w:r>
          <w:rPr>
            <w:noProof/>
            <w:webHidden/>
          </w:rPr>
          <w:tab/>
        </w:r>
        <w:r>
          <w:rPr>
            <w:noProof/>
            <w:webHidden/>
          </w:rPr>
          <w:fldChar w:fldCharType="begin"/>
        </w:r>
        <w:r>
          <w:rPr>
            <w:noProof/>
            <w:webHidden/>
          </w:rPr>
          <w:instrText xml:space="preserve"> PAGEREF _Toc178936585 \h </w:instrText>
        </w:r>
        <w:r>
          <w:rPr>
            <w:noProof/>
            <w:webHidden/>
          </w:rPr>
        </w:r>
        <w:r>
          <w:rPr>
            <w:noProof/>
            <w:webHidden/>
          </w:rPr>
          <w:fldChar w:fldCharType="separate"/>
        </w:r>
        <w:r w:rsidR="00B95937">
          <w:rPr>
            <w:noProof/>
            <w:webHidden/>
          </w:rPr>
          <w:t>79</w:t>
        </w:r>
        <w:r>
          <w:rPr>
            <w:noProof/>
            <w:webHidden/>
          </w:rPr>
          <w:fldChar w:fldCharType="end"/>
        </w:r>
      </w:hyperlink>
    </w:p>
    <w:p w14:paraId="62DD1E2B" w14:textId="7EE0107E" w:rsidR="00B74FC0" w:rsidRDefault="00B74FC0">
      <w:pPr>
        <w:pStyle w:val="TOC3"/>
        <w:rPr>
          <w:rFonts w:asciiTheme="minorHAnsi" w:eastAsiaTheme="minorEastAsia" w:hAnsiTheme="minorHAnsi" w:cstheme="minorBidi"/>
          <w:noProof/>
          <w:kern w:val="2"/>
          <w:sz w:val="24"/>
          <w:szCs w:val="24"/>
          <w14:ligatures w14:val="standardContextual"/>
        </w:rPr>
      </w:pPr>
      <w:hyperlink w:anchor="_Toc178936586" w:history="1">
        <w:r w:rsidRPr="004D4080">
          <w:rPr>
            <w:rStyle w:val="Hyperlink"/>
            <w:noProof/>
          </w:rPr>
          <w:t>10.2.2</w:t>
        </w:r>
        <w:r>
          <w:rPr>
            <w:rFonts w:asciiTheme="minorHAnsi" w:eastAsiaTheme="minorEastAsia" w:hAnsiTheme="minorHAnsi" w:cstheme="minorBidi"/>
            <w:noProof/>
            <w:kern w:val="2"/>
            <w:sz w:val="24"/>
            <w:szCs w:val="24"/>
            <w14:ligatures w14:val="standardContextual"/>
          </w:rPr>
          <w:tab/>
        </w:r>
        <w:r w:rsidRPr="004D4080">
          <w:rPr>
            <w:rStyle w:val="Hyperlink"/>
            <w:noProof/>
          </w:rPr>
          <w:t>Group</w:t>
        </w:r>
        <w:r>
          <w:rPr>
            <w:noProof/>
            <w:webHidden/>
          </w:rPr>
          <w:tab/>
        </w:r>
        <w:r>
          <w:rPr>
            <w:noProof/>
            <w:webHidden/>
          </w:rPr>
          <w:fldChar w:fldCharType="begin"/>
        </w:r>
        <w:r>
          <w:rPr>
            <w:noProof/>
            <w:webHidden/>
          </w:rPr>
          <w:instrText xml:space="preserve"> PAGEREF _Toc178936586 \h </w:instrText>
        </w:r>
        <w:r>
          <w:rPr>
            <w:noProof/>
            <w:webHidden/>
          </w:rPr>
        </w:r>
        <w:r>
          <w:rPr>
            <w:noProof/>
            <w:webHidden/>
          </w:rPr>
          <w:fldChar w:fldCharType="separate"/>
        </w:r>
        <w:r w:rsidR="00B95937">
          <w:rPr>
            <w:noProof/>
            <w:webHidden/>
          </w:rPr>
          <w:t>79</w:t>
        </w:r>
        <w:r>
          <w:rPr>
            <w:noProof/>
            <w:webHidden/>
          </w:rPr>
          <w:fldChar w:fldCharType="end"/>
        </w:r>
      </w:hyperlink>
    </w:p>
    <w:p w14:paraId="57DB3940" w14:textId="27C79993"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87" w:history="1">
        <w:r w:rsidRPr="004D4080">
          <w:rPr>
            <w:rStyle w:val="Hyperlink"/>
          </w:rPr>
          <w:t>11</w:t>
        </w:r>
        <w:r>
          <w:rPr>
            <w:rFonts w:asciiTheme="minorHAnsi" w:eastAsiaTheme="minorEastAsia" w:hAnsiTheme="minorHAnsi" w:cstheme="minorBidi"/>
            <w:bCs w:val="0"/>
            <w:kern w:val="2"/>
            <w:sz w:val="24"/>
            <w:szCs w:val="24"/>
            <w14:ligatures w14:val="standardContextual"/>
          </w:rPr>
          <w:tab/>
        </w:r>
        <w:r w:rsidRPr="004D4080">
          <w:rPr>
            <w:rStyle w:val="Hyperlink"/>
          </w:rPr>
          <w:t>Example use cases</w:t>
        </w:r>
        <w:r>
          <w:rPr>
            <w:webHidden/>
          </w:rPr>
          <w:tab/>
        </w:r>
        <w:r>
          <w:rPr>
            <w:webHidden/>
          </w:rPr>
          <w:fldChar w:fldCharType="begin"/>
        </w:r>
        <w:r>
          <w:rPr>
            <w:webHidden/>
          </w:rPr>
          <w:instrText xml:space="preserve"> PAGEREF _Toc178936587 \h </w:instrText>
        </w:r>
        <w:r>
          <w:rPr>
            <w:webHidden/>
          </w:rPr>
        </w:r>
        <w:r>
          <w:rPr>
            <w:webHidden/>
          </w:rPr>
          <w:fldChar w:fldCharType="separate"/>
        </w:r>
        <w:r w:rsidR="00B95937">
          <w:rPr>
            <w:webHidden/>
          </w:rPr>
          <w:t>81</w:t>
        </w:r>
        <w:r>
          <w:rPr>
            <w:webHidden/>
          </w:rPr>
          <w:fldChar w:fldCharType="end"/>
        </w:r>
      </w:hyperlink>
    </w:p>
    <w:p w14:paraId="10304018" w14:textId="629A7CC8" w:rsidR="00B74FC0" w:rsidRDefault="00B74FC0">
      <w:pPr>
        <w:pStyle w:val="TOC2"/>
        <w:rPr>
          <w:rFonts w:asciiTheme="minorHAnsi" w:eastAsiaTheme="minorEastAsia" w:hAnsiTheme="minorHAnsi" w:cstheme="minorBidi"/>
          <w:kern w:val="2"/>
          <w:sz w:val="24"/>
          <w:szCs w:val="24"/>
          <w14:ligatures w14:val="standardContextual"/>
        </w:rPr>
      </w:pPr>
      <w:hyperlink w:anchor="_Toc178936588" w:history="1">
        <w:r w:rsidRPr="004D4080">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4D4080">
          <w:rPr>
            <w:rStyle w:val="Hyperlink"/>
            <w:rFonts w:eastAsia="DengXian Light"/>
            <w:lang w:eastAsia="en-US"/>
          </w:rPr>
          <w:t>Simplest case</w:t>
        </w:r>
        <w:r>
          <w:rPr>
            <w:webHidden/>
          </w:rPr>
          <w:tab/>
        </w:r>
        <w:r>
          <w:rPr>
            <w:webHidden/>
          </w:rPr>
          <w:fldChar w:fldCharType="begin"/>
        </w:r>
        <w:r>
          <w:rPr>
            <w:webHidden/>
          </w:rPr>
          <w:instrText xml:space="preserve"> PAGEREF _Toc178936588 \h </w:instrText>
        </w:r>
        <w:r>
          <w:rPr>
            <w:webHidden/>
          </w:rPr>
        </w:r>
        <w:r>
          <w:rPr>
            <w:webHidden/>
          </w:rPr>
          <w:fldChar w:fldCharType="separate"/>
        </w:r>
        <w:r w:rsidR="00B95937">
          <w:rPr>
            <w:webHidden/>
          </w:rPr>
          <w:t>81</w:t>
        </w:r>
        <w:r>
          <w:rPr>
            <w:webHidden/>
          </w:rPr>
          <w:fldChar w:fldCharType="end"/>
        </w:r>
      </w:hyperlink>
    </w:p>
    <w:p w14:paraId="26178527" w14:textId="527AB6C1" w:rsidR="00B74FC0" w:rsidRDefault="00B74FC0">
      <w:pPr>
        <w:pStyle w:val="TOC2"/>
        <w:rPr>
          <w:rFonts w:asciiTheme="minorHAnsi" w:eastAsiaTheme="minorEastAsia" w:hAnsiTheme="minorHAnsi" w:cstheme="minorBidi"/>
          <w:kern w:val="2"/>
          <w:sz w:val="24"/>
          <w:szCs w:val="24"/>
          <w14:ligatures w14:val="standardContextual"/>
        </w:rPr>
      </w:pPr>
      <w:hyperlink w:anchor="_Toc178936589" w:history="1">
        <w:r w:rsidRPr="004D4080">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4D4080">
          <w:rPr>
            <w:rStyle w:val="Hyperlink"/>
            <w:rFonts w:eastAsia="DengXian Light"/>
            <w:lang w:eastAsia="en-US"/>
          </w:rPr>
          <w:t>A configurable field device</w:t>
        </w:r>
        <w:r>
          <w:rPr>
            <w:webHidden/>
          </w:rPr>
          <w:tab/>
        </w:r>
        <w:r>
          <w:rPr>
            <w:webHidden/>
          </w:rPr>
          <w:fldChar w:fldCharType="begin"/>
        </w:r>
        <w:r>
          <w:rPr>
            <w:webHidden/>
          </w:rPr>
          <w:instrText xml:space="preserve"> PAGEREF _Toc178936589 \h </w:instrText>
        </w:r>
        <w:r>
          <w:rPr>
            <w:webHidden/>
          </w:rPr>
        </w:r>
        <w:r>
          <w:rPr>
            <w:webHidden/>
          </w:rPr>
          <w:fldChar w:fldCharType="separate"/>
        </w:r>
        <w:r w:rsidR="00B95937">
          <w:rPr>
            <w:webHidden/>
          </w:rPr>
          <w:t>81</w:t>
        </w:r>
        <w:r>
          <w:rPr>
            <w:webHidden/>
          </w:rPr>
          <w:fldChar w:fldCharType="end"/>
        </w:r>
      </w:hyperlink>
    </w:p>
    <w:p w14:paraId="6F5BF7FD" w14:textId="5404BA46"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0" w:history="1">
        <w:r w:rsidRPr="004D4080">
          <w:rPr>
            <w:rStyle w:val="Hyperlink"/>
          </w:rPr>
          <w:t>12</w:t>
        </w:r>
        <w:r>
          <w:rPr>
            <w:rFonts w:asciiTheme="minorHAnsi" w:eastAsiaTheme="minorEastAsia" w:hAnsiTheme="minorHAnsi" w:cstheme="minorBidi"/>
            <w:bCs w:val="0"/>
            <w:kern w:val="2"/>
            <w:sz w:val="24"/>
            <w:szCs w:val="24"/>
            <w14:ligatures w14:val="standardContextual"/>
          </w:rPr>
          <w:tab/>
        </w:r>
        <w:r w:rsidRPr="004D4080">
          <w:rPr>
            <w:rStyle w:val="Hyperlink"/>
          </w:rPr>
          <w:t>Supervisory application profile document</w:t>
        </w:r>
        <w:r>
          <w:rPr>
            <w:webHidden/>
          </w:rPr>
          <w:tab/>
        </w:r>
        <w:r>
          <w:rPr>
            <w:webHidden/>
          </w:rPr>
          <w:fldChar w:fldCharType="begin"/>
        </w:r>
        <w:r>
          <w:rPr>
            <w:webHidden/>
          </w:rPr>
          <w:instrText xml:space="preserve"> PAGEREF _Toc178936590 \h </w:instrText>
        </w:r>
        <w:r>
          <w:rPr>
            <w:webHidden/>
          </w:rPr>
        </w:r>
        <w:r>
          <w:rPr>
            <w:webHidden/>
          </w:rPr>
          <w:fldChar w:fldCharType="separate"/>
        </w:r>
        <w:r w:rsidR="00B95937">
          <w:rPr>
            <w:webHidden/>
          </w:rPr>
          <w:t>83</w:t>
        </w:r>
        <w:r>
          <w:rPr>
            <w:webHidden/>
          </w:rPr>
          <w:fldChar w:fldCharType="end"/>
        </w:r>
      </w:hyperlink>
    </w:p>
    <w:p w14:paraId="3645A869" w14:textId="25B48008"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1" w:history="1">
        <w:r w:rsidRPr="004D4080">
          <w:rPr>
            <w:rStyle w:val="Hyperlink"/>
          </w:rPr>
          <w:t>A</w:t>
        </w:r>
        <w:r>
          <w:rPr>
            <w:rFonts w:asciiTheme="minorHAnsi" w:eastAsiaTheme="minorEastAsia" w:hAnsiTheme="minorHAnsi" w:cstheme="minorBidi"/>
            <w:bCs w:val="0"/>
            <w:kern w:val="2"/>
            <w:sz w:val="24"/>
            <w:szCs w:val="24"/>
            <w14:ligatures w14:val="standardContextual"/>
          </w:rPr>
          <w:tab/>
        </w:r>
        <w:r w:rsidRPr="004D4080">
          <w:rPr>
            <w:rStyle w:val="Hyperlink"/>
          </w:rPr>
          <w:t>Appendix: JSON files</w:t>
        </w:r>
        <w:r>
          <w:rPr>
            <w:webHidden/>
          </w:rPr>
          <w:tab/>
        </w:r>
        <w:r>
          <w:rPr>
            <w:webHidden/>
          </w:rPr>
          <w:fldChar w:fldCharType="begin"/>
        </w:r>
        <w:r>
          <w:rPr>
            <w:webHidden/>
          </w:rPr>
          <w:instrText xml:space="preserve"> PAGEREF _Toc178936591 \h </w:instrText>
        </w:r>
        <w:r>
          <w:rPr>
            <w:webHidden/>
          </w:rPr>
        </w:r>
        <w:r>
          <w:rPr>
            <w:webHidden/>
          </w:rPr>
          <w:fldChar w:fldCharType="separate"/>
        </w:r>
        <w:r w:rsidR="00B95937">
          <w:rPr>
            <w:webHidden/>
          </w:rPr>
          <w:t>85</w:t>
        </w:r>
        <w:r>
          <w:rPr>
            <w:webHidden/>
          </w:rPr>
          <w:fldChar w:fldCharType="end"/>
        </w:r>
      </w:hyperlink>
    </w:p>
    <w:p w14:paraId="295A9598" w14:textId="5FF9E770"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2" w:history="1">
        <w:r w:rsidRPr="004D4080">
          <w:rPr>
            <w:rStyle w:val="Hyperlink"/>
          </w:rPr>
          <w:t>B</w:t>
        </w:r>
        <w:r>
          <w:rPr>
            <w:rFonts w:asciiTheme="minorHAnsi" w:eastAsiaTheme="minorEastAsia" w:hAnsiTheme="minorHAnsi" w:cstheme="minorBidi"/>
            <w:bCs w:val="0"/>
            <w:kern w:val="2"/>
            <w:sz w:val="24"/>
            <w:szCs w:val="24"/>
            <w14:ligatures w14:val="standardContextual"/>
          </w:rPr>
          <w:tab/>
        </w:r>
        <w:r w:rsidRPr="004D4080">
          <w:rPr>
            <w:rStyle w:val="Hyperlink"/>
          </w:rPr>
          <w:t>Appendix: Topic summary</w:t>
        </w:r>
        <w:r>
          <w:rPr>
            <w:webHidden/>
          </w:rPr>
          <w:tab/>
        </w:r>
        <w:r>
          <w:rPr>
            <w:webHidden/>
          </w:rPr>
          <w:fldChar w:fldCharType="begin"/>
        </w:r>
        <w:r>
          <w:rPr>
            <w:webHidden/>
          </w:rPr>
          <w:instrText xml:space="preserve"> PAGEREF _Toc178936592 \h </w:instrText>
        </w:r>
        <w:r>
          <w:rPr>
            <w:webHidden/>
          </w:rPr>
        </w:r>
        <w:r>
          <w:rPr>
            <w:webHidden/>
          </w:rPr>
          <w:fldChar w:fldCharType="separate"/>
        </w:r>
        <w:r w:rsidR="00B95937">
          <w:rPr>
            <w:webHidden/>
          </w:rPr>
          <w:t>86</w:t>
        </w:r>
        <w:r>
          <w:rPr>
            <w:webHidden/>
          </w:rPr>
          <w:fldChar w:fldCharType="end"/>
        </w:r>
      </w:hyperlink>
    </w:p>
    <w:p w14:paraId="1329ACB5" w14:textId="13E249F8"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3" w:history="1">
        <w:r w:rsidRPr="004D4080">
          <w:rPr>
            <w:rStyle w:val="Hyperlink"/>
          </w:rPr>
          <w:t>C</w:t>
        </w:r>
        <w:r>
          <w:rPr>
            <w:rFonts w:asciiTheme="minorHAnsi" w:eastAsiaTheme="minorEastAsia" w:hAnsiTheme="minorHAnsi" w:cstheme="minorBidi"/>
            <w:bCs w:val="0"/>
            <w:kern w:val="2"/>
            <w:sz w:val="24"/>
            <w:szCs w:val="24"/>
            <w14:ligatures w14:val="standardContextual"/>
          </w:rPr>
          <w:tab/>
        </w:r>
        <w:r w:rsidRPr="004D4080">
          <w:rPr>
            <w:rStyle w:val="Hyperlink"/>
          </w:rPr>
          <w:t>Appendix: Calculated point code</w:t>
        </w:r>
        <w:r>
          <w:rPr>
            <w:webHidden/>
          </w:rPr>
          <w:tab/>
        </w:r>
        <w:r>
          <w:rPr>
            <w:webHidden/>
          </w:rPr>
          <w:fldChar w:fldCharType="begin"/>
        </w:r>
        <w:r>
          <w:rPr>
            <w:webHidden/>
          </w:rPr>
          <w:instrText xml:space="preserve"> PAGEREF _Toc178936593 \h </w:instrText>
        </w:r>
        <w:r>
          <w:rPr>
            <w:webHidden/>
          </w:rPr>
        </w:r>
        <w:r>
          <w:rPr>
            <w:webHidden/>
          </w:rPr>
          <w:fldChar w:fldCharType="separate"/>
        </w:r>
        <w:r w:rsidR="00B95937">
          <w:rPr>
            <w:webHidden/>
          </w:rPr>
          <w:t>87</w:t>
        </w:r>
        <w:r>
          <w:rPr>
            <w:webHidden/>
          </w:rPr>
          <w:fldChar w:fldCharType="end"/>
        </w:r>
      </w:hyperlink>
    </w:p>
    <w:p w14:paraId="40D34FFB" w14:textId="08AF34EB" w:rsidR="00B74FC0" w:rsidRDefault="00B74FC0">
      <w:pPr>
        <w:pStyle w:val="TOC2"/>
        <w:rPr>
          <w:rFonts w:asciiTheme="minorHAnsi" w:eastAsiaTheme="minorEastAsia" w:hAnsiTheme="minorHAnsi" w:cstheme="minorBidi"/>
          <w:kern w:val="2"/>
          <w:sz w:val="24"/>
          <w:szCs w:val="24"/>
          <w14:ligatures w14:val="standardContextual"/>
        </w:rPr>
      </w:pPr>
      <w:hyperlink w:anchor="_Toc178936594" w:history="1">
        <w:r w:rsidRPr="004D4080">
          <w:rPr>
            <w:rStyle w:val="Hyperlink"/>
          </w:rPr>
          <w:t>C.1</w:t>
        </w:r>
        <w:r>
          <w:rPr>
            <w:rFonts w:asciiTheme="minorHAnsi" w:eastAsiaTheme="minorEastAsia" w:hAnsiTheme="minorHAnsi" w:cstheme="minorBidi"/>
            <w:kern w:val="2"/>
            <w:sz w:val="24"/>
            <w:szCs w:val="24"/>
            <w14:ligatures w14:val="standardContextual"/>
          </w:rPr>
          <w:tab/>
        </w:r>
        <w:r w:rsidRPr="004D4080">
          <w:rPr>
            <w:rStyle w:val="Hyperlink"/>
          </w:rPr>
          <w:t>Evaluation of a calculated point value</w:t>
        </w:r>
        <w:r>
          <w:rPr>
            <w:webHidden/>
          </w:rPr>
          <w:tab/>
        </w:r>
        <w:r>
          <w:rPr>
            <w:webHidden/>
          </w:rPr>
          <w:fldChar w:fldCharType="begin"/>
        </w:r>
        <w:r>
          <w:rPr>
            <w:webHidden/>
          </w:rPr>
          <w:instrText xml:space="preserve"> PAGEREF _Toc178936594 \h </w:instrText>
        </w:r>
        <w:r>
          <w:rPr>
            <w:webHidden/>
          </w:rPr>
        </w:r>
        <w:r>
          <w:rPr>
            <w:webHidden/>
          </w:rPr>
          <w:fldChar w:fldCharType="separate"/>
        </w:r>
        <w:r w:rsidR="00B95937">
          <w:rPr>
            <w:webHidden/>
          </w:rPr>
          <w:t>87</w:t>
        </w:r>
        <w:r>
          <w:rPr>
            <w:webHidden/>
          </w:rPr>
          <w:fldChar w:fldCharType="end"/>
        </w:r>
      </w:hyperlink>
    </w:p>
    <w:p w14:paraId="05B01AD1" w14:textId="10929D81" w:rsidR="00B74FC0" w:rsidRDefault="00B74FC0">
      <w:pPr>
        <w:pStyle w:val="TOC2"/>
        <w:rPr>
          <w:rFonts w:asciiTheme="minorHAnsi" w:eastAsiaTheme="minorEastAsia" w:hAnsiTheme="minorHAnsi" w:cstheme="minorBidi"/>
          <w:kern w:val="2"/>
          <w:sz w:val="24"/>
          <w:szCs w:val="24"/>
          <w14:ligatures w14:val="standardContextual"/>
        </w:rPr>
      </w:pPr>
      <w:hyperlink w:anchor="_Toc178936595" w:history="1">
        <w:r w:rsidRPr="004D4080">
          <w:rPr>
            <w:rStyle w:val="Hyperlink"/>
          </w:rPr>
          <w:t>C.2</w:t>
        </w:r>
        <w:r>
          <w:rPr>
            <w:rFonts w:asciiTheme="minorHAnsi" w:eastAsiaTheme="minorEastAsia" w:hAnsiTheme="minorHAnsi" w:cstheme="minorBidi"/>
            <w:kern w:val="2"/>
            <w:sz w:val="24"/>
            <w:szCs w:val="24"/>
            <w14:ligatures w14:val="standardContextual"/>
          </w:rPr>
          <w:tab/>
        </w:r>
        <w:r w:rsidRPr="004D4080">
          <w:rPr>
            <w:rStyle w:val="Hyperlink"/>
          </w:rPr>
          <w:t>Operation codes</w:t>
        </w:r>
        <w:r>
          <w:rPr>
            <w:webHidden/>
          </w:rPr>
          <w:tab/>
        </w:r>
        <w:r>
          <w:rPr>
            <w:webHidden/>
          </w:rPr>
          <w:fldChar w:fldCharType="begin"/>
        </w:r>
        <w:r>
          <w:rPr>
            <w:webHidden/>
          </w:rPr>
          <w:instrText xml:space="preserve"> PAGEREF _Toc178936595 \h </w:instrText>
        </w:r>
        <w:r>
          <w:rPr>
            <w:webHidden/>
          </w:rPr>
        </w:r>
        <w:r>
          <w:rPr>
            <w:webHidden/>
          </w:rPr>
          <w:fldChar w:fldCharType="separate"/>
        </w:r>
        <w:r w:rsidR="00B95937">
          <w:rPr>
            <w:webHidden/>
          </w:rPr>
          <w:t>88</w:t>
        </w:r>
        <w:r>
          <w:rPr>
            <w:webHidden/>
          </w:rPr>
          <w:fldChar w:fldCharType="end"/>
        </w:r>
      </w:hyperlink>
    </w:p>
    <w:p w14:paraId="5001741B" w14:textId="1DFB255D" w:rsidR="00B74FC0" w:rsidRDefault="00B74FC0">
      <w:pPr>
        <w:pStyle w:val="TOC2"/>
        <w:rPr>
          <w:rFonts w:asciiTheme="minorHAnsi" w:eastAsiaTheme="minorEastAsia" w:hAnsiTheme="minorHAnsi" w:cstheme="minorBidi"/>
          <w:kern w:val="2"/>
          <w:sz w:val="24"/>
          <w:szCs w:val="24"/>
          <w14:ligatures w14:val="standardContextual"/>
        </w:rPr>
      </w:pPr>
      <w:hyperlink w:anchor="_Toc178936596" w:history="1">
        <w:r w:rsidRPr="004D4080">
          <w:rPr>
            <w:rStyle w:val="Hyperlink"/>
          </w:rPr>
          <w:t>C.3</w:t>
        </w:r>
        <w:r>
          <w:rPr>
            <w:rFonts w:asciiTheme="minorHAnsi" w:eastAsiaTheme="minorEastAsia" w:hAnsiTheme="minorHAnsi" w:cstheme="minorBidi"/>
            <w:kern w:val="2"/>
            <w:sz w:val="24"/>
            <w:szCs w:val="24"/>
            <w14:ligatures w14:val="standardContextual"/>
          </w:rPr>
          <w:tab/>
        </w:r>
        <w:r w:rsidRPr="004D4080">
          <w:rPr>
            <w:rStyle w:val="Hyperlink"/>
          </w:rPr>
          <w:t>Example</w:t>
        </w:r>
        <w:r>
          <w:rPr>
            <w:webHidden/>
          </w:rPr>
          <w:tab/>
        </w:r>
        <w:r>
          <w:rPr>
            <w:webHidden/>
          </w:rPr>
          <w:fldChar w:fldCharType="begin"/>
        </w:r>
        <w:r>
          <w:rPr>
            <w:webHidden/>
          </w:rPr>
          <w:instrText xml:space="preserve"> PAGEREF _Toc178936596 \h </w:instrText>
        </w:r>
        <w:r>
          <w:rPr>
            <w:webHidden/>
          </w:rPr>
        </w:r>
        <w:r>
          <w:rPr>
            <w:webHidden/>
          </w:rPr>
          <w:fldChar w:fldCharType="separate"/>
        </w:r>
        <w:r w:rsidR="00B95937">
          <w:rPr>
            <w:webHidden/>
          </w:rPr>
          <w:t>94</w:t>
        </w:r>
        <w:r>
          <w:rPr>
            <w:webHidden/>
          </w:rPr>
          <w:fldChar w:fldCharType="end"/>
        </w:r>
      </w:hyperlink>
    </w:p>
    <w:p w14:paraId="62D001C7" w14:textId="7760210B" w:rsidR="00B74FC0" w:rsidRDefault="00B74FC0">
      <w:pPr>
        <w:pStyle w:val="TOC2"/>
        <w:rPr>
          <w:rFonts w:asciiTheme="minorHAnsi" w:eastAsiaTheme="minorEastAsia" w:hAnsiTheme="minorHAnsi" w:cstheme="minorBidi"/>
          <w:kern w:val="2"/>
          <w:sz w:val="24"/>
          <w:szCs w:val="24"/>
          <w14:ligatures w14:val="standardContextual"/>
        </w:rPr>
      </w:pPr>
      <w:hyperlink w:anchor="_Toc178936597" w:history="1">
        <w:r w:rsidRPr="004D4080">
          <w:rPr>
            <w:rStyle w:val="Hyperlink"/>
          </w:rPr>
          <w:t>C.4</w:t>
        </w:r>
        <w:r>
          <w:rPr>
            <w:rFonts w:asciiTheme="minorHAnsi" w:eastAsiaTheme="minorEastAsia" w:hAnsiTheme="minorHAnsi" w:cstheme="minorBidi"/>
            <w:kern w:val="2"/>
            <w:sz w:val="24"/>
            <w:szCs w:val="24"/>
            <w14:ligatures w14:val="standardContextual"/>
          </w:rPr>
          <w:tab/>
        </w:r>
        <w:r w:rsidRPr="004D4080">
          <w:rPr>
            <w:rStyle w:val="Hyperlink"/>
          </w:rPr>
          <w:t>Quality flags</w:t>
        </w:r>
        <w:r>
          <w:rPr>
            <w:webHidden/>
          </w:rPr>
          <w:tab/>
        </w:r>
        <w:r>
          <w:rPr>
            <w:webHidden/>
          </w:rPr>
          <w:fldChar w:fldCharType="begin"/>
        </w:r>
        <w:r>
          <w:rPr>
            <w:webHidden/>
          </w:rPr>
          <w:instrText xml:space="preserve"> PAGEREF _Toc178936597 \h </w:instrText>
        </w:r>
        <w:r>
          <w:rPr>
            <w:webHidden/>
          </w:rPr>
        </w:r>
        <w:r>
          <w:rPr>
            <w:webHidden/>
          </w:rPr>
          <w:fldChar w:fldCharType="separate"/>
        </w:r>
        <w:r w:rsidR="00B95937">
          <w:rPr>
            <w:webHidden/>
          </w:rPr>
          <w:t>94</w:t>
        </w:r>
        <w:r>
          <w:rPr>
            <w:webHidden/>
          </w:rPr>
          <w:fldChar w:fldCharType="end"/>
        </w:r>
      </w:hyperlink>
    </w:p>
    <w:p w14:paraId="60E1248E" w14:textId="6D01775C" w:rsidR="00B74FC0" w:rsidRDefault="00B74FC0">
      <w:pPr>
        <w:pStyle w:val="TOC1"/>
        <w:rPr>
          <w:rFonts w:asciiTheme="minorHAnsi" w:eastAsiaTheme="minorEastAsia" w:hAnsiTheme="minorHAnsi" w:cstheme="minorBidi"/>
          <w:bCs w:val="0"/>
          <w:kern w:val="2"/>
          <w:sz w:val="24"/>
          <w:szCs w:val="24"/>
          <w14:ligatures w14:val="standardContextual"/>
        </w:rPr>
      </w:pPr>
      <w:hyperlink w:anchor="_Toc178936598" w:history="1">
        <w:r w:rsidRPr="004D4080">
          <w:rPr>
            <w:rStyle w:val="Hyperlink"/>
          </w:rPr>
          <w:t>D</w:t>
        </w:r>
        <w:r>
          <w:rPr>
            <w:rFonts w:asciiTheme="minorHAnsi" w:eastAsiaTheme="minorEastAsia" w:hAnsiTheme="minorHAnsi" w:cstheme="minorBidi"/>
            <w:bCs w:val="0"/>
            <w:kern w:val="2"/>
            <w:sz w:val="24"/>
            <w:szCs w:val="24"/>
            <w14:ligatures w14:val="standardContextual"/>
          </w:rPr>
          <w:tab/>
        </w:r>
        <w:r w:rsidRPr="004D4080">
          <w:rPr>
            <w:rStyle w:val="Hyperlink"/>
          </w:rPr>
          <w:t>Appendix: Revision history</w:t>
        </w:r>
        <w:r>
          <w:rPr>
            <w:webHidden/>
          </w:rPr>
          <w:tab/>
        </w:r>
        <w:r>
          <w:rPr>
            <w:webHidden/>
          </w:rPr>
          <w:fldChar w:fldCharType="begin"/>
        </w:r>
        <w:r>
          <w:rPr>
            <w:webHidden/>
          </w:rPr>
          <w:instrText xml:space="preserve"> PAGEREF _Toc178936598 \h </w:instrText>
        </w:r>
        <w:r>
          <w:rPr>
            <w:webHidden/>
          </w:rPr>
        </w:r>
        <w:r>
          <w:rPr>
            <w:webHidden/>
          </w:rPr>
          <w:fldChar w:fldCharType="separate"/>
        </w:r>
        <w:r w:rsidR="00B95937">
          <w:rPr>
            <w:webHidden/>
          </w:rPr>
          <w:t>96</w:t>
        </w:r>
        <w:r>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25"/>
    <w:bookmarkEnd w:id="2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779D686B" w14:textId="5F3588F9" w:rsidR="00B74FC0" w:rsidRDefault="001A2627">
      <w:pPr>
        <w:pStyle w:val="TableofFigures"/>
        <w:tabs>
          <w:tab w:val="right" w:leader="dot" w:pos="9878"/>
        </w:tabs>
        <w:rPr>
          <w:rFonts w:asciiTheme="minorHAnsi" w:eastAsiaTheme="minorEastAsia" w:hAnsiTheme="minorHAnsi" w:cstheme="minorBidi"/>
          <w:noProof/>
          <w:kern w:val="2"/>
          <w:sz w:val="24"/>
          <w:szCs w:val="24"/>
          <w14:ligatures w14:val="standardContextual"/>
        </w:rPr>
      </w:pPr>
      <w:r w:rsidRPr="00BA7567">
        <w:fldChar w:fldCharType="begin"/>
      </w:r>
      <w:r w:rsidRPr="00BA7567">
        <w:instrText xml:space="preserve"> TOC \h \z \c "Figure" </w:instrText>
      </w:r>
      <w:r w:rsidRPr="00BA7567">
        <w:fldChar w:fldCharType="separate"/>
      </w:r>
      <w:hyperlink w:anchor="_Toc178936470" w:history="1">
        <w:r w:rsidR="00B74FC0" w:rsidRPr="00F9282F">
          <w:rPr>
            <w:rStyle w:val="Hyperlink"/>
            <w:noProof/>
          </w:rPr>
          <w:t>Figure 1</w:t>
        </w:r>
        <w:r w:rsidR="00B74FC0">
          <w:rPr>
            <w:rFonts w:asciiTheme="minorHAnsi" w:eastAsiaTheme="minorEastAsia" w:hAnsiTheme="minorHAnsi" w:cstheme="minorBidi"/>
            <w:noProof/>
            <w:kern w:val="2"/>
            <w:sz w:val="24"/>
            <w:szCs w:val="24"/>
            <w14:ligatures w14:val="standardContextual"/>
          </w:rPr>
          <w:tab/>
        </w:r>
        <w:r w:rsidR="00B74FC0" w:rsidRPr="00F9282F">
          <w:rPr>
            <w:rStyle w:val="Hyperlink"/>
            <w:noProof/>
          </w:rPr>
          <w:t>Field device and supervisory application messages</w:t>
        </w:r>
        <w:r w:rsidR="00B74FC0">
          <w:rPr>
            <w:noProof/>
            <w:webHidden/>
          </w:rPr>
          <w:tab/>
        </w:r>
        <w:r w:rsidR="00B74FC0">
          <w:rPr>
            <w:noProof/>
            <w:webHidden/>
          </w:rPr>
          <w:fldChar w:fldCharType="begin"/>
        </w:r>
        <w:r w:rsidR="00B74FC0">
          <w:rPr>
            <w:noProof/>
            <w:webHidden/>
          </w:rPr>
          <w:instrText xml:space="preserve"> PAGEREF _Toc178936470 \h </w:instrText>
        </w:r>
        <w:r w:rsidR="00B74FC0">
          <w:rPr>
            <w:noProof/>
            <w:webHidden/>
          </w:rPr>
        </w:r>
        <w:r w:rsidR="00B74FC0">
          <w:rPr>
            <w:noProof/>
            <w:webHidden/>
          </w:rPr>
          <w:fldChar w:fldCharType="separate"/>
        </w:r>
        <w:r w:rsidR="00B95937">
          <w:rPr>
            <w:noProof/>
            <w:webHidden/>
          </w:rPr>
          <w:t>15</w:t>
        </w:r>
        <w:r w:rsidR="00B74FC0">
          <w:rPr>
            <w:noProof/>
            <w:webHidden/>
          </w:rPr>
          <w:fldChar w:fldCharType="end"/>
        </w:r>
      </w:hyperlink>
    </w:p>
    <w:p w14:paraId="6CBBB7E5" w14:textId="3124CF6F"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1" w:history="1">
        <w:r w:rsidRPr="00F9282F">
          <w:rPr>
            <w:rStyle w:val="Hyperlink"/>
            <w:noProof/>
          </w:rPr>
          <w:t>Figure 2</w:t>
        </w:r>
        <w:r>
          <w:rPr>
            <w:rFonts w:asciiTheme="minorHAnsi" w:eastAsiaTheme="minorEastAsia" w:hAnsiTheme="minorHAnsi" w:cstheme="minorBidi"/>
            <w:noProof/>
            <w:kern w:val="2"/>
            <w:sz w:val="24"/>
            <w:szCs w:val="24"/>
            <w14:ligatures w14:val="standardContextual"/>
          </w:rPr>
          <w:tab/>
        </w:r>
        <w:r w:rsidRPr="00F9282F">
          <w:rPr>
            <w:rStyle w:val="Hyperlink"/>
            <w:noProof/>
          </w:rPr>
          <w:t>JSON schema</w:t>
        </w:r>
        <w:r>
          <w:rPr>
            <w:noProof/>
            <w:webHidden/>
          </w:rPr>
          <w:tab/>
        </w:r>
        <w:r>
          <w:rPr>
            <w:noProof/>
            <w:webHidden/>
          </w:rPr>
          <w:fldChar w:fldCharType="begin"/>
        </w:r>
        <w:r>
          <w:rPr>
            <w:noProof/>
            <w:webHidden/>
          </w:rPr>
          <w:instrText xml:space="preserve"> PAGEREF _Toc178936471 \h </w:instrText>
        </w:r>
        <w:r>
          <w:rPr>
            <w:noProof/>
            <w:webHidden/>
          </w:rPr>
        </w:r>
        <w:r>
          <w:rPr>
            <w:noProof/>
            <w:webHidden/>
          </w:rPr>
          <w:fldChar w:fldCharType="separate"/>
        </w:r>
        <w:r w:rsidR="00B95937">
          <w:rPr>
            <w:noProof/>
            <w:webHidden/>
          </w:rPr>
          <w:t>16</w:t>
        </w:r>
        <w:r>
          <w:rPr>
            <w:noProof/>
            <w:webHidden/>
          </w:rPr>
          <w:fldChar w:fldCharType="end"/>
        </w:r>
      </w:hyperlink>
    </w:p>
    <w:p w14:paraId="788AC319" w14:textId="048F621D"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2" w:history="1">
        <w:r w:rsidRPr="00F9282F">
          <w:rPr>
            <w:rStyle w:val="Hyperlink"/>
            <w:noProof/>
          </w:rPr>
          <w:t>Figure 3</w:t>
        </w:r>
        <w:r>
          <w:rPr>
            <w:rFonts w:asciiTheme="minorHAnsi" w:eastAsiaTheme="minorEastAsia" w:hAnsiTheme="minorHAnsi" w:cstheme="minorBidi"/>
            <w:noProof/>
            <w:kern w:val="2"/>
            <w:sz w:val="24"/>
            <w:szCs w:val="24"/>
            <w14:ligatures w14:val="standardContextual"/>
          </w:rPr>
          <w:tab/>
        </w:r>
        <w:r w:rsidRPr="00F9282F">
          <w:rPr>
            <w:rStyle w:val="Hyperlink"/>
            <w:noProof/>
          </w:rPr>
          <w:t>Field device profile object types</w:t>
        </w:r>
        <w:r>
          <w:rPr>
            <w:noProof/>
            <w:webHidden/>
          </w:rPr>
          <w:tab/>
        </w:r>
        <w:r>
          <w:rPr>
            <w:noProof/>
            <w:webHidden/>
          </w:rPr>
          <w:fldChar w:fldCharType="begin"/>
        </w:r>
        <w:r>
          <w:rPr>
            <w:noProof/>
            <w:webHidden/>
          </w:rPr>
          <w:instrText xml:space="preserve"> PAGEREF _Toc178936472 \h </w:instrText>
        </w:r>
        <w:r>
          <w:rPr>
            <w:noProof/>
            <w:webHidden/>
          </w:rPr>
        </w:r>
        <w:r>
          <w:rPr>
            <w:noProof/>
            <w:webHidden/>
          </w:rPr>
          <w:fldChar w:fldCharType="separate"/>
        </w:r>
        <w:r w:rsidR="00B95937">
          <w:rPr>
            <w:noProof/>
            <w:webHidden/>
          </w:rPr>
          <w:t>20</w:t>
        </w:r>
        <w:r>
          <w:rPr>
            <w:noProof/>
            <w:webHidden/>
          </w:rPr>
          <w:fldChar w:fldCharType="end"/>
        </w:r>
      </w:hyperlink>
    </w:p>
    <w:p w14:paraId="7E6BA079" w14:textId="0411A87E"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3" w:history="1">
        <w:r w:rsidRPr="00F9282F">
          <w:rPr>
            <w:rStyle w:val="Hyperlink"/>
            <w:noProof/>
          </w:rPr>
          <w:t>Figure 4</w:t>
        </w:r>
        <w:r>
          <w:rPr>
            <w:rFonts w:asciiTheme="minorHAnsi" w:eastAsiaTheme="minorEastAsia" w:hAnsiTheme="minorHAnsi" w:cstheme="minorBidi"/>
            <w:noProof/>
            <w:kern w:val="2"/>
            <w:sz w:val="24"/>
            <w:szCs w:val="24"/>
            <w14:ligatures w14:val="standardContextual"/>
          </w:rPr>
          <w:tab/>
        </w:r>
        <w:r w:rsidRPr="00F9282F">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_Toc178936473 \h </w:instrText>
        </w:r>
        <w:r>
          <w:rPr>
            <w:noProof/>
            <w:webHidden/>
          </w:rPr>
        </w:r>
        <w:r>
          <w:rPr>
            <w:noProof/>
            <w:webHidden/>
          </w:rPr>
          <w:fldChar w:fldCharType="separate"/>
        </w:r>
        <w:r w:rsidR="00B95937">
          <w:rPr>
            <w:noProof/>
            <w:webHidden/>
          </w:rPr>
          <w:t>35</w:t>
        </w:r>
        <w:r>
          <w:rPr>
            <w:noProof/>
            <w:webHidden/>
          </w:rPr>
          <w:fldChar w:fldCharType="end"/>
        </w:r>
      </w:hyperlink>
    </w:p>
    <w:p w14:paraId="01F82EAF" w14:textId="38C62F98"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4" w:history="1">
        <w:r w:rsidRPr="00F9282F">
          <w:rPr>
            <w:rStyle w:val="Hyperlink"/>
            <w:noProof/>
          </w:rPr>
          <w:t>Figure 5</w:t>
        </w:r>
        <w:r>
          <w:rPr>
            <w:rFonts w:asciiTheme="minorHAnsi" w:eastAsiaTheme="minorEastAsia" w:hAnsiTheme="minorHAnsi" w:cstheme="minorBidi"/>
            <w:noProof/>
            <w:kern w:val="2"/>
            <w:sz w:val="24"/>
            <w:szCs w:val="24"/>
            <w14:ligatures w14:val="standardContextual"/>
          </w:rPr>
          <w:tab/>
        </w:r>
        <w:r w:rsidRPr="00F9282F">
          <w:rPr>
            <w:rStyle w:val="Hyperlink"/>
            <w:noProof/>
          </w:rPr>
          <w:t>Analogue scaling</w:t>
        </w:r>
        <w:r>
          <w:rPr>
            <w:noProof/>
            <w:webHidden/>
          </w:rPr>
          <w:tab/>
        </w:r>
        <w:r>
          <w:rPr>
            <w:noProof/>
            <w:webHidden/>
          </w:rPr>
          <w:fldChar w:fldCharType="begin"/>
        </w:r>
        <w:r>
          <w:rPr>
            <w:noProof/>
            <w:webHidden/>
          </w:rPr>
          <w:instrText xml:space="preserve"> PAGEREF _Toc178936474 \h </w:instrText>
        </w:r>
        <w:r>
          <w:rPr>
            <w:noProof/>
            <w:webHidden/>
          </w:rPr>
        </w:r>
        <w:r>
          <w:rPr>
            <w:noProof/>
            <w:webHidden/>
          </w:rPr>
          <w:fldChar w:fldCharType="separate"/>
        </w:r>
        <w:r w:rsidR="00B95937">
          <w:rPr>
            <w:noProof/>
            <w:webHidden/>
          </w:rPr>
          <w:t>37</w:t>
        </w:r>
        <w:r>
          <w:rPr>
            <w:noProof/>
            <w:webHidden/>
          </w:rPr>
          <w:fldChar w:fldCharType="end"/>
        </w:r>
      </w:hyperlink>
    </w:p>
    <w:p w14:paraId="29239245" w14:textId="3684F180"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5" w:history="1">
        <w:r w:rsidRPr="00F9282F">
          <w:rPr>
            <w:rStyle w:val="Hyperlink"/>
            <w:noProof/>
          </w:rPr>
          <w:t>Figure 6</w:t>
        </w:r>
        <w:r>
          <w:rPr>
            <w:rFonts w:asciiTheme="minorHAnsi" w:eastAsiaTheme="minorEastAsia" w:hAnsiTheme="minorHAnsi" w:cstheme="minorBidi"/>
            <w:noProof/>
            <w:kern w:val="2"/>
            <w:sz w:val="24"/>
            <w:szCs w:val="24"/>
            <w14:ligatures w14:val="standardContextual"/>
          </w:rPr>
          <w:tab/>
        </w:r>
        <w:r w:rsidRPr="00F9282F">
          <w:rPr>
            <w:rStyle w:val="Hyperlink"/>
            <w:noProof/>
          </w:rPr>
          <w:t>State change mechanism</w:t>
        </w:r>
        <w:r>
          <w:rPr>
            <w:noProof/>
            <w:webHidden/>
          </w:rPr>
          <w:tab/>
        </w:r>
        <w:r>
          <w:rPr>
            <w:noProof/>
            <w:webHidden/>
          </w:rPr>
          <w:fldChar w:fldCharType="begin"/>
        </w:r>
        <w:r>
          <w:rPr>
            <w:noProof/>
            <w:webHidden/>
          </w:rPr>
          <w:instrText xml:space="preserve"> PAGEREF _Toc178936475 \h </w:instrText>
        </w:r>
        <w:r>
          <w:rPr>
            <w:noProof/>
            <w:webHidden/>
          </w:rPr>
        </w:r>
        <w:r>
          <w:rPr>
            <w:noProof/>
            <w:webHidden/>
          </w:rPr>
          <w:fldChar w:fldCharType="separate"/>
        </w:r>
        <w:r w:rsidR="00B95937">
          <w:rPr>
            <w:noProof/>
            <w:webHidden/>
          </w:rPr>
          <w:t>42</w:t>
        </w:r>
        <w:r>
          <w:rPr>
            <w:noProof/>
            <w:webHidden/>
          </w:rPr>
          <w:fldChar w:fldCharType="end"/>
        </w:r>
      </w:hyperlink>
    </w:p>
    <w:p w14:paraId="54AF185D" w14:textId="7A1E3D91"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6" w:history="1">
        <w:r w:rsidRPr="00F9282F">
          <w:rPr>
            <w:rStyle w:val="Hyperlink"/>
            <w:noProof/>
          </w:rPr>
          <w:t>Figure 7</w:t>
        </w:r>
        <w:r>
          <w:rPr>
            <w:rFonts w:asciiTheme="minorHAnsi" w:eastAsiaTheme="minorEastAsia" w:hAnsiTheme="minorHAnsi" w:cstheme="minorBidi"/>
            <w:noProof/>
            <w:kern w:val="2"/>
            <w:sz w:val="24"/>
            <w:szCs w:val="24"/>
            <w14:ligatures w14:val="standardContextual"/>
          </w:rPr>
          <w:tab/>
        </w:r>
        <w:r w:rsidRPr="00F9282F">
          <w:rPr>
            <w:rStyle w:val="Hyperlink"/>
            <w:noProof/>
          </w:rPr>
          <w:t>Analogue normal state</w:t>
        </w:r>
        <w:r>
          <w:rPr>
            <w:noProof/>
            <w:webHidden/>
          </w:rPr>
          <w:tab/>
        </w:r>
        <w:r>
          <w:rPr>
            <w:noProof/>
            <w:webHidden/>
          </w:rPr>
          <w:fldChar w:fldCharType="begin"/>
        </w:r>
        <w:r>
          <w:rPr>
            <w:noProof/>
            <w:webHidden/>
          </w:rPr>
          <w:instrText xml:space="preserve"> PAGEREF _Toc178936476 \h </w:instrText>
        </w:r>
        <w:r>
          <w:rPr>
            <w:noProof/>
            <w:webHidden/>
          </w:rPr>
        </w:r>
        <w:r>
          <w:rPr>
            <w:noProof/>
            <w:webHidden/>
          </w:rPr>
          <w:fldChar w:fldCharType="separate"/>
        </w:r>
        <w:r w:rsidR="00B95937">
          <w:rPr>
            <w:noProof/>
            <w:webHidden/>
          </w:rPr>
          <w:t>42</w:t>
        </w:r>
        <w:r>
          <w:rPr>
            <w:noProof/>
            <w:webHidden/>
          </w:rPr>
          <w:fldChar w:fldCharType="end"/>
        </w:r>
      </w:hyperlink>
    </w:p>
    <w:p w14:paraId="5C469A93" w14:textId="568AFC58"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7" w:history="1">
        <w:r w:rsidRPr="00F9282F">
          <w:rPr>
            <w:rStyle w:val="Hyperlink"/>
            <w:noProof/>
          </w:rPr>
          <w:t>Figure 8</w:t>
        </w:r>
        <w:r>
          <w:rPr>
            <w:rFonts w:asciiTheme="minorHAnsi" w:eastAsiaTheme="minorEastAsia" w:hAnsiTheme="minorHAnsi" w:cstheme="minorBidi"/>
            <w:noProof/>
            <w:kern w:val="2"/>
            <w:sz w:val="24"/>
            <w:szCs w:val="24"/>
            <w14:ligatures w14:val="standardContextual"/>
          </w:rPr>
          <w:tab/>
        </w:r>
        <w:r w:rsidRPr="00F9282F">
          <w:rPr>
            <w:rStyle w:val="Hyperlink"/>
            <w:noProof/>
          </w:rPr>
          <w:t>Ramping analogue value with 4 limits</w:t>
        </w:r>
        <w:r>
          <w:rPr>
            <w:noProof/>
            <w:webHidden/>
          </w:rPr>
          <w:tab/>
        </w:r>
        <w:r>
          <w:rPr>
            <w:noProof/>
            <w:webHidden/>
          </w:rPr>
          <w:fldChar w:fldCharType="begin"/>
        </w:r>
        <w:r>
          <w:rPr>
            <w:noProof/>
            <w:webHidden/>
          </w:rPr>
          <w:instrText xml:space="preserve"> PAGEREF _Toc178936477 \h </w:instrText>
        </w:r>
        <w:r>
          <w:rPr>
            <w:noProof/>
            <w:webHidden/>
          </w:rPr>
        </w:r>
        <w:r>
          <w:rPr>
            <w:noProof/>
            <w:webHidden/>
          </w:rPr>
          <w:fldChar w:fldCharType="separate"/>
        </w:r>
        <w:r w:rsidR="00B95937">
          <w:rPr>
            <w:noProof/>
            <w:webHidden/>
          </w:rPr>
          <w:t>44</w:t>
        </w:r>
        <w:r>
          <w:rPr>
            <w:noProof/>
            <w:webHidden/>
          </w:rPr>
          <w:fldChar w:fldCharType="end"/>
        </w:r>
      </w:hyperlink>
    </w:p>
    <w:p w14:paraId="1BA4DDBC" w14:textId="685BC73E"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8" w:history="1">
        <w:r w:rsidRPr="00F9282F">
          <w:rPr>
            <w:rStyle w:val="Hyperlink"/>
            <w:noProof/>
          </w:rPr>
          <w:t>Figure 9</w:t>
        </w:r>
        <w:r>
          <w:rPr>
            <w:rFonts w:asciiTheme="minorHAnsi" w:eastAsiaTheme="minorEastAsia" w:hAnsiTheme="minorHAnsi" w:cstheme="minorBidi"/>
            <w:noProof/>
            <w:kern w:val="2"/>
            <w:sz w:val="24"/>
            <w:szCs w:val="24"/>
            <w14:ligatures w14:val="standardContextual"/>
          </w:rPr>
          <w:tab/>
        </w:r>
        <w:r w:rsidRPr="00F9282F">
          <w:rPr>
            <w:rStyle w:val="Hyperlink"/>
            <w:noProof/>
          </w:rPr>
          <w:t>Step-change analogue value with 4 limits</w:t>
        </w:r>
        <w:r>
          <w:rPr>
            <w:noProof/>
            <w:webHidden/>
          </w:rPr>
          <w:tab/>
        </w:r>
        <w:r>
          <w:rPr>
            <w:noProof/>
            <w:webHidden/>
          </w:rPr>
          <w:fldChar w:fldCharType="begin"/>
        </w:r>
        <w:r>
          <w:rPr>
            <w:noProof/>
            <w:webHidden/>
          </w:rPr>
          <w:instrText xml:space="preserve"> PAGEREF _Toc178936478 \h </w:instrText>
        </w:r>
        <w:r>
          <w:rPr>
            <w:noProof/>
            <w:webHidden/>
          </w:rPr>
        </w:r>
        <w:r>
          <w:rPr>
            <w:noProof/>
            <w:webHidden/>
          </w:rPr>
          <w:fldChar w:fldCharType="separate"/>
        </w:r>
        <w:r w:rsidR="00B95937">
          <w:rPr>
            <w:noProof/>
            <w:webHidden/>
          </w:rPr>
          <w:t>45</w:t>
        </w:r>
        <w:r>
          <w:rPr>
            <w:noProof/>
            <w:webHidden/>
          </w:rPr>
          <w:fldChar w:fldCharType="end"/>
        </w:r>
      </w:hyperlink>
    </w:p>
    <w:p w14:paraId="1EDB3118" w14:textId="69E7ACE2"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79" w:history="1">
        <w:r w:rsidRPr="00F9282F">
          <w:rPr>
            <w:rStyle w:val="Hyperlink"/>
            <w:noProof/>
          </w:rPr>
          <w:t>Figure 10</w:t>
        </w:r>
        <w:r>
          <w:rPr>
            <w:rFonts w:asciiTheme="minorHAnsi" w:eastAsiaTheme="minorEastAsia" w:hAnsiTheme="minorHAnsi" w:cstheme="minorBidi"/>
            <w:noProof/>
            <w:kern w:val="2"/>
            <w:sz w:val="24"/>
            <w:szCs w:val="24"/>
            <w14:ligatures w14:val="standardContextual"/>
          </w:rPr>
          <w:tab/>
        </w:r>
        <w:r w:rsidRPr="00F9282F">
          <w:rPr>
            <w:rStyle w:val="Hyperlink"/>
            <w:noProof/>
          </w:rPr>
          <w:t>Counter normal state</w:t>
        </w:r>
        <w:r>
          <w:rPr>
            <w:noProof/>
            <w:webHidden/>
          </w:rPr>
          <w:tab/>
        </w:r>
        <w:r>
          <w:rPr>
            <w:noProof/>
            <w:webHidden/>
          </w:rPr>
          <w:fldChar w:fldCharType="begin"/>
        </w:r>
        <w:r>
          <w:rPr>
            <w:noProof/>
            <w:webHidden/>
          </w:rPr>
          <w:instrText xml:space="preserve"> PAGEREF _Toc178936479 \h </w:instrText>
        </w:r>
        <w:r>
          <w:rPr>
            <w:noProof/>
            <w:webHidden/>
          </w:rPr>
        </w:r>
        <w:r>
          <w:rPr>
            <w:noProof/>
            <w:webHidden/>
          </w:rPr>
          <w:fldChar w:fldCharType="separate"/>
        </w:r>
        <w:r w:rsidR="00B95937">
          <w:rPr>
            <w:noProof/>
            <w:webHidden/>
          </w:rPr>
          <w:t>48</w:t>
        </w:r>
        <w:r>
          <w:rPr>
            <w:noProof/>
            <w:webHidden/>
          </w:rPr>
          <w:fldChar w:fldCharType="end"/>
        </w:r>
      </w:hyperlink>
    </w:p>
    <w:p w14:paraId="59F7173F" w14:textId="6FE1EE76"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80" w:history="1">
        <w:r w:rsidRPr="00F9282F">
          <w:rPr>
            <w:rStyle w:val="Hyperlink"/>
            <w:noProof/>
          </w:rPr>
          <w:t>Figure 11</w:t>
        </w:r>
        <w:r>
          <w:rPr>
            <w:rFonts w:asciiTheme="minorHAnsi" w:eastAsiaTheme="minorEastAsia" w:hAnsiTheme="minorHAnsi" w:cstheme="minorBidi"/>
            <w:noProof/>
            <w:kern w:val="2"/>
            <w:sz w:val="24"/>
            <w:szCs w:val="24"/>
            <w14:ligatures w14:val="standardContextual"/>
          </w:rPr>
          <w:tab/>
        </w:r>
        <w:r w:rsidRPr="00F9282F">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_Toc178936480 \h </w:instrText>
        </w:r>
        <w:r>
          <w:rPr>
            <w:noProof/>
            <w:webHidden/>
          </w:rPr>
        </w:r>
        <w:r>
          <w:rPr>
            <w:noProof/>
            <w:webHidden/>
          </w:rPr>
          <w:fldChar w:fldCharType="separate"/>
        </w:r>
        <w:r w:rsidR="00B95937">
          <w:rPr>
            <w:noProof/>
            <w:webHidden/>
          </w:rPr>
          <w:t>55</w:t>
        </w:r>
        <w:r>
          <w:rPr>
            <w:noProof/>
            <w:webHidden/>
          </w:rPr>
          <w:fldChar w:fldCharType="end"/>
        </w:r>
      </w:hyperlink>
    </w:p>
    <w:p w14:paraId="7743A832" w14:textId="37AE134A"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81" w:history="1">
        <w:r w:rsidRPr="00F9282F">
          <w:rPr>
            <w:rStyle w:val="Hyperlink"/>
            <w:noProof/>
          </w:rPr>
          <w:t>Figure 12</w:t>
        </w:r>
        <w:r>
          <w:rPr>
            <w:rFonts w:asciiTheme="minorHAnsi" w:eastAsiaTheme="minorEastAsia" w:hAnsiTheme="minorHAnsi" w:cstheme="minorBidi"/>
            <w:noProof/>
            <w:kern w:val="2"/>
            <w:sz w:val="24"/>
            <w:szCs w:val="24"/>
            <w14:ligatures w14:val="standardContextual"/>
          </w:rPr>
          <w:tab/>
        </w:r>
        <w:r w:rsidRPr="00F9282F">
          <w:rPr>
            <w:rStyle w:val="Hyperlink"/>
            <w:noProof/>
          </w:rPr>
          <w:t>Connection state model</w:t>
        </w:r>
        <w:r>
          <w:rPr>
            <w:noProof/>
            <w:webHidden/>
          </w:rPr>
          <w:tab/>
        </w:r>
        <w:r>
          <w:rPr>
            <w:noProof/>
            <w:webHidden/>
          </w:rPr>
          <w:fldChar w:fldCharType="begin"/>
        </w:r>
        <w:r>
          <w:rPr>
            <w:noProof/>
            <w:webHidden/>
          </w:rPr>
          <w:instrText xml:space="preserve"> PAGEREF _Toc178936481 \h </w:instrText>
        </w:r>
        <w:r>
          <w:rPr>
            <w:noProof/>
            <w:webHidden/>
          </w:rPr>
        </w:r>
        <w:r>
          <w:rPr>
            <w:noProof/>
            <w:webHidden/>
          </w:rPr>
          <w:fldChar w:fldCharType="separate"/>
        </w:r>
        <w:r w:rsidR="00B95937">
          <w:rPr>
            <w:noProof/>
            <w:webHidden/>
          </w:rPr>
          <w:t>71</w:t>
        </w:r>
        <w:r>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78BAC647" w14:textId="69B5BFCC" w:rsidR="00B74FC0" w:rsidRDefault="006613DD">
      <w:pPr>
        <w:pStyle w:val="TableofFigures"/>
        <w:tabs>
          <w:tab w:val="right" w:leader="dot" w:pos="9878"/>
        </w:tabs>
        <w:rPr>
          <w:rFonts w:asciiTheme="minorHAnsi" w:eastAsiaTheme="minorEastAsia" w:hAnsiTheme="minorHAnsi" w:cstheme="minorBidi"/>
          <w:noProof/>
          <w:kern w:val="2"/>
          <w:sz w:val="24"/>
          <w:szCs w:val="24"/>
          <w14:ligatures w14:val="standardContextual"/>
        </w:rPr>
      </w:pPr>
      <w:r w:rsidRPr="00BA7567">
        <w:fldChar w:fldCharType="begin"/>
      </w:r>
      <w:r w:rsidRPr="00BA7567">
        <w:instrText xml:space="preserve"> TOC \f t \h \z \c "Table" </w:instrText>
      </w:r>
      <w:r w:rsidRPr="00BA7567">
        <w:fldChar w:fldCharType="separate"/>
      </w:r>
      <w:hyperlink w:anchor="_Toc178936434" w:history="1">
        <w:r w:rsidR="00B74FC0" w:rsidRPr="001B2B2E">
          <w:rPr>
            <w:rStyle w:val="Hyperlink"/>
            <w:noProof/>
          </w:rPr>
          <w:t>Table 1</w:t>
        </w:r>
        <w:r w:rsidR="00B74FC0">
          <w:rPr>
            <w:rFonts w:asciiTheme="minorHAnsi" w:eastAsiaTheme="minorEastAsia" w:hAnsiTheme="minorHAnsi" w:cstheme="minorBidi"/>
            <w:noProof/>
            <w:kern w:val="2"/>
            <w:sz w:val="24"/>
            <w:szCs w:val="24"/>
            <w14:ligatures w14:val="standardContextual"/>
          </w:rPr>
          <w:tab/>
        </w:r>
        <w:r w:rsidR="00B74FC0" w:rsidRPr="001B2B2E">
          <w:rPr>
            <w:rStyle w:val="Hyperlink"/>
            <w:noProof/>
          </w:rPr>
          <w:t>Device elements</w:t>
        </w:r>
        <w:r w:rsidR="00B74FC0">
          <w:rPr>
            <w:noProof/>
            <w:webHidden/>
          </w:rPr>
          <w:tab/>
        </w:r>
        <w:r w:rsidR="00B74FC0">
          <w:rPr>
            <w:noProof/>
            <w:webHidden/>
          </w:rPr>
          <w:fldChar w:fldCharType="begin"/>
        </w:r>
        <w:r w:rsidR="00B74FC0">
          <w:rPr>
            <w:noProof/>
            <w:webHidden/>
          </w:rPr>
          <w:instrText xml:space="preserve"> PAGEREF _Toc178936434 \h </w:instrText>
        </w:r>
        <w:r w:rsidR="00B74FC0">
          <w:rPr>
            <w:noProof/>
            <w:webHidden/>
          </w:rPr>
        </w:r>
        <w:r w:rsidR="00B74FC0">
          <w:rPr>
            <w:noProof/>
            <w:webHidden/>
          </w:rPr>
          <w:fldChar w:fldCharType="separate"/>
        </w:r>
        <w:r w:rsidR="00B95937">
          <w:rPr>
            <w:noProof/>
            <w:webHidden/>
          </w:rPr>
          <w:t>22</w:t>
        </w:r>
        <w:r w:rsidR="00B74FC0">
          <w:rPr>
            <w:noProof/>
            <w:webHidden/>
          </w:rPr>
          <w:fldChar w:fldCharType="end"/>
        </w:r>
      </w:hyperlink>
    </w:p>
    <w:p w14:paraId="30558556" w14:textId="1FF5B3BF"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5" w:history="1">
        <w:r w:rsidRPr="001B2B2E">
          <w:rPr>
            <w:rStyle w:val="Hyperlink"/>
            <w:noProof/>
          </w:rPr>
          <w:t>Table 2</w:t>
        </w:r>
        <w:r>
          <w:rPr>
            <w:rFonts w:asciiTheme="minorHAnsi" w:eastAsiaTheme="minorEastAsia" w:hAnsiTheme="minorHAnsi" w:cstheme="minorBidi"/>
            <w:noProof/>
            <w:kern w:val="2"/>
            <w:sz w:val="24"/>
            <w:szCs w:val="24"/>
            <w14:ligatures w14:val="standardContextual"/>
          </w:rPr>
          <w:tab/>
        </w:r>
        <w:r w:rsidRPr="001B2B2E">
          <w:rPr>
            <w:rStyle w:val="Hyperlink"/>
            <w:noProof/>
          </w:rPr>
          <w:t>Channel elements</w:t>
        </w:r>
        <w:r>
          <w:rPr>
            <w:noProof/>
            <w:webHidden/>
          </w:rPr>
          <w:tab/>
        </w:r>
        <w:r>
          <w:rPr>
            <w:noProof/>
            <w:webHidden/>
          </w:rPr>
          <w:fldChar w:fldCharType="begin"/>
        </w:r>
        <w:r>
          <w:rPr>
            <w:noProof/>
            <w:webHidden/>
          </w:rPr>
          <w:instrText xml:space="preserve"> PAGEREF _Toc178936435 \h </w:instrText>
        </w:r>
        <w:r>
          <w:rPr>
            <w:noProof/>
            <w:webHidden/>
          </w:rPr>
        </w:r>
        <w:r>
          <w:rPr>
            <w:noProof/>
            <w:webHidden/>
          </w:rPr>
          <w:fldChar w:fldCharType="separate"/>
        </w:r>
        <w:r w:rsidR="00B95937">
          <w:rPr>
            <w:noProof/>
            <w:webHidden/>
          </w:rPr>
          <w:t>23</w:t>
        </w:r>
        <w:r>
          <w:rPr>
            <w:noProof/>
            <w:webHidden/>
          </w:rPr>
          <w:fldChar w:fldCharType="end"/>
        </w:r>
      </w:hyperlink>
    </w:p>
    <w:p w14:paraId="5BE8F6B4" w14:textId="2744AFC0"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6" w:history="1">
        <w:r w:rsidRPr="001B2B2E">
          <w:rPr>
            <w:rStyle w:val="Hyperlink"/>
            <w:noProof/>
          </w:rPr>
          <w:t>Table 3</w:t>
        </w:r>
        <w:r>
          <w:rPr>
            <w:rFonts w:asciiTheme="minorHAnsi" w:eastAsiaTheme="minorEastAsia" w:hAnsiTheme="minorHAnsi" w:cstheme="minorBidi"/>
            <w:noProof/>
            <w:kern w:val="2"/>
            <w:sz w:val="24"/>
            <w:szCs w:val="24"/>
            <w14:ligatures w14:val="standardContextual"/>
          </w:rPr>
          <w:tab/>
        </w:r>
        <w:r w:rsidRPr="001B2B2E">
          <w:rPr>
            <w:rStyle w:val="Hyperlink"/>
            <w:noProof/>
          </w:rPr>
          <w:t>Connection elements</w:t>
        </w:r>
        <w:r>
          <w:rPr>
            <w:noProof/>
            <w:webHidden/>
          </w:rPr>
          <w:tab/>
        </w:r>
        <w:r>
          <w:rPr>
            <w:noProof/>
            <w:webHidden/>
          </w:rPr>
          <w:fldChar w:fldCharType="begin"/>
        </w:r>
        <w:r>
          <w:rPr>
            <w:noProof/>
            <w:webHidden/>
          </w:rPr>
          <w:instrText xml:space="preserve"> PAGEREF _Toc178936436 \h </w:instrText>
        </w:r>
        <w:r>
          <w:rPr>
            <w:noProof/>
            <w:webHidden/>
          </w:rPr>
        </w:r>
        <w:r>
          <w:rPr>
            <w:noProof/>
            <w:webHidden/>
          </w:rPr>
          <w:fldChar w:fldCharType="separate"/>
        </w:r>
        <w:r w:rsidR="00B95937">
          <w:rPr>
            <w:noProof/>
            <w:webHidden/>
          </w:rPr>
          <w:t>23</w:t>
        </w:r>
        <w:r>
          <w:rPr>
            <w:noProof/>
            <w:webHidden/>
          </w:rPr>
          <w:fldChar w:fldCharType="end"/>
        </w:r>
      </w:hyperlink>
    </w:p>
    <w:p w14:paraId="134D35A7" w14:textId="3E5F062C"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7" w:history="1">
        <w:r w:rsidRPr="001B2B2E">
          <w:rPr>
            <w:rStyle w:val="Hyperlink"/>
            <w:noProof/>
          </w:rPr>
          <w:t>Table 4</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scheduled connections</w:t>
        </w:r>
        <w:r>
          <w:rPr>
            <w:noProof/>
            <w:webHidden/>
          </w:rPr>
          <w:tab/>
        </w:r>
        <w:r>
          <w:rPr>
            <w:noProof/>
            <w:webHidden/>
          </w:rPr>
          <w:fldChar w:fldCharType="begin"/>
        </w:r>
        <w:r>
          <w:rPr>
            <w:noProof/>
            <w:webHidden/>
          </w:rPr>
          <w:instrText xml:space="preserve"> PAGEREF _Toc178936437 \h </w:instrText>
        </w:r>
        <w:r>
          <w:rPr>
            <w:noProof/>
            <w:webHidden/>
          </w:rPr>
        </w:r>
        <w:r>
          <w:rPr>
            <w:noProof/>
            <w:webHidden/>
          </w:rPr>
          <w:fldChar w:fldCharType="separate"/>
        </w:r>
        <w:r w:rsidR="00B95937">
          <w:rPr>
            <w:noProof/>
            <w:webHidden/>
          </w:rPr>
          <w:t>25</w:t>
        </w:r>
        <w:r>
          <w:rPr>
            <w:noProof/>
            <w:webHidden/>
          </w:rPr>
          <w:fldChar w:fldCharType="end"/>
        </w:r>
      </w:hyperlink>
    </w:p>
    <w:p w14:paraId="14100E7A" w14:textId="6B9F4F42"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8" w:history="1">
        <w:r w:rsidRPr="001B2B2E">
          <w:rPr>
            <w:rStyle w:val="Hyperlink"/>
            <w:noProof/>
          </w:rPr>
          <w:t>Table 5</w:t>
        </w:r>
        <w:r>
          <w:rPr>
            <w:rFonts w:asciiTheme="minorHAnsi" w:eastAsiaTheme="minorEastAsia" w:hAnsiTheme="minorHAnsi" w:cstheme="minorBidi"/>
            <w:noProof/>
            <w:kern w:val="2"/>
            <w:sz w:val="24"/>
            <w:szCs w:val="24"/>
            <w14:ligatures w14:val="standardContextual"/>
          </w:rPr>
          <w:tab/>
        </w:r>
        <w:r w:rsidRPr="001B2B2E">
          <w:rPr>
            <w:rStyle w:val="Hyperlink"/>
            <w:noProof/>
          </w:rPr>
          <w:t>Time formats</w:t>
        </w:r>
        <w:r>
          <w:rPr>
            <w:noProof/>
            <w:webHidden/>
          </w:rPr>
          <w:tab/>
        </w:r>
        <w:r>
          <w:rPr>
            <w:noProof/>
            <w:webHidden/>
          </w:rPr>
          <w:fldChar w:fldCharType="begin"/>
        </w:r>
        <w:r>
          <w:rPr>
            <w:noProof/>
            <w:webHidden/>
          </w:rPr>
          <w:instrText xml:space="preserve"> PAGEREF _Toc178936438 \h </w:instrText>
        </w:r>
        <w:r>
          <w:rPr>
            <w:noProof/>
            <w:webHidden/>
          </w:rPr>
        </w:r>
        <w:r>
          <w:rPr>
            <w:noProof/>
            <w:webHidden/>
          </w:rPr>
          <w:fldChar w:fldCharType="separate"/>
        </w:r>
        <w:r w:rsidR="00B95937">
          <w:rPr>
            <w:noProof/>
            <w:webHidden/>
          </w:rPr>
          <w:t>26</w:t>
        </w:r>
        <w:r>
          <w:rPr>
            <w:noProof/>
            <w:webHidden/>
          </w:rPr>
          <w:fldChar w:fldCharType="end"/>
        </w:r>
      </w:hyperlink>
    </w:p>
    <w:p w14:paraId="47082ABF" w14:textId="61FE86FF"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39" w:history="1">
        <w:r w:rsidRPr="001B2B2E">
          <w:rPr>
            <w:rStyle w:val="Hyperlink"/>
            <w:noProof/>
          </w:rPr>
          <w:t>Table 6</w:t>
        </w:r>
        <w:r>
          <w:rPr>
            <w:rFonts w:asciiTheme="minorHAnsi" w:eastAsiaTheme="minorEastAsia" w:hAnsiTheme="minorHAnsi" w:cstheme="minorBidi"/>
            <w:noProof/>
            <w:kern w:val="2"/>
            <w:sz w:val="24"/>
            <w:szCs w:val="24"/>
            <w14:ligatures w14:val="standardContextual"/>
          </w:rPr>
          <w:tab/>
        </w:r>
        <w:r w:rsidRPr="001B2B2E">
          <w:rPr>
            <w:rStyle w:val="Hyperlink"/>
            <w:noProof/>
          </w:rPr>
          <w:t>Actions</w:t>
        </w:r>
        <w:r>
          <w:rPr>
            <w:noProof/>
            <w:webHidden/>
          </w:rPr>
          <w:tab/>
        </w:r>
        <w:r>
          <w:rPr>
            <w:noProof/>
            <w:webHidden/>
          </w:rPr>
          <w:fldChar w:fldCharType="begin"/>
        </w:r>
        <w:r>
          <w:rPr>
            <w:noProof/>
            <w:webHidden/>
          </w:rPr>
          <w:instrText xml:space="preserve"> PAGEREF _Toc178936439 \h </w:instrText>
        </w:r>
        <w:r>
          <w:rPr>
            <w:noProof/>
            <w:webHidden/>
          </w:rPr>
        </w:r>
        <w:r>
          <w:rPr>
            <w:noProof/>
            <w:webHidden/>
          </w:rPr>
          <w:fldChar w:fldCharType="separate"/>
        </w:r>
        <w:r w:rsidR="00B95937">
          <w:rPr>
            <w:noProof/>
            <w:webHidden/>
          </w:rPr>
          <w:t>26</w:t>
        </w:r>
        <w:r>
          <w:rPr>
            <w:noProof/>
            <w:webHidden/>
          </w:rPr>
          <w:fldChar w:fldCharType="end"/>
        </w:r>
      </w:hyperlink>
    </w:p>
    <w:p w14:paraId="1F5CC5B8" w14:textId="6882D571"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0" w:history="1">
        <w:r w:rsidRPr="001B2B2E">
          <w:rPr>
            <w:rStyle w:val="Hyperlink"/>
            <w:noProof/>
          </w:rPr>
          <w:t>Table 7</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 device link</w:t>
        </w:r>
        <w:r>
          <w:rPr>
            <w:noProof/>
            <w:webHidden/>
          </w:rPr>
          <w:tab/>
        </w:r>
        <w:r>
          <w:rPr>
            <w:noProof/>
            <w:webHidden/>
          </w:rPr>
          <w:fldChar w:fldCharType="begin"/>
        </w:r>
        <w:r>
          <w:rPr>
            <w:noProof/>
            <w:webHidden/>
          </w:rPr>
          <w:instrText xml:space="preserve"> PAGEREF _Toc178936440 \h </w:instrText>
        </w:r>
        <w:r>
          <w:rPr>
            <w:noProof/>
            <w:webHidden/>
          </w:rPr>
        </w:r>
        <w:r>
          <w:rPr>
            <w:noProof/>
            <w:webHidden/>
          </w:rPr>
          <w:fldChar w:fldCharType="separate"/>
        </w:r>
        <w:r w:rsidR="00B95937">
          <w:rPr>
            <w:noProof/>
            <w:webHidden/>
          </w:rPr>
          <w:t>27</w:t>
        </w:r>
        <w:r>
          <w:rPr>
            <w:noProof/>
            <w:webHidden/>
          </w:rPr>
          <w:fldChar w:fldCharType="end"/>
        </w:r>
      </w:hyperlink>
    </w:p>
    <w:p w14:paraId="4519DFA3" w14:textId="75653690"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1" w:history="1">
        <w:r w:rsidRPr="001B2B2E">
          <w:rPr>
            <w:rStyle w:val="Hyperlink"/>
            <w:noProof/>
          </w:rPr>
          <w:t>Table 8</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 point</w:t>
        </w:r>
        <w:r>
          <w:rPr>
            <w:noProof/>
            <w:webHidden/>
          </w:rPr>
          <w:tab/>
        </w:r>
        <w:r>
          <w:rPr>
            <w:noProof/>
            <w:webHidden/>
          </w:rPr>
          <w:fldChar w:fldCharType="begin"/>
        </w:r>
        <w:r>
          <w:rPr>
            <w:noProof/>
            <w:webHidden/>
          </w:rPr>
          <w:instrText xml:space="preserve"> PAGEREF _Toc178936441 \h </w:instrText>
        </w:r>
        <w:r>
          <w:rPr>
            <w:noProof/>
            <w:webHidden/>
          </w:rPr>
        </w:r>
        <w:r>
          <w:rPr>
            <w:noProof/>
            <w:webHidden/>
          </w:rPr>
          <w:fldChar w:fldCharType="separate"/>
        </w:r>
        <w:r w:rsidR="00B95937">
          <w:rPr>
            <w:noProof/>
            <w:webHidden/>
          </w:rPr>
          <w:t>28</w:t>
        </w:r>
        <w:r>
          <w:rPr>
            <w:noProof/>
            <w:webHidden/>
          </w:rPr>
          <w:fldChar w:fldCharType="end"/>
        </w:r>
      </w:hyperlink>
    </w:p>
    <w:p w14:paraId="0CA5481C" w14:textId="4420F030"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2" w:history="1">
        <w:r w:rsidRPr="001B2B2E">
          <w:rPr>
            <w:rStyle w:val="Hyperlink"/>
            <w:noProof/>
          </w:rPr>
          <w:t>Table 9</w:t>
        </w:r>
        <w:r>
          <w:rPr>
            <w:rFonts w:asciiTheme="minorHAnsi" w:eastAsiaTheme="minorEastAsia" w:hAnsiTheme="minorHAnsi" w:cstheme="minorBidi"/>
            <w:noProof/>
            <w:kern w:val="2"/>
            <w:sz w:val="24"/>
            <w:szCs w:val="24"/>
            <w14:ligatures w14:val="standardContextual"/>
          </w:rPr>
          <w:tab/>
        </w:r>
        <w:r w:rsidRPr="001B2B2E">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_Toc178936442 \h </w:instrText>
        </w:r>
        <w:r>
          <w:rPr>
            <w:noProof/>
            <w:webHidden/>
          </w:rPr>
        </w:r>
        <w:r>
          <w:rPr>
            <w:noProof/>
            <w:webHidden/>
          </w:rPr>
          <w:fldChar w:fldCharType="separate"/>
        </w:r>
        <w:r w:rsidR="00B95937">
          <w:rPr>
            <w:noProof/>
            <w:webHidden/>
          </w:rPr>
          <w:t>30</w:t>
        </w:r>
        <w:r>
          <w:rPr>
            <w:noProof/>
            <w:webHidden/>
          </w:rPr>
          <w:fldChar w:fldCharType="end"/>
        </w:r>
      </w:hyperlink>
    </w:p>
    <w:p w14:paraId="3BCC101F" w14:textId="4AC2FC51"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3" w:history="1">
        <w:r w:rsidRPr="001B2B2E">
          <w:rPr>
            <w:rStyle w:val="Hyperlink"/>
            <w:noProof/>
          </w:rPr>
          <w:t>Table 10</w:t>
        </w:r>
        <w:r>
          <w:rPr>
            <w:rFonts w:asciiTheme="minorHAnsi" w:eastAsiaTheme="minorEastAsia" w:hAnsiTheme="minorHAnsi" w:cstheme="minorBidi"/>
            <w:noProof/>
            <w:kern w:val="2"/>
            <w:sz w:val="24"/>
            <w:szCs w:val="24"/>
            <w14:ligatures w14:val="standardContextual"/>
          </w:rPr>
          <w:tab/>
        </w:r>
        <w:r w:rsidRPr="001B2B2E">
          <w:rPr>
            <w:rStyle w:val="Hyperlink"/>
            <w:noProof/>
          </w:rPr>
          <w:t>Point quality flags</w:t>
        </w:r>
        <w:r>
          <w:rPr>
            <w:noProof/>
            <w:webHidden/>
          </w:rPr>
          <w:tab/>
        </w:r>
        <w:r>
          <w:rPr>
            <w:noProof/>
            <w:webHidden/>
          </w:rPr>
          <w:fldChar w:fldCharType="begin"/>
        </w:r>
        <w:r>
          <w:rPr>
            <w:noProof/>
            <w:webHidden/>
          </w:rPr>
          <w:instrText xml:space="preserve"> PAGEREF _Toc178936443 \h </w:instrText>
        </w:r>
        <w:r>
          <w:rPr>
            <w:noProof/>
            <w:webHidden/>
          </w:rPr>
        </w:r>
        <w:r>
          <w:rPr>
            <w:noProof/>
            <w:webHidden/>
          </w:rPr>
          <w:fldChar w:fldCharType="separate"/>
        </w:r>
        <w:r w:rsidR="00B95937">
          <w:rPr>
            <w:noProof/>
            <w:webHidden/>
          </w:rPr>
          <w:t>31</w:t>
        </w:r>
        <w:r>
          <w:rPr>
            <w:noProof/>
            <w:webHidden/>
          </w:rPr>
          <w:fldChar w:fldCharType="end"/>
        </w:r>
      </w:hyperlink>
    </w:p>
    <w:p w14:paraId="1E9346B6" w14:textId="552198C3"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4" w:history="1">
        <w:r w:rsidRPr="001B2B2E">
          <w:rPr>
            <w:rStyle w:val="Hyperlink"/>
            <w:noProof/>
          </w:rPr>
          <w:t>Table 11</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 binary point</w:t>
        </w:r>
        <w:r>
          <w:rPr>
            <w:noProof/>
            <w:webHidden/>
          </w:rPr>
          <w:tab/>
        </w:r>
        <w:r>
          <w:rPr>
            <w:noProof/>
            <w:webHidden/>
          </w:rPr>
          <w:fldChar w:fldCharType="begin"/>
        </w:r>
        <w:r>
          <w:rPr>
            <w:noProof/>
            <w:webHidden/>
          </w:rPr>
          <w:instrText xml:space="preserve"> PAGEREF _Toc178936444 \h </w:instrText>
        </w:r>
        <w:r>
          <w:rPr>
            <w:noProof/>
            <w:webHidden/>
          </w:rPr>
        </w:r>
        <w:r>
          <w:rPr>
            <w:noProof/>
            <w:webHidden/>
          </w:rPr>
          <w:fldChar w:fldCharType="separate"/>
        </w:r>
        <w:r w:rsidR="00B95937">
          <w:rPr>
            <w:noProof/>
            <w:webHidden/>
          </w:rPr>
          <w:t>32</w:t>
        </w:r>
        <w:r>
          <w:rPr>
            <w:noProof/>
            <w:webHidden/>
          </w:rPr>
          <w:fldChar w:fldCharType="end"/>
        </w:r>
      </w:hyperlink>
    </w:p>
    <w:p w14:paraId="130C789B" w14:textId="43D670D7"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5" w:history="1">
        <w:r w:rsidRPr="001B2B2E">
          <w:rPr>
            <w:rStyle w:val="Hyperlink"/>
            <w:noProof/>
          </w:rPr>
          <w:t>Table 12</w:t>
        </w:r>
        <w:r>
          <w:rPr>
            <w:rFonts w:asciiTheme="minorHAnsi" w:eastAsiaTheme="minorEastAsia" w:hAnsiTheme="minorHAnsi" w:cstheme="minorBidi"/>
            <w:noProof/>
            <w:kern w:val="2"/>
            <w:sz w:val="24"/>
            <w:szCs w:val="24"/>
            <w14:ligatures w14:val="standardContextual"/>
          </w:rPr>
          <w:tab/>
        </w:r>
        <w:r w:rsidRPr="001B2B2E">
          <w:rPr>
            <w:rStyle w:val="Hyperlink"/>
            <w:noProof/>
          </w:rPr>
          <w:t>Configuration structure for an analogue point</w:t>
        </w:r>
        <w:r>
          <w:rPr>
            <w:noProof/>
            <w:webHidden/>
          </w:rPr>
          <w:tab/>
        </w:r>
        <w:r>
          <w:rPr>
            <w:noProof/>
            <w:webHidden/>
          </w:rPr>
          <w:fldChar w:fldCharType="begin"/>
        </w:r>
        <w:r>
          <w:rPr>
            <w:noProof/>
            <w:webHidden/>
          </w:rPr>
          <w:instrText xml:space="preserve"> PAGEREF _Toc178936445 \h </w:instrText>
        </w:r>
        <w:r>
          <w:rPr>
            <w:noProof/>
            <w:webHidden/>
          </w:rPr>
        </w:r>
        <w:r>
          <w:rPr>
            <w:noProof/>
            <w:webHidden/>
          </w:rPr>
          <w:fldChar w:fldCharType="separate"/>
        </w:r>
        <w:r w:rsidR="00B95937">
          <w:rPr>
            <w:noProof/>
            <w:webHidden/>
          </w:rPr>
          <w:t>35</w:t>
        </w:r>
        <w:r>
          <w:rPr>
            <w:noProof/>
            <w:webHidden/>
          </w:rPr>
          <w:fldChar w:fldCharType="end"/>
        </w:r>
      </w:hyperlink>
    </w:p>
    <w:p w14:paraId="607B8688" w14:textId="50A28163"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6" w:history="1">
        <w:r w:rsidRPr="001B2B2E">
          <w:rPr>
            <w:rStyle w:val="Hyperlink"/>
            <w:noProof/>
          </w:rPr>
          <w:t>Table 13</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significant change for analogue points</w:t>
        </w:r>
        <w:r>
          <w:rPr>
            <w:noProof/>
            <w:webHidden/>
          </w:rPr>
          <w:tab/>
        </w:r>
        <w:r>
          <w:rPr>
            <w:noProof/>
            <w:webHidden/>
          </w:rPr>
          <w:fldChar w:fldCharType="begin"/>
        </w:r>
        <w:r>
          <w:rPr>
            <w:noProof/>
            <w:webHidden/>
          </w:rPr>
          <w:instrText xml:space="preserve"> PAGEREF _Toc178936446 \h </w:instrText>
        </w:r>
        <w:r>
          <w:rPr>
            <w:noProof/>
            <w:webHidden/>
          </w:rPr>
        </w:r>
        <w:r>
          <w:rPr>
            <w:noProof/>
            <w:webHidden/>
          </w:rPr>
          <w:fldChar w:fldCharType="separate"/>
        </w:r>
        <w:r w:rsidR="00B95937">
          <w:rPr>
            <w:noProof/>
            <w:webHidden/>
          </w:rPr>
          <w:t>38</w:t>
        </w:r>
        <w:r>
          <w:rPr>
            <w:noProof/>
            <w:webHidden/>
          </w:rPr>
          <w:fldChar w:fldCharType="end"/>
        </w:r>
      </w:hyperlink>
    </w:p>
    <w:p w14:paraId="7DE50065" w14:textId="1650C04C"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7" w:history="1">
        <w:r w:rsidRPr="001B2B2E">
          <w:rPr>
            <w:rStyle w:val="Hyperlink"/>
            <w:noProof/>
          </w:rPr>
          <w:t>Table 14</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counter points</w:t>
        </w:r>
        <w:r>
          <w:rPr>
            <w:noProof/>
            <w:webHidden/>
          </w:rPr>
          <w:tab/>
        </w:r>
        <w:r>
          <w:rPr>
            <w:noProof/>
            <w:webHidden/>
          </w:rPr>
          <w:fldChar w:fldCharType="begin"/>
        </w:r>
        <w:r>
          <w:rPr>
            <w:noProof/>
            <w:webHidden/>
          </w:rPr>
          <w:instrText xml:space="preserve"> PAGEREF _Toc178936447 \h </w:instrText>
        </w:r>
        <w:r>
          <w:rPr>
            <w:noProof/>
            <w:webHidden/>
          </w:rPr>
        </w:r>
        <w:r>
          <w:rPr>
            <w:noProof/>
            <w:webHidden/>
          </w:rPr>
          <w:fldChar w:fldCharType="separate"/>
        </w:r>
        <w:r w:rsidR="00B95937">
          <w:rPr>
            <w:noProof/>
            <w:webHidden/>
          </w:rPr>
          <w:t>38</w:t>
        </w:r>
        <w:r>
          <w:rPr>
            <w:noProof/>
            <w:webHidden/>
          </w:rPr>
          <w:fldChar w:fldCharType="end"/>
        </w:r>
      </w:hyperlink>
    </w:p>
    <w:p w14:paraId="554D1F99" w14:textId="6BD0FC99"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8" w:history="1">
        <w:r w:rsidRPr="001B2B2E">
          <w:rPr>
            <w:rStyle w:val="Hyperlink"/>
            <w:noProof/>
          </w:rPr>
          <w:t>Table 15</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significant change for counter points</w:t>
        </w:r>
        <w:r>
          <w:rPr>
            <w:noProof/>
            <w:webHidden/>
          </w:rPr>
          <w:tab/>
        </w:r>
        <w:r>
          <w:rPr>
            <w:noProof/>
            <w:webHidden/>
          </w:rPr>
          <w:fldChar w:fldCharType="begin"/>
        </w:r>
        <w:r>
          <w:rPr>
            <w:noProof/>
            <w:webHidden/>
          </w:rPr>
          <w:instrText xml:space="preserve"> PAGEREF _Toc178936448 \h </w:instrText>
        </w:r>
        <w:r>
          <w:rPr>
            <w:noProof/>
            <w:webHidden/>
          </w:rPr>
        </w:r>
        <w:r>
          <w:rPr>
            <w:noProof/>
            <w:webHidden/>
          </w:rPr>
          <w:fldChar w:fldCharType="separate"/>
        </w:r>
        <w:r w:rsidR="00B95937">
          <w:rPr>
            <w:noProof/>
            <w:webHidden/>
          </w:rPr>
          <w:t>39</w:t>
        </w:r>
        <w:r>
          <w:rPr>
            <w:noProof/>
            <w:webHidden/>
          </w:rPr>
          <w:fldChar w:fldCharType="end"/>
        </w:r>
      </w:hyperlink>
    </w:p>
    <w:p w14:paraId="0AC202A2" w14:textId="3FAD9B2E"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49" w:history="1">
        <w:r w:rsidRPr="001B2B2E">
          <w:rPr>
            <w:rStyle w:val="Hyperlink"/>
            <w:noProof/>
          </w:rPr>
          <w:t>Table 16</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an analogue limit</w:t>
        </w:r>
        <w:r>
          <w:rPr>
            <w:noProof/>
            <w:webHidden/>
          </w:rPr>
          <w:tab/>
        </w:r>
        <w:r>
          <w:rPr>
            <w:noProof/>
            <w:webHidden/>
          </w:rPr>
          <w:fldChar w:fldCharType="begin"/>
        </w:r>
        <w:r>
          <w:rPr>
            <w:noProof/>
            <w:webHidden/>
          </w:rPr>
          <w:instrText xml:space="preserve"> PAGEREF _Toc178936449 \h </w:instrText>
        </w:r>
        <w:r>
          <w:rPr>
            <w:noProof/>
            <w:webHidden/>
          </w:rPr>
        </w:r>
        <w:r>
          <w:rPr>
            <w:noProof/>
            <w:webHidden/>
          </w:rPr>
          <w:fldChar w:fldCharType="separate"/>
        </w:r>
        <w:r w:rsidR="00B95937">
          <w:rPr>
            <w:noProof/>
            <w:webHidden/>
          </w:rPr>
          <w:t>40</w:t>
        </w:r>
        <w:r>
          <w:rPr>
            <w:noProof/>
            <w:webHidden/>
          </w:rPr>
          <w:fldChar w:fldCharType="end"/>
        </w:r>
      </w:hyperlink>
    </w:p>
    <w:p w14:paraId="4FEBB05B" w14:textId="2FAFC6DA"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0" w:history="1">
        <w:r w:rsidRPr="001B2B2E">
          <w:rPr>
            <w:rStyle w:val="Hyperlink"/>
            <w:noProof/>
          </w:rPr>
          <w:t>Table 17</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 counter limit</w:t>
        </w:r>
        <w:r>
          <w:rPr>
            <w:noProof/>
            <w:webHidden/>
          </w:rPr>
          <w:tab/>
        </w:r>
        <w:r>
          <w:rPr>
            <w:noProof/>
            <w:webHidden/>
          </w:rPr>
          <w:fldChar w:fldCharType="begin"/>
        </w:r>
        <w:r>
          <w:rPr>
            <w:noProof/>
            <w:webHidden/>
          </w:rPr>
          <w:instrText xml:space="preserve"> PAGEREF _Toc178936450 \h </w:instrText>
        </w:r>
        <w:r>
          <w:rPr>
            <w:noProof/>
            <w:webHidden/>
          </w:rPr>
        </w:r>
        <w:r>
          <w:rPr>
            <w:noProof/>
            <w:webHidden/>
          </w:rPr>
          <w:fldChar w:fldCharType="separate"/>
        </w:r>
        <w:r w:rsidR="00B95937">
          <w:rPr>
            <w:noProof/>
            <w:webHidden/>
          </w:rPr>
          <w:t>48</w:t>
        </w:r>
        <w:r>
          <w:rPr>
            <w:noProof/>
            <w:webHidden/>
          </w:rPr>
          <w:fldChar w:fldCharType="end"/>
        </w:r>
      </w:hyperlink>
    </w:p>
    <w:p w14:paraId="1FD9730B" w14:textId="2B5DF644"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1" w:history="1">
        <w:r w:rsidRPr="001B2B2E">
          <w:rPr>
            <w:rStyle w:val="Hyperlink"/>
            <w:noProof/>
          </w:rPr>
          <w:t>Table 18</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_Toc178936451 \h </w:instrText>
        </w:r>
        <w:r>
          <w:rPr>
            <w:noProof/>
            <w:webHidden/>
          </w:rPr>
        </w:r>
        <w:r>
          <w:rPr>
            <w:noProof/>
            <w:webHidden/>
          </w:rPr>
          <w:fldChar w:fldCharType="separate"/>
        </w:r>
        <w:r w:rsidR="00B95937">
          <w:rPr>
            <w:noProof/>
            <w:webHidden/>
          </w:rPr>
          <w:t>51</w:t>
        </w:r>
        <w:r>
          <w:rPr>
            <w:noProof/>
            <w:webHidden/>
          </w:rPr>
          <w:fldChar w:fldCharType="end"/>
        </w:r>
      </w:hyperlink>
    </w:p>
    <w:p w14:paraId="741F3A9E" w14:textId="52523A53"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2" w:history="1">
        <w:r w:rsidRPr="001B2B2E">
          <w:rPr>
            <w:rStyle w:val="Hyperlink"/>
            <w:noProof/>
          </w:rPr>
          <w:t>Table 19</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extended points</w:t>
        </w:r>
        <w:r>
          <w:rPr>
            <w:noProof/>
            <w:webHidden/>
          </w:rPr>
          <w:tab/>
        </w:r>
        <w:r>
          <w:rPr>
            <w:noProof/>
            <w:webHidden/>
          </w:rPr>
          <w:fldChar w:fldCharType="begin"/>
        </w:r>
        <w:r>
          <w:rPr>
            <w:noProof/>
            <w:webHidden/>
          </w:rPr>
          <w:instrText xml:space="preserve"> PAGEREF _Toc178936452 \h </w:instrText>
        </w:r>
        <w:r>
          <w:rPr>
            <w:noProof/>
            <w:webHidden/>
          </w:rPr>
        </w:r>
        <w:r>
          <w:rPr>
            <w:noProof/>
            <w:webHidden/>
          </w:rPr>
          <w:fldChar w:fldCharType="separate"/>
        </w:r>
        <w:r w:rsidR="00B95937">
          <w:rPr>
            <w:noProof/>
            <w:webHidden/>
          </w:rPr>
          <w:t>53</w:t>
        </w:r>
        <w:r>
          <w:rPr>
            <w:noProof/>
            <w:webHidden/>
          </w:rPr>
          <w:fldChar w:fldCharType="end"/>
        </w:r>
      </w:hyperlink>
    </w:p>
    <w:p w14:paraId="6D18C67E" w14:textId="52186B41"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3" w:history="1">
        <w:r w:rsidRPr="001B2B2E">
          <w:rPr>
            <w:rStyle w:val="Hyperlink"/>
            <w:noProof/>
          </w:rPr>
          <w:t>Table 20</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_Toc178936453 \h </w:instrText>
        </w:r>
        <w:r>
          <w:rPr>
            <w:noProof/>
            <w:webHidden/>
          </w:rPr>
        </w:r>
        <w:r>
          <w:rPr>
            <w:noProof/>
            <w:webHidden/>
          </w:rPr>
          <w:fldChar w:fldCharType="separate"/>
        </w:r>
        <w:r w:rsidR="00B95937">
          <w:rPr>
            <w:noProof/>
            <w:webHidden/>
          </w:rPr>
          <w:t>58</w:t>
        </w:r>
        <w:r>
          <w:rPr>
            <w:noProof/>
            <w:webHidden/>
          </w:rPr>
          <w:fldChar w:fldCharType="end"/>
        </w:r>
      </w:hyperlink>
    </w:p>
    <w:p w14:paraId="6A83BCCB" w14:textId="1F69407C"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4" w:history="1">
        <w:r w:rsidRPr="001B2B2E">
          <w:rPr>
            <w:rStyle w:val="Hyperlink"/>
            <w:noProof/>
          </w:rPr>
          <w:t>Table 21</w:t>
        </w:r>
        <w:r>
          <w:rPr>
            <w:rFonts w:asciiTheme="minorHAnsi" w:eastAsiaTheme="minorEastAsia" w:hAnsiTheme="minorHAnsi" w:cstheme="minorBidi"/>
            <w:noProof/>
            <w:kern w:val="2"/>
            <w:sz w:val="24"/>
            <w:szCs w:val="24"/>
            <w14:ligatures w14:val="standardContextual"/>
          </w:rPr>
          <w:tab/>
        </w:r>
        <w:r w:rsidRPr="001B2B2E">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_Toc178936454 \h </w:instrText>
        </w:r>
        <w:r>
          <w:rPr>
            <w:noProof/>
            <w:webHidden/>
          </w:rPr>
        </w:r>
        <w:r>
          <w:rPr>
            <w:noProof/>
            <w:webHidden/>
          </w:rPr>
          <w:fldChar w:fldCharType="separate"/>
        </w:r>
        <w:r w:rsidR="00B95937">
          <w:rPr>
            <w:noProof/>
            <w:webHidden/>
          </w:rPr>
          <w:t>58</w:t>
        </w:r>
        <w:r>
          <w:rPr>
            <w:noProof/>
            <w:webHidden/>
          </w:rPr>
          <w:fldChar w:fldCharType="end"/>
        </w:r>
      </w:hyperlink>
    </w:p>
    <w:p w14:paraId="5AEE9CAC" w14:textId="3B7B2709"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5" w:history="1">
        <w:r w:rsidRPr="001B2B2E">
          <w:rPr>
            <w:rStyle w:val="Hyperlink"/>
            <w:noProof/>
          </w:rPr>
          <w:t>Table 22</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 point calculation</w:t>
        </w:r>
        <w:r>
          <w:rPr>
            <w:noProof/>
            <w:webHidden/>
          </w:rPr>
          <w:tab/>
        </w:r>
        <w:r>
          <w:rPr>
            <w:noProof/>
            <w:webHidden/>
          </w:rPr>
          <w:fldChar w:fldCharType="begin"/>
        </w:r>
        <w:r>
          <w:rPr>
            <w:noProof/>
            <w:webHidden/>
          </w:rPr>
          <w:instrText xml:space="preserve"> PAGEREF _Toc178936455 \h </w:instrText>
        </w:r>
        <w:r>
          <w:rPr>
            <w:noProof/>
            <w:webHidden/>
          </w:rPr>
        </w:r>
        <w:r>
          <w:rPr>
            <w:noProof/>
            <w:webHidden/>
          </w:rPr>
          <w:fldChar w:fldCharType="separate"/>
        </w:r>
        <w:r w:rsidR="00B95937">
          <w:rPr>
            <w:noProof/>
            <w:webHidden/>
          </w:rPr>
          <w:t>59</w:t>
        </w:r>
        <w:r>
          <w:rPr>
            <w:noProof/>
            <w:webHidden/>
          </w:rPr>
          <w:fldChar w:fldCharType="end"/>
        </w:r>
      </w:hyperlink>
    </w:p>
    <w:p w14:paraId="0EFD6607" w14:textId="4530D3DC"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6" w:history="1">
        <w:r w:rsidRPr="001B2B2E">
          <w:rPr>
            <w:rStyle w:val="Hyperlink"/>
            <w:noProof/>
          </w:rPr>
          <w:t>Table 23</w:t>
        </w:r>
        <w:r>
          <w:rPr>
            <w:rFonts w:asciiTheme="minorHAnsi" w:eastAsiaTheme="minorEastAsia" w:hAnsiTheme="minorHAnsi" w:cstheme="minorBidi"/>
            <w:noProof/>
            <w:kern w:val="2"/>
            <w:sz w:val="24"/>
            <w:szCs w:val="24"/>
            <w14:ligatures w14:val="standardContextual"/>
          </w:rPr>
          <w:tab/>
        </w:r>
        <w:r w:rsidRPr="001B2B2E">
          <w:rPr>
            <w:rStyle w:val="Hyperlink"/>
            <w:noProof/>
          </w:rPr>
          <w:t>Information used in defining an incident log</w:t>
        </w:r>
        <w:r>
          <w:rPr>
            <w:noProof/>
            <w:webHidden/>
          </w:rPr>
          <w:tab/>
        </w:r>
        <w:r>
          <w:rPr>
            <w:noProof/>
            <w:webHidden/>
          </w:rPr>
          <w:fldChar w:fldCharType="begin"/>
        </w:r>
        <w:r>
          <w:rPr>
            <w:noProof/>
            <w:webHidden/>
          </w:rPr>
          <w:instrText xml:space="preserve"> PAGEREF _Toc178936456 \h </w:instrText>
        </w:r>
        <w:r>
          <w:rPr>
            <w:noProof/>
            <w:webHidden/>
          </w:rPr>
        </w:r>
        <w:r>
          <w:rPr>
            <w:noProof/>
            <w:webHidden/>
          </w:rPr>
          <w:fldChar w:fldCharType="separate"/>
        </w:r>
        <w:r w:rsidR="00B95937">
          <w:rPr>
            <w:noProof/>
            <w:webHidden/>
          </w:rPr>
          <w:t>59</w:t>
        </w:r>
        <w:r>
          <w:rPr>
            <w:noProof/>
            <w:webHidden/>
          </w:rPr>
          <w:fldChar w:fldCharType="end"/>
        </w:r>
      </w:hyperlink>
    </w:p>
    <w:p w14:paraId="2A3FD178" w14:textId="125F349F"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7" w:history="1">
        <w:r w:rsidRPr="001B2B2E">
          <w:rPr>
            <w:rStyle w:val="Hyperlink"/>
            <w:noProof/>
          </w:rPr>
          <w:t>Table 24</w:t>
        </w:r>
        <w:r>
          <w:rPr>
            <w:rFonts w:asciiTheme="minorHAnsi" w:eastAsiaTheme="minorEastAsia" w:hAnsiTheme="minorHAnsi" w:cstheme="minorBidi"/>
            <w:noProof/>
            <w:kern w:val="2"/>
            <w:sz w:val="24"/>
            <w:szCs w:val="24"/>
            <w14:ligatures w14:val="standardContextual"/>
          </w:rPr>
          <w:tab/>
        </w:r>
        <w:r w:rsidRPr="001B2B2E">
          <w:rPr>
            <w:rStyle w:val="Hyperlink"/>
            <w:noProof/>
          </w:rPr>
          <w:t>Elements of the data request message</w:t>
        </w:r>
        <w:r>
          <w:rPr>
            <w:noProof/>
            <w:webHidden/>
          </w:rPr>
          <w:tab/>
        </w:r>
        <w:r>
          <w:rPr>
            <w:noProof/>
            <w:webHidden/>
          </w:rPr>
          <w:fldChar w:fldCharType="begin"/>
        </w:r>
        <w:r>
          <w:rPr>
            <w:noProof/>
            <w:webHidden/>
          </w:rPr>
          <w:instrText xml:space="preserve"> PAGEREF _Toc178936457 \h </w:instrText>
        </w:r>
        <w:r>
          <w:rPr>
            <w:noProof/>
            <w:webHidden/>
          </w:rPr>
        </w:r>
        <w:r>
          <w:rPr>
            <w:noProof/>
            <w:webHidden/>
          </w:rPr>
          <w:fldChar w:fldCharType="separate"/>
        </w:r>
        <w:r w:rsidR="00B95937">
          <w:rPr>
            <w:noProof/>
            <w:webHidden/>
          </w:rPr>
          <w:t>65</w:t>
        </w:r>
        <w:r>
          <w:rPr>
            <w:noProof/>
            <w:webHidden/>
          </w:rPr>
          <w:fldChar w:fldCharType="end"/>
        </w:r>
      </w:hyperlink>
    </w:p>
    <w:p w14:paraId="6D53A189" w14:textId="65B6D2C3"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8" w:history="1">
        <w:r w:rsidRPr="001B2B2E">
          <w:rPr>
            <w:rStyle w:val="Hyperlink"/>
            <w:noProof/>
          </w:rPr>
          <w:t>Table 25</w:t>
        </w:r>
        <w:r>
          <w:rPr>
            <w:rFonts w:asciiTheme="minorHAnsi" w:eastAsiaTheme="minorEastAsia" w:hAnsiTheme="minorHAnsi" w:cstheme="minorBidi"/>
            <w:noProof/>
            <w:kern w:val="2"/>
            <w:sz w:val="24"/>
            <w:szCs w:val="24"/>
            <w14:ligatures w14:val="standardContextual"/>
          </w:rPr>
          <w:tab/>
        </w:r>
        <w:r w:rsidRPr="001B2B2E">
          <w:rPr>
            <w:rStyle w:val="Hyperlink"/>
            <w:noProof/>
          </w:rPr>
          <w:t>Fixed class names</w:t>
        </w:r>
        <w:r>
          <w:rPr>
            <w:noProof/>
            <w:webHidden/>
          </w:rPr>
          <w:tab/>
        </w:r>
        <w:r>
          <w:rPr>
            <w:noProof/>
            <w:webHidden/>
          </w:rPr>
          <w:fldChar w:fldCharType="begin"/>
        </w:r>
        <w:r>
          <w:rPr>
            <w:noProof/>
            <w:webHidden/>
          </w:rPr>
          <w:instrText xml:space="preserve"> PAGEREF _Toc178936458 \h </w:instrText>
        </w:r>
        <w:r>
          <w:rPr>
            <w:noProof/>
            <w:webHidden/>
          </w:rPr>
        </w:r>
        <w:r>
          <w:rPr>
            <w:noProof/>
            <w:webHidden/>
          </w:rPr>
          <w:fldChar w:fldCharType="separate"/>
        </w:r>
        <w:r w:rsidR="00B95937">
          <w:rPr>
            <w:noProof/>
            <w:webHidden/>
          </w:rPr>
          <w:t>77</w:t>
        </w:r>
        <w:r>
          <w:rPr>
            <w:noProof/>
            <w:webHidden/>
          </w:rPr>
          <w:fldChar w:fldCharType="end"/>
        </w:r>
      </w:hyperlink>
    </w:p>
    <w:p w14:paraId="3C6906C5" w14:textId="3D3CFF09"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59" w:history="1">
        <w:r w:rsidRPr="001B2B2E">
          <w:rPr>
            <w:rStyle w:val="Hyperlink"/>
            <w:noProof/>
          </w:rPr>
          <w:t>Table 26</w:t>
        </w:r>
        <w:r>
          <w:rPr>
            <w:rFonts w:asciiTheme="minorHAnsi" w:eastAsiaTheme="minorEastAsia" w:hAnsiTheme="minorHAnsi" w:cstheme="minorBidi"/>
            <w:noProof/>
            <w:kern w:val="2"/>
            <w:sz w:val="24"/>
            <w:szCs w:val="24"/>
            <w14:ligatures w14:val="standardContextual"/>
          </w:rPr>
          <w:tab/>
        </w:r>
        <w:r w:rsidRPr="001B2B2E">
          <w:rPr>
            <w:rStyle w:val="Hyperlink"/>
            <w:noProof/>
          </w:rPr>
          <w:t>Topics used by the protocol</w:t>
        </w:r>
        <w:r>
          <w:rPr>
            <w:noProof/>
            <w:webHidden/>
          </w:rPr>
          <w:tab/>
        </w:r>
        <w:r>
          <w:rPr>
            <w:noProof/>
            <w:webHidden/>
          </w:rPr>
          <w:fldChar w:fldCharType="begin"/>
        </w:r>
        <w:r>
          <w:rPr>
            <w:noProof/>
            <w:webHidden/>
          </w:rPr>
          <w:instrText xml:space="preserve"> PAGEREF _Toc178936459 \h </w:instrText>
        </w:r>
        <w:r>
          <w:rPr>
            <w:noProof/>
            <w:webHidden/>
          </w:rPr>
        </w:r>
        <w:r>
          <w:rPr>
            <w:noProof/>
            <w:webHidden/>
          </w:rPr>
          <w:fldChar w:fldCharType="separate"/>
        </w:r>
        <w:r w:rsidR="00B95937">
          <w:rPr>
            <w:noProof/>
            <w:webHidden/>
          </w:rPr>
          <w:t>86</w:t>
        </w:r>
        <w:r>
          <w:rPr>
            <w:noProof/>
            <w:webHidden/>
          </w:rPr>
          <w:fldChar w:fldCharType="end"/>
        </w:r>
      </w:hyperlink>
    </w:p>
    <w:p w14:paraId="2435931A" w14:textId="69E436FA"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60" w:history="1">
        <w:r w:rsidRPr="001B2B2E">
          <w:rPr>
            <w:rStyle w:val="Hyperlink"/>
            <w:noProof/>
          </w:rPr>
          <w:t>Table 27</w:t>
        </w:r>
        <w:r>
          <w:rPr>
            <w:rFonts w:asciiTheme="minorHAnsi" w:eastAsiaTheme="minorEastAsia" w:hAnsiTheme="minorHAnsi" w:cstheme="minorBidi"/>
            <w:noProof/>
            <w:kern w:val="2"/>
            <w:sz w:val="24"/>
            <w:szCs w:val="24"/>
            <w14:ligatures w14:val="standardContextual"/>
          </w:rPr>
          <w:tab/>
        </w:r>
        <w:r w:rsidRPr="001B2B2E">
          <w:rPr>
            <w:rStyle w:val="Hyperlink"/>
            <w:noProof/>
          </w:rPr>
          <w:t>Operation codes</w:t>
        </w:r>
        <w:r>
          <w:rPr>
            <w:noProof/>
            <w:webHidden/>
          </w:rPr>
          <w:tab/>
        </w:r>
        <w:r>
          <w:rPr>
            <w:noProof/>
            <w:webHidden/>
          </w:rPr>
          <w:fldChar w:fldCharType="begin"/>
        </w:r>
        <w:r>
          <w:rPr>
            <w:noProof/>
            <w:webHidden/>
          </w:rPr>
          <w:instrText xml:space="preserve"> PAGEREF _Toc178936460 \h </w:instrText>
        </w:r>
        <w:r>
          <w:rPr>
            <w:noProof/>
            <w:webHidden/>
          </w:rPr>
        </w:r>
        <w:r>
          <w:rPr>
            <w:noProof/>
            <w:webHidden/>
          </w:rPr>
          <w:fldChar w:fldCharType="separate"/>
        </w:r>
        <w:r w:rsidR="00B95937">
          <w:rPr>
            <w:noProof/>
            <w:webHidden/>
          </w:rPr>
          <w:t>88</w:t>
        </w:r>
        <w:r>
          <w:rPr>
            <w:noProof/>
            <w:webHidden/>
          </w:rPr>
          <w:fldChar w:fldCharType="end"/>
        </w:r>
      </w:hyperlink>
    </w:p>
    <w:p w14:paraId="365916A0" w14:textId="63E59B2D"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61" w:history="1">
        <w:r w:rsidRPr="001B2B2E">
          <w:rPr>
            <w:rStyle w:val="Hyperlink"/>
            <w:noProof/>
          </w:rPr>
          <w:t>Table 28</w:t>
        </w:r>
        <w:r>
          <w:rPr>
            <w:rFonts w:asciiTheme="minorHAnsi" w:eastAsiaTheme="minorEastAsia" w:hAnsiTheme="minorHAnsi" w:cstheme="minorBidi"/>
            <w:noProof/>
            <w:kern w:val="2"/>
            <w:sz w:val="24"/>
            <w:szCs w:val="24"/>
            <w14:ligatures w14:val="standardContextual"/>
          </w:rPr>
          <w:tab/>
        </w:r>
        <w:r w:rsidRPr="001B2B2E">
          <w:rPr>
            <w:rStyle w:val="Hyperlink"/>
            <w:noProof/>
          </w:rPr>
          <w:t>Example of a calculation</w:t>
        </w:r>
        <w:r>
          <w:rPr>
            <w:noProof/>
            <w:webHidden/>
          </w:rPr>
          <w:tab/>
        </w:r>
        <w:r>
          <w:rPr>
            <w:noProof/>
            <w:webHidden/>
          </w:rPr>
          <w:fldChar w:fldCharType="begin"/>
        </w:r>
        <w:r>
          <w:rPr>
            <w:noProof/>
            <w:webHidden/>
          </w:rPr>
          <w:instrText xml:space="preserve"> PAGEREF _Toc178936461 \h </w:instrText>
        </w:r>
        <w:r>
          <w:rPr>
            <w:noProof/>
            <w:webHidden/>
          </w:rPr>
        </w:r>
        <w:r>
          <w:rPr>
            <w:noProof/>
            <w:webHidden/>
          </w:rPr>
          <w:fldChar w:fldCharType="separate"/>
        </w:r>
        <w:r w:rsidR="00B95937">
          <w:rPr>
            <w:noProof/>
            <w:webHidden/>
          </w:rPr>
          <w:t>94</w:t>
        </w:r>
        <w:r>
          <w:rPr>
            <w:noProof/>
            <w:webHidden/>
          </w:rPr>
          <w:fldChar w:fldCharType="end"/>
        </w:r>
      </w:hyperlink>
    </w:p>
    <w:p w14:paraId="12C5CB39" w14:textId="76C4B111" w:rsidR="00B74FC0" w:rsidRDefault="00B74FC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78936462" w:history="1">
        <w:r w:rsidRPr="001B2B2E">
          <w:rPr>
            <w:rStyle w:val="Hyperlink"/>
            <w:noProof/>
          </w:rPr>
          <w:t>Table 29</w:t>
        </w:r>
        <w:r>
          <w:rPr>
            <w:rFonts w:asciiTheme="minorHAnsi" w:eastAsiaTheme="minorEastAsia" w:hAnsiTheme="minorHAnsi" w:cstheme="minorBidi"/>
            <w:noProof/>
            <w:kern w:val="2"/>
            <w:sz w:val="24"/>
            <w:szCs w:val="24"/>
            <w14:ligatures w14:val="standardContextual"/>
          </w:rPr>
          <w:tab/>
        </w:r>
        <w:r w:rsidRPr="001B2B2E">
          <w:rPr>
            <w:rStyle w:val="Hyperlink"/>
            <w:noProof/>
          </w:rPr>
          <w:t>Lucid Protocol Revision History</w:t>
        </w:r>
        <w:r>
          <w:rPr>
            <w:noProof/>
            <w:webHidden/>
          </w:rPr>
          <w:tab/>
        </w:r>
        <w:r>
          <w:rPr>
            <w:noProof/>
            <w:webHidden/>
          </w:rPr>
          <w:fldChar w:fldCharType="begin"/>
        </w:r>
        <w:r>
          <w:rPr>
            <w:noProof/>
            <w:webHidden/>
          </w:rPr>
          <w:instrText xml:space="preserve"> PAGEREF _Toc178936462 \h </w:instrText>
        </w:r>
        <w:r>
          <w:rPr>
            <w:noProof/>
            <w:webHidden/>
          </w:rPr>
        </w:r>
        <w:r>
          <w:rPr>
            <w:noProof/>
            <w:webHidden/>
          </w:rPr>
          <w:fldChar w:fldCharType="separate"/>
        </w:r>
        <w:r w:rsidR="00B95937">
          <w:rPr>
            <w:noProof/>
            <w:webHidden/>
          </w:rPr>
          <w:t>96</w:t>
        </w:r>
        <w:r>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5"/>
          <w:footerReference w:type="even" r:id="rId26"/>
          <w:footerReference w:type="default" r:id="rId27"/>
          <w:footerReference w:type="first" r:id="rId28"/>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27" w:name="_Ref160012265"/>
      <w:bookmarkStart w:id="28" w:name="_Toc178936517"/>
      <w:r>
        <w:lastRenderedPageBreak/>
        <w:t>Introduction</w:t>
      </w:r>
      <w:bookmarkEnd w:id="27"/>
      <w:bookmarkEnd w:id="2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29" w:name="_Toc178936518"/>
      <w:r>
        <w:t>Purpose</w:t>
      </w:r>
      <w:bookmarkEnd w:id="2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30" w:name="_Toc178936519"/>
      <w:r>
        <w:t>Use of the protocol</w:t>
      </w:r>
      <w:bookmarkEnd w:id="3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31" w:name="_Toc178936520"/>
      <w:r>
        <w:t>Protocol history</w:t>
      </w:r>
      <w:bookmarkEnd w:id="3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32" w:name="_Toc178936521"/>
      <w:r>
        <w:t>Protocol transport</w:t>
      </w:r>
      <w:bookmarkEnd w:id="3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07154DAC"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B95937">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33" w:author="Mark Davison" w:date="2024-10-16T10:44:00Z" w16du:dateUtc="2024-10-16T09:44:00Z">
        <w:r w:rsidR="00B95937" w:rsidRPr="00B95937">
          <w:rPr>
            <w:rStyle w:val="Crossreference"/>
            <w:rPrChange w:id="34" w:author="Mark Davison" w:date="2024-10-16T10:44:00Z" w16du:dateUtc="2024-10-16T09:44:00Z">
              <w:rPr/>
            </w:rPrChange>
          </w:rPr>
          <w:t>Use of MQTT</w:t>
        </w:r>
      </w:ins>
      <w:del w:id="35" w:author="Mark Davison" w:date="2024-10-16T10:42:00Z" w16du:dateUtc="2024-10-16T09:42:00Z">
        <w:r w:rsidR="00140FAC" w:rsidRPr="00B95937" w:rsidDel="00B95937">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622D013F"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36" w:author="Mark Davison" w:date="2024-10-16T10:44:00Z" w16du:dateUtc="2024-10-16T09:44:00Z">
        <w:r w:rsidR="00B95937" w:rsidRPr="00B95937">
          <w:rPr>
            <w:rStyle w:val="Crossreference"/>
            <w:rFonts w:eastAsia="DengXian"/>
            <w:rPrChange w:id="37" w:author="Mark Davison" w:date="2024-10-16T10:44:00Z" w16du:dateUtc="2024-10-16T09:44:00Z">
              <w:rPr>
                <w:rFonts w:eastAsia="DengXian" w:cs="Arial"/>
                <w:lang w:eastAsia="en-US"/>
              </w:rPr>
            </w:rPrChange>
          </w:rPr>
          <w:t>[JSONSchema]</w:t>
        </w:r>
      </w:ins>
      <w:del w:id="38" w:author="Mark Davison" w:date="2024-10-16T10:42:00Z" w16du:dateUtc="2024-10-16T09:42:00Z">
        <w:r w:rsidR="00140FAC" w:rsidRPr="00B95937" w:rsidDel="00B95937">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39" w:name="_Ref163149864"/>
      <w:bookmarkStart w:id="40" w:name="_Ref163149872"/>
      <w:bookmarkStart w:id="41" w:name="_Ref163149876"/>
      <w:bookmarkStart w:id="42" w:name="_Toc178936522"/>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39"/>
      <w:bookmarkEnd w:id="40"/>
      <w:bookmarkEnd w:id="41"/>
      <w:bookmarkEnd w:id="4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43" w:name="_Toc178936523"/>
      <w:r w:rsidRPr="00A05273">
        <w:t xml:space="preserve">Lucid </w:t>
      </w:r>
      <w:r w:rsidR="00A018AA">
        <w:t>b</w:t>
      </w:r>
      <w:r w:rsidRPr="00A05273">
        <w:t xml:space="preserve">etween </w:t>
      </w:r>
      <w:r w:rsidR="006B0494" w:rsidRPr="00A05273">
        <w:t>supervisory applications</w:t>
      </w:r>
      <w:bookmarkEnd w:id="4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44" w:name="_Toc178936524"/>
      <w:r>
        <w:t>Data representation</w:t>
      </w:r>
      <w:bookmarkEnd w:id="4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45" w:name="_Toc178936525"/>
      <w:r>
        <w:lastRenderedPageBreak/>
        <w:t xml:space="preserve">Data </w:t>
      </w:r>
      <w:r w:rsidR="006B0494">
        <w:t>model</w:t>
      </w:r>
      <w:bookmarkEnd w:id="4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46" w:name="_Toc178936526"/>
      <w:r>
        <w:t xml:space="preserve">Field </w:t>
      </w:r>
      <w:r w:rsidR="006B0494">
        <w:t>device</w:t>
      </w:r>
      <w:bookmarkEnd w:id="4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6AE32F80"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47" w:author="Mark Davison" w:date="2024-10-16T10:44:00Z" w16du:dateUtc="2024-10-16T09:44:00Z">
        <w:r w:rsidR="00B95937" w:rsidRPr="00B95937">
          <w:rPr>
            <w:rStyle w:val="Crossreference"/>
            <w:rPrChange w:id="48" w:author="Mark Davison" w:date="2024-10-16T10:44:00Z" w16du:dateUtc="2024-10-16T09:44:00Z">
              <w:rPr/>
            </w:rPrChange>
          </w:rPr>
          <w:t xml:space="preserve">Figure </w:t>
        </w:r>
        <w:r w:rsidR="00B95937" w:rsidRPr="00B95937">
          <w:rPr>
            <w:rStyle w:val="Crossreference"/>
            <w:rPrChange w:id="49" w:author="Mark Davison" w:date="2024-10-16T10:44:00Z" w16du:dateUtc="2024-10-16T09:44:00Z">
              <w:rPr>
                <w:noProof/>
              </w:rPr>
            </w:rPrChange>
          </w:rPr>
          <w:t>1</w:t>
        </w:r>
      </w:ins>
      <w:del w:id="50" w:author="Mark Davison" w:date="2024-10-16T10:42:00Z" w16du:dateUtc="2024-10-16T09:42:00Z">
        <w:r w:rsidR="00140FAC" w:rsidRPr="00B95937" w:rsidDel="00B95937">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00691B6E"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B95937">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51" w:author="Mark Davison" w:date="2024-10-16T10:44:00Z" w16du:dateUtc="2024-10-16T09:44:00Z">
        <w:r w:rsidR="00B95937" w:rsidRPr="00B95937">
          <w:rPr>
            <w:rStyle w:val="Crossreference"/>
            <w:rPrChange w:id="52" w:author="Mark Davison" w:date="2024-10-16T10:44:00Z" w16du:dateUtc="2024-10-16T09:44:00Z">
              <w:rPr/>
            </w:rPrChange>
          </w:rPr>
          <w:t>Example use cases</w:t>
        </w:r>
      </w:ins>
      <w:del w:id="53" w:author="Mark Davison" w:date="2024-10-16T10:42:00Z" w16du:dateUtc="2024-10-16T09:42:00Z">
        <w:r w:rsidR="00140FAC" w:rsidRPr="00B95937" w:rsidDel="00B95937">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41625EA8" w:rsidR="00E279F0" w:rsidRDefault="00E279F0" w:rsidP="009F3044">
      <w:pPr>
        <w:pStyle w:val="Caption"/>
      </w:pPr>
      <w:bookmarkStart w:id="54" w:name="_Ref160528474"/>
      <w:bookmarkStart w:id="55" w:name="_Toc178936470"/>
      <w:r>
        <w:t xml:space="preserve">Figure </w:t>
      </w:r>
      <w:r>
        <w:fldChar w:fldCharType="begin"/>
      </w:r>
      <w:r>
        <w:instrText xml:space="preserve"> SEQ Figure \* ARABIC </w:instrText>
      </w:r>
      <w:r>
        <w:fldChar w:fldCharType="separate"/>
      </w:r>
      <w:r w:rsidR="00B95937">
        <w:rPr>
          <w:noProof/>
        </w:rPr>
        <w:t>1</w:t>
      </w:r>
      <w:r>
        <w:rPr>
          <w:noProof/>
        </w:rPr>
        <w:fldChar w:fldCharType="end"/>
      </w:r>
      <w:bookmarkEnd w:id="54"/>
      <w:r>
        <w:tab/>
      </w:r>
      <w:r w:rsidRPr="00E279F0">
        <w:t xml:space="preserve">Field device and </w:t>
      </w:r>
      <w:r w:rsidR="00A018AA">
        <w:t>s</w:t>
      </w:r>
      <w:r w:rsidRPr="00E279F0">
        <w:t>upervisory application messages</w:t>
      </w:r>
      <w:bookmarkEnd w:id="5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44463C7F"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B95937">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56" w:author="Mark Davison" w:date="2024-10-16T10:44:00Z" w16du:dateUtc="2024-10-16T09:44:00Z">
        <w:r w:rsidR="00B95937" w:rsidRPr="00B95937">
          <w:rPr>
            <w:rStyle w:val="Crossreference"/>
            <w:rPrChange w:id="57" w:author="Mark Davison" w:date="2024-10-16T10:44:00Z" w16du:dateUtc="2024-10-16T09:44:00Z">
              <w:rPr/>
            </w:rPrChange>
          </w:rPr>
          <w:t>Use of MQTT</w:t>
        </w:r>
      </w:ins>
      <w:del w:id="58" w:author="Mark Davison" w:date="2024-10-16T10:42:00Z" w16du:dateUtc="2024-10-16T09:42:00Z">
        <w:r w:rsidR="00140FAC" w:rsidRPr="00B95937" w:rsidDel="00B95937">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59" w:name="_Toc178936527"/>
      <w:r>
        <w:t>Lucid schema</w:t>
      </w:r>
      <w:bookmarkEnd w:id="5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0">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70F9DC81" w:rsidR="005950AA" w:rsidRDefault="00FC7015" w:rsidP="009F3044">
      <w:pPr>
        <w:pStyle w:val="Caption"/>
      </w:pPr>
      <w:bookmarkStart w:id="60" w:name="_Toc178936471"/>
      <w:r w:rsidRPr="00BA7567">
        <w:t>Figure</w:t>
      </w:r>
      <w:r w:rsidR="00D82389" w:rsidRPr="00BA7567">
        <w:t xml:space="preserve"> </w:t>
      </w:r>
      <w:r>
        <w:fldChar w:fldCharType="begin"/>
      </w:r>
      <w:r>
        <w:instrText xml:space="preserve"> SEQ Figure \* ARABIC </w:instrText>
      </w:r>
      <w:r>
        <w:fldChar w:fldCharType="separate"/>
      </w:r>
      <w:r w:rsidR="00B95937">
        <w:rPr>
          <w:noProof/>
        </w:rPr>
        <w:t>2</w:t>
      </w:r>
      <w:r>
        <w:rPr>
          <w:noProof/>
        </w:rPr>
        <w:fldChar w:fldCharType="end"/>
      </w:r>
      <w:r w:rsidR="00D82389" w:rsidRPr="00BA7567">
        <w:tab/>
        <w:t>JSON schema</w:t>
      </w:r>
      <w:bookmarkEnd w:id="60"/>
    </w:p>
    <w:p w14:paraId="6D28A886" w14:textId="29299CF9" w:rsidR="009C3498" w:rsidRDefault="009C3498" w:rsidP="009C3498">
      <w:pPr>
        <w:pStyle w:val="Heading3"/>
      </w:pPr>
      <w:bookmarkStart w:id="61" w:name="_Toc178936528"/>
      <w:r>
        <w:t xml:space="preserve">Device </w:t>
      </w:r>
      <w:r w:rsidR="006B0494">
        <w:t>profile</w:t>
      </w:r>
      <w:bookmarkEnd w:id="6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6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6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2A815551"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B95937">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63" w:author="Mark Davison" w:date="2024-10-16T10:44:00Z" w16du:dateUtc="2024-10-16T09:44:00Z">
        <w:r w:rsidR="00B95937" w:rsidRPr="00B95937">
          <w:rPr>
            <w:rStyle w:val="Crossreference"/>
            <w:rPrChange w:id="64" w:author="Mark Davison" w:date="2024-10-16T10:44:00Z" w16du:dateUtc="2024-10-16T09:44:00Z">
              <w:rPr/>
            </w:rPrChange>
          </w:rPr>
          <w:t>Configuration</w:t>
        </w:r>
      </w:ins>
      <w:del w:id="65" w:author="Mark Davison" w:date="2024-10-16T10:42:00Z" w16du:dateUtc="2024-10-16T09:42:00Z">
        <w:r w:rsidR="00140FAC" w:rsidRPr="00B95937" w:rsidDel="00B95937">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68213386"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1"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2" w:history="1">
        <w:r w:rsidR="00E52734" w:rsidRPr="007A298C">
          <w:rPr>
            <w:rStyle w:val="Crossreference"/>
            <w:rFonts w:eastAsia="DengXian"/>
          </w:rPr>
          <w:t>http://json-schema.org</w:t>
        </w:r>
      </w:hyperlink>
      <w:r w:rsidR="00AA37E7">
        <w:rPr>
          <w:rFonts w:eastAsia="DengXian"/>
          <w:lang w:eastAsia="en-US"/>
        </w:rPr>
        <w:t>.</w:t>
      </w:r>
    </w:p>
    <w:p w14:paraId="3DBE3D84" w14:textId="2E105918"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66" w:author="Mark Davison" w:date="2024-10-16T10:44:00Z" w16du:dateUtc="2024-10-16T09:44:00Z">
        <w:r w:rsidR="00B95937" w:rsidRPr="00B95937">
          <w:rPr>
            <w:rStyle w:val="Crossreference"/>
            <w:rPrChange w:id="67" w:author="Mark Davison" w:date="2024-10-16T10:44:00Z" w16du:dateUtc="2024-10-16T09:44:00Z">
              <w:rPr/>
            </w:rPrChange>
          </w:rPr>
          <w:t xml:space="preserve">Figure </w:t>
        </w:r>
        <w:r w:rsidR="00B95937" w:rsidRPr="00B95937">
          <w:rPr>
            <w:rStyle w:val="Crossreference"/>
            <w:rPrChange w:id="68" w:author="Mark Davison" w:date="2024-10-16T10:44:00Z" w16du:dateUtc="2024-10-16T09:44:00Z">
              <w:rPr>
                <w:noProof/>
              </w:rPr>
            </w:rPrChange>
          </w:rPr>
          <w:t>3</w:t>
        </w:r>
      </w:ins>
      <w:del w:id="69" w:author="Mark Davison" w:date="2024-10-16T10:42:00Z" w16du:dateUtc="2024-10-16T09:42:00Z">
        <w:r w:rsidR="00140FAC" w:rsidRPr="00B95937" w:rsidDel="00B95937">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578D3D8E"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B95937">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B95937">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B95937"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23C25356" w:rsidR="00D616A6" w:rsidRDefault="00FC7015" w:rsidP="007335B8">
      <w:pPr>
        <w:pStyle w:val="Caption"/>
      </w:pPr>
      <w:bookmarkStart w:id="70" w:name="_Ref160529908"/>
      <w:bookmarkStart w:id="71" w:name="_Toc160543266"/>
      <w:bookmarkStart w:id="72" w:name="_Toc178936472"/>
      <w:r>
        <w:t xml:space="preserve">Figure </w:t>
      </w:r>
      <w:r>
        <w:fldChar w:fldCharType="begin"/>
      </w:r>
      <w:r>
        <w:instrText xml:space="preserve"> SEQ Figure \* ARABIC </w:instrText>
      </w:r>
      <w:r>
        <w:fldChar w:fldCharType="separate"/>
      </w:r>
      <w:r w:rsidR="00B95937">
        <w:rPr>
          <w:noProof/>
        </w:rPr>
        <w:t>3</w:t>
      </w:r>
      <w:r>
        <w:rPr>
          <w:noProof/>
        </w:rPr>
        <w:fldChar w:fldCharType="end"/>
      </w:r>
      <w:bookmarkEnd w:id="7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71"/>
      <w:bookmarkEnd w:id="7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2177830A" w14:textId="051CC79E" w:rsidR="00D81FE8" w:rsidRDefault="00EA5622" w:rsidP="00D616A6">
      <w:pPr>
        <w:pStyle w:val="BodyText"/>
      </w:pPr>
      <w:r>
        <w:fldChar w:fldCharType="begin"/>
      </w:r>
      <w:r>
        <w:instrText xml:space="preserve"> REF _Ref160529908 \h </w:instrText>
      </w:r>
      <w:r>
        <w:fldChar w:fldCharType="separate"/>
      </w:r>
      <w:r w:rsidR="00B95937">
        <w:t xml:space="preserve">Figure </w:t>
      </w:r>
      <w:r w:rsidR="00B95937">
        <w:rPr>
          <w:noProof/>
        </w:rPr>
        <w:t>3</w:t>
      </w:r>
      <w:r>
        <w:fldChar w:fldCharType="end"/>
      </w:r>
      <w:r>
        <w:t xml:space="preserve"> also shows which objects are required or optional within a full configuration. An object is optional if the figure shows “0..” and required if the figure shows “1..”. So</w:t>
      </w:r>
      <w:r w:rsidR="00D81FE8">
        <w:t>,</w:t>
      </w:r>
      <w:r>
        <w:t xml:space="preserve"> for instance, a “Connection” is required for a “Device”, whereas an “Analogue Limit” is optional for an “Analogue” point.</w:t>
      </w:r>
    </w:p>
    <w:p w14:paraId="792A2F43" w14:textId="67E04302" w:rsidR="00EA5622" w:rsidRDefault="00D81FE8" w:rsidP="00D616A6">
      <w:pPr>
        <w:pStyle w:val="BodyText"/>
      </w:pPr>
      <w:r>
        <w:t>Where a “Point” is defined then a child object for that “Point” type must be included. So for example, if a “Point” of type analogue input is defined, then there must be an “Analogue” child object to match that point. The reason cardinality is shown as “0..” for “Analogue” on the figure is that it is possible for there to be 0 “Analogue” children if no analogue “Point”s are specified.</w:t>
      </w:r>
    </w:p>
    <w:p w14:paraId="435240ED" w14:textId="77777777" w:rsidR="00D616A6" w:rsidRDefault="00D616A6" w:rsidP="00D616A6">
      <w:pPr>
        <w:pStyle w:val="Heading3"/>
      </w:pPr>
      <w:bookmarkStart w:id="73" w:name="_Ref160530157"/>
      <w:bookmarkStart w:id="74" w:name="_Toc178936529"/>
      <w:r>
        <w:t>Configuration</w:t>
      </w:r>
      <w:bookmarkEnd w:id="73"/>
      <w:bookmarkEnd w:id="74"/>
    </w:p>
    <w:p w14:paraId="3B8A49D7" w14:textId="4D1661D5"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w:t>
      </w:r>
      <w:r w:rsidR="0040139E" w:rsidRPr="00BA7567">
        <w:lastRenderedPageBreak/>
        <w:t xml:space="preserve">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B95937">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75" w:author="Mark Davison" w:date="2024-10-16T10:44:00Z" w16du:dateUtc="2024-10-16T09:44:00Z">
        <w:r w:rsidR="00B95937" w:rsidRPr="00B95937">
          <w:rPr>
            <w:rStyle w:val="Crossreference"/>
            <w:rPrChange w:id="76" w:author="Mark Davison" w:date="2024-10-16T10:44:00Z" w16du:dateUtc="2024-10-16T09:44:00Z">
              <w:rPr/>
            </w:rPrChange>
          </w:rPr>
          <w:t>Configuration errors</w:t>
        </w:r>
      </w:ins>
      <w:del w:id="77" w:author="Mark Davison" w:date="2024-10-16T10:42:00Z" w16du:dateUtc="2024-10-16T09:42:00Z">
        <w:r w:rsidR="00140FAC" w:rsidRPr="00B95937" w:rsidDel="00B95937">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78" w:name="_Ref162954664"/>
      <w:r>
        <w:t xml:space="preserve">Configuration </w:t>
      </w:r>
      <w:r w:rsidR="006B0494">
        <w:t>errors</w:t>
      </w:r>
      <w:bookmarkEnd w:id="7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lastRenderedPageBreak/>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505EC6B0"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79" w:author="Mark Davison" w:date="2024-10-16T10:44:00Z" w16du:dateUtc="2024-10-16T09:44:00Z">
        <w:r w:rsidR="00B95937" w:rsidRPr="00B95937">
          <w:rPr>
            <w:rStyle w:val="Crossreference"/>
            <w:rPrChange w:id="80" w:author="Mark Davison" w:date="2024-10-16T10:44:00Z" w16du:dateUtc="2024-10-16T09:44:00Z">
              <w:rPr/>
            </w:rPrChange>
          </w:rPr>
          <w:t xml:space="preserve">Table </w:t>
        </w:r>
        <w:r w:rsidR="00B95937" w:rsidRPr="00B95937">
          <w:rPr>
            <w:rStyle w:val="Crossreference"/>
            <w:rPrChange w:id="81" w:author="Mark Davison" w:date="2024-10-16T10:44:00Z" w16du:dateUtc="2024-10-16T09:44:00Z">
              <w:rPr>
                <w:noProof/>
              </w:rPr>
            </w:rPrChange>
          </w:rPr>
          <w:t>1</w:t>
        </w:r>
      </w:ins>
      <w:del w:id="82" w:author="Mark Davison" w:date="2024-10-16T10:42:00Z" w16du:dateUtc="2024-10-16T09:42:00Z">
        <w:r w:rsidR="00140FAC" w:rsidRPr="00B95937" w:rsidDel="00B95937">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247E9670" w:rsidR="00180D58" w:rsidRDefault="00FC7015" w:rsidP="00297394">
      <w:pPr>
        <w:pStyle w:val="Caption"/>
        <w:keepNext/>
      </w:pPr>
      <w:bookmarkStart w:id="83" w:name="_Ref160457063"/>
      <w:bookmarkStart w:id="84" w:name="_Toc160543307"/>
      <w:bookmarkStart w:id="85" w:name="_Toc178936434"/>
      <w:r>
        <w:t xml:space="preserve">Table </w:t>
      </w:r>
      <w:r>
        <w:fldChar w:fldCharType="begin"/>
      </w:r>
      <w:r>
        <w:instrText xml:space="preserve"> SEQ Table \* ARABIC </w:instrText>
      </w:r>
      <w:r>
        <w:fldChar w:fldCharType="separate"/>
      </w:r>
      <w:r w:rsidR="00B95937">
        <w:rPr>
          <w:noProof/>
        </w:rPr>
        <w:t>1</w:t>
      </w:r>
      <w:r>
        <w:rPr>
          <w:noProof/>
        </w:rPr>
        <w:fldChar w:fldCharType="end"/>
      </w:r>
      <w:bookmarkEnd w:id="83"/>
      <w:r w:rsidR="00180D58">
        <w:tab/>
      </w:r>
      <w:r w:rsidR="00180D58" w:rsidRPr="00180D58">
        <w:t>Device elements</w:t>
      </w:r>
      <w:bookmarkEnd w:id="84"/>
      <w:bookmarkEnd w:id="8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r w:rsidRPr="00DA2284">
              <w:t>nid</w:t>
            </w:r>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r w:rsidRPr="00DA2284">
              <w:t>ownr</w:t>
            </w:r>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r w:rsidRPr="00DA2284">
              <w:t>serl</w:t>
            </w:r>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lastRenderedPageBreak/>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7C63369"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86" w:author="Mark Davison" w:date="2024-10-16T10:44:00Z" w16du:dateUtc="2024-10-16T09:44:00Z">
        <w:r w:rsidR="00B95937" w:rsidRPr="00B95937">
          <w:rPr>
            <w:rStyle w:val="Crossreference"/>
            <w:rPrChange w:id="87" w:author="Mark Davison" w:date="2024-10-16T10:44:00Z" w16du:dateUtc="2024-10-16T09:44:00Z">
              <w:rPr/>
            </w:rPrChange>
          </w:rPr>
          <w:t xml:space="preserve">Table </w:t>
        </w:r>
        <w:r w:rsidR="00B95937" w:rsidRPr="00B95937">
          <w:rPr>
            <w:rStyle w:val="Crossreference"/>
            <w:rPrChange w:id="88" w:author="Mark Davison" w:date="2024-10-16T10:44:00Z" w16du:dateUtc="2024-10-16T09:44:00Z">
              <w:rPr>
                <w:noProof/>
              </w:rPr>
            </w:rPrChange>
          </w:rPr>
          <w:t>2</w:t>
        </w:r>
      </w:ins>
      <w:del w:id="89" w:author="Mark Davison" w:date="2024-10-16T10:42:00Z" w16du:dateUtc="2024-10-16T09:42:00Z">
        <w:r w:rsidR="00140FAC" w:rsidRPr="00B95937" w:rsidDel="00B95937">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61A3B212" w:rsidR="004313A4" w:rsidRDefault="004313A4" w:rsidP="009F3044">
      <w:pPr>
        <w:pStyle w:val="Caption"/>
      </w:pPr>
      <w:bookmarkStart w:id="90" w:name="_Ref160537695"/>
      <w:bookmarkStart w:id="91" w:name="_Toc160543308"/>
      <w:bookmarkStart w:id="92" w:name="_Toc178936435"/>
      <w:r>
        <w:t xml:space="preserve">Table </w:t>
      </w:r>
      <w:r>
        <w:fldChar w:fldCharType="begin"/>
      </w:r>
      <w:r>
        <w:instrText xml:space="preserve"> SEQ Table \* ARABIC </w:instrText>
      </w:r>
      <w:r>
        <w:fldChar w:fldCharType="separate"/>
      </w:r>
      <w:r w:rsidR="00B95937">
        <w:rPr>
          <w:noProof/>
        </w:rPr>
        <w:t>2</w:t>
      </w:r>
      <w:r>
        <w:rPr>
          <w:noProof/>
        </w:rPr>
        <w:fldChar w:fldCharType="end"/>
      </w:r>
      <w:bookmarkEnd w:id="90"/>
      <w:r>
        <w:tab/>
      </w:r>
      <w:r w:rsidRPr="004313A4">
        <w:t>Channel elements</w:t>
      </w:r>
      <w:bookmarkEnd w:id="91"/>
      <w:bookmarkEnd w:id="9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5FB7AFE6"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93" w:author="Mark Davison" w:date="2024-10-16T10:44:00Z" w16du:dateUtc="2024-10-16T09:44:00Z">
        <w:r w:rsidR="00B95937" w:rsidRPr="00B95937">
          <w:rPr>
            <w:rStyle w:val="Crossreference"/>
            <w:rPrChange w:id="94" w:author="Mark Davison" w:date="2024-10-16T10:44:00Z" w16du:dateUtc="2024-10-16T09:44:00Z">
              <w:rPr/>
            </w:rPrChange>
          </w:rPr>
          <w:t xml:space="preserve">Table </w:t>
        </w:r>
        <w:r w:rsidR="00B95937" w:rsidRPr="00B95937">
          <w:rPr>
            <w:rStyle w:val="Crossreference"/>
            <w:rPrChange w:id="95" w:author="Mark Davison" w:date="2024-10-16T10:44:00Z" w16du:dateUtc="2024-10-16T09:44:00Z">
              <w:rPr>
                <w:noProof/>
              </w:rPr>
            </w:rPrChange>
          </w:rPr>
          <w:t>3</w:t>
        </w:r>
      </w:ins>
      <w:del w:id="96" w:author="Mark Davison" w:date="2024-10-16T10:42:00Z" w16du:dateUtc="2024-10-16T09:42:00Z">
        <w:r w:rsidR="00140FAC" w:rsidRPr="00B95937" w:rsidDel="00B95937">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4CA69789" w:rsidR="00B14B69" w:rsidRDefault="00B14B69" w:rsidP="00537F2E">
      <w:pPr>
        <w:pStyle w:val="Caption"/>
        <w:keepNext/>
      </w:pPr>
      <w:bookmarkStart w:id="97" w:name="_Ref160457959"/>
      <w:bookmarkStart w:id="98" w:name="_Toc160543309"/>
      <w:bookmarkStart w:id="99" w:name="_Toc178936436"/>
      <w:r>
        <w:t xml:space="preserve">Table </w:t>
      </w:r>
      <w:r>
        <w:fldChar w:fldCharType="begin"/>
      </w:r>
      <w:r>
        <w:instrText xml:space="preserve"> SEQ Table \* ARABIC </w:instrText>
      </w:r>
      <w:r>
        <w:fldChar w:fldCharType="separate"/>
      </w:r>
      <w:r w:rsidR="00B95937">
        <w:rPr>
          <w:noProof/>
        </w:rPr>
        <w:t>3</w:t>
      </w:r>
      <w:r>
        <w:rPr>
          <w:noProof/>
        </w:rPr>
        <w:fldChar w:fldCharType="end"/>
      </w:r>
      <w:bookmarkEnd w:id="97"/>
      <w:r>
        <w:tab/>
      </w:r>
      <w:r w:rsidR="005A587D">
        <w:t>Connection</w:t>
      </w:r>
      <w:r w:rsidRPr="00B14B69">
        <w:t xml:space="preserve"> elements</w:t>
      </w:r>
      <w:bookmarkEnd w:id="98"/>
      <w:bookmarkEnd w:id="9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r w:rsidRPr="00AA06A1">
              <w:t>num</w:t>
            </w:r>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lastRenderedPageBreak/>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r w:rsidRPr="00AA06A1">
              <w:t>prot</w:t>
            </w:r>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100" w:name="_Toc178936530"/>
      <w:r w:rsidRPr="005A587D">
        <w:t xml:space="preserve">Connection </w:t>
      </w:r>
      <w:r w:rsidR="006B0494" w:rsidRPr="005A587D">
        <w:t>scheduling</w:t>
      </w:r>
      <w:bookmarkEnd w:id="10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4E083973"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101" w:author="Mark Davison" w:date="2024-10-16T10:44:00Z" w16du:dateUtc="2024-10-16T09:44:00Z">
        <w:r w:rsidR="00B95937" w:rsidRPr="00B95937">
          <w:rPr>
            <w:rStyle w:val="Crossreference"/>
            <w:rPrChange w:id="102" w:author="Mark Davison" w:date="2024-10-16T10:44:00Z" w16du:dateUtc="2024-10-16T09:44:00Z">
              <w:rPr/>
            </w:rPrChange>
          </w:rPr>
          <w:t xml:space="preserve">Table </w:t>
        </w:r>
        <w:r w:rsidR="00B95937" w:rsidRPr="00B95937">
          <w:rPr>
            <w:rStyle w:val="Crossreference"/>
            <w:rPrChange w:id="103" w:author="Mark Davison" w:date="2024-10-16T10:44:00Z" w16du:dateUtc="2024-10-16T09:44:00Z">
              <w:rPr>
                <w:noProof/>
              </w:rPr>
            </w:rPrChange>
          </w:rPr>
          <w:t>4</w:t>
        </w:r>
      </w:ins>
      <w:del w:id="104" w:author="Mark Davison" w:date="2024-10-16T10:42:00Z" w16du:dateUtc="2024-10-16T09:42:00Z">
        <w:r w:rsidR="00140FAC" w:rsidRPr="00B95937" w:rsidDel="00B95937">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3D9BE4A6" w:rsidR="005A587D" w:rsidRDefault="00732C0C" w:rsidP="009F3044">
      <w:pPr>
        <w:pStyle w:val="Caption"/>
      </w:pPr>
      <w:bookmarkStart w:id="105" w:name="_Ref160460276"/>
      <w:bookmarkStart w:id="106" w:name="_Toc160543310"/>
      <w:bookmarkStart w:id="107" w:name="_Toc178936437"/>
      <w:r>
        <w:t xml:space="preserve">Table </w:t>
      </w:r>
      <w:r>
        <w:fldChar w:fldCharType="begin"/>
      </w:r>
      <w:r>
        <w:instrText xml:space="preserve"> SEQ Table \* ARABIC </w:instrText>
      </w:r>
      <w:r>
        <w:fldChar w:fldCharType="separate"/>
      </w:r>
      <w:r w:rsidR="00B95937">
        <w:rPr>
          <w:noProof/>
        </w:rPr>
        <w:t>4</w:t>
      </w:r>
      <w:r>
        <w:rPr>
          <w:noProof/>
        </w:rPr>
        <w:fldChar w:fldCharType="end"/>
      </w:r>
      <w:bookmarkEnd w:id="105"/>
      <w:r>
        <w:tab/>
      </w:r>
      <w:r w:rsidRPr="00732C0C">
        <w:t xml:space="preserve">Information used in defining </w:t>
      </w:r>
      <w:r w:rsidR="00F14026">
        <w:t>s</w:t>
      </w:r>
      <w:r w:rsidRPr="00732C0C">
        <w:t xml:space="preserve">cheduled </w:t>
      </w:r>
      <w:r w:rsidR="00F14026">
        <w:t>c</w:t>
      </w:r>
      <w:r w:rsidRPr="00732C0C">
        <w:t>onnections</w:t>
      </w:r>
      <w:bookmarkEnd w:id="106"/>
      <w:bookmarkEnd w:id="107"/>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r w:rsidRPr="00AA06A1">
              <w:rPr>
                <w:rFonts w:eastAsia="DengXian"/>
              </w:rPr>
              <w:t>num</w:t>
            </w:r>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536DF752"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B95937">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08" w:author="Mark Davison" w:date="2024-10-16T10:44:00Z" w16du:dateUtc="2024-10-16T09:44:00Z">
        <w:r w:rsidR="00B95937" w:rsidRPr="00B95937">
          <w:rPr>
            <w:rStyle w:val="Crossreference"/>
            <w:rPrChange w:id="109" w:author="Mark Davison" w:date="2024-10-16T10:44:00Z" w16du:dateUtc="2024-10-16T09:44:00Z">
              <w:rPr/>
            </w:rPrChange>
          </w:rPr>
          <w:t>Time formats</w:t>
        </w:r>
      </w:ins>
      <w:del w:id="110" w:author="Mark Davison" w:date="2024-10-16T10:42:00Z" w16du:dateUtc="2024-10-16T09:42:00Z">
        <w:r w:rsidR="00140FAC" w:rsidRPr="00B95937" w:rsidDel="00B95937">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 xml:space="preserve">the same time each week. For example, a connection at the start </w:t>
      </w:r>
      <w:r>
        <w:lastRenderedPageBreak/>
        <w:t>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11" w:name="_Ref160538894"/>
      <w:bookmarkStart w:id="112" w:name="_Ref160538900"/>
      <w:bookmarkStart w:id="113" w:name="_Toc178936531"/>
      <w:r>
        <w:t>Time formats</w:t>
      </w:r>
      <w:bookmarkEnd w:id="111"/>
      <w:bookmarkEnd w:id="112"/>
      <w:bookmarkEnd w:id="113"/>
    </w:p>
    <w:p w14:paraId="435B32B8" w14:textId="4DAFF5F9"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14" w:author="Mark Davison" w:date="2024-10-16T10:44:00Z" w16du:dateUtc="2024-10-16T09:44:00Z">
        <w:r w:rsidR="00B95937" w:rsidRPr="00B95937">
          <w:rPr>
            <w:rStyle w:val="Crossreference"/>
            <w:rPrChange w:id="115" w:author="Mark Davison" w:date="2024-10-16T10:44:00Z" w16du:dateUtc="2024-10-16T09:44:00Z">
              <w:rPr/>
            </w:rPrChange>
          </w:rPr>
          <w:t xml:space="preserve">Table </w:t>
        </w:r>
        <w:r w:rsidR="00B95937" w:rsidRPr="00B95937">
          <w:rPr>
            <w:rStyle w:val="Crossreference"/>
            <w:rPrChange w:id="116" w:author="Mark Davison" w:date="2024-10-16T10:44:00Z" w16du:dateUtc="2024-10-16T09:44:00Z">
              <w:rPr>
                <w:noProof/>
              </w:rPr>
            </w:rPrChange>
          </w:rPr>
          <w:t>5</w:t>
        </w:r>
      </w:ins>
      <w:del w:id="117" w:author="Mark Davison" w:date="2024-10-16T10:42:00Z" w16du:dateUtc="2024-10-16T09:42:00Z">
        <w:r w:rsidR="00140FAC" w:rsidRPr="00B95937" w:rsidDel="00B95937">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14E72280" w:rsidR="0007620E" w:rsidRPr="00AE3465" w:rsidRDefault="0007620E" w:rsidP="000B4273">
      <w:pPr>
        <w:pStyle w:val="Caption"/>
        <w:keepNext/>
      </w:pPr>
      <w:bookmarkStart w:id="118" w:name="_Ref160532049"/>
      <w:bookmarkStart w:id="119" w:name="_Toc178936438"/>
      <w:r>
        <w:t xml:space="preserve">Table </w:t>
      </w:r>
      <w:r>
        <w:fldChar w:fldCharType="begin"/>
      </w:r>
      <w:r>
        <w:instrText xml:space="preserve"> SEQ Table \* ARABIC </w:instrText>
      </w:r>
      <w:r>
        <w:fldChar w:fldCharType="separate"/>
      </w:r>
      <w:r w:rsidR="00B95937">
        <w:rPr>
          <w:noProof/>
        </w:rPr>
        <w:t>5</w:t>
      </w:r>
      <w:r>
        <w:rPr>
          <w:noProof/>
        </w:rPr>
        <w:fldChar w:fldCharType="end"/>
      </w:r>
      <w:bookmarkEnd w:id="118"/>
      <w:r w:rsidRPr="00AE3465">
        <w:tab/>
        <w:t>Time formats</w:t>
      </w:r>
      <w:bookmarkEnd w:id="11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4">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20" w:name="_Toc178936532"/>
      <w:r>
        <w:t>Events</w:t>
      </w:r>
      <w:bookmarkEnd w:id="120"/>
    </w:p>
    <w:p w14:paraId="1E9023B2" w14:textId="42F1BD1E"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B95937">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21" w:author="Mark Davison" w:date="2024-10-16T10:44:00Z" w16du:dateUtc="2024-10-16T09:44:00Z">
        <w:r w:rsidR="00B95937" w:rsidRPr="00B95937">
          <w:rPr>
            <w:rStyle w:val="Crossreference"/>
            <w:rPrChange w:id="122" w:author="Mark Davison" w:date="2024-10-16T10:44:00Z" w16du:dateUtc="2024-10-16T09:44:00Z">
              <w:rPr/>
            </w:rPrChange>
          </w:rPr>
          <w:t>Points</w:t>
        </w:r>
      </w:ins>
      <w:del w:id="123" w:author="Mark Davison" w:date="2024-10-16T10:42:00Z" w16du:dateUtc="2024-10-16T09:42:00Z">
        <w:r w:rsidR="00140FAC" w:rsidRPr="00B95937" w:rsidDel="00B95937">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24" w:name="_Toc178936533"/>
      <w:r>
        <w:t>Actions</w:t>
      </w:r>
      <w:bookmarkEnd w:id="124"/>
    </w:p>
    <w:p w14:paraId="4C058027" w14:textId="4080B9C7"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25" w:author="Mark Davison" w:date="2024-10-16T10:44:00Z" w16du:dateUtc="2024-10-16T09:44:00Z">
        <w:r w:rsidR="00B95937" w:rsidRPr="00B95937">
          <w:rPr>
            <w:rStyle w:val="Crossreference"/>
            <w:rPrChange w:id="126" w:author="Mark Davison" w:date="2024-10-16T10:44:00Z" w16du:dateUtc="2024-10-16T09:44:00Z">
              <w:rPr/>
            </w:rPrChange>
          </w:rPr>
          <w:t xml:space="preserve">Table </w:t>
        </w:r>
        <w:r w:rsidR="00B95937" w:rsidRPr="00B95937">
          <w:rPr>
            <w:rStyle w:val="Crossreference"/>
            <w:rPrChange w:id="127" w:author="Mark Davison" w:date="2024-10-16T10:44:00Z" w16du:dateUtc="2024-10-16T09:44:00Z">
              <w:rPr>
                <w:noProof/>
              </w:rPr>
            </w:rPrChange>
          </w:rPr>
          <w:t>6</w:t>
        </w:r>
      </w:ins>
      <w:del w:id="128" w:author="Mark Davison" w:date="2024-10-16T10:42:00Z" w16du:dateUtc="2024-10-16T09:42:00Z">
        <w:r w:rsidR="00140FAC" w:rsidRPr="00B95937" w:rsidDel="00B95937">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3EFF793B" w:rsidR="00910BE0" w:rsidRDefault="00910BE0" w:rsidP="009F3044">
      <w:pPr>
        <w:pStyle w:val="Caption"/>
      </w:pPr>
      <w:bookmarkStart w:id="129" w:name="_Ref160614062"/>
      <w:bookmarkStart w:id="130" w:name="_Toc178936439"/>
      <w:r>
        <w:t xml:space="preserve">Table </w:t>
      </w:r>
      <w:r>
        <w:fldChar w:fldCharType="begin"/>
      </w:r>
      <w:r>
        <w:instrText xml:space="preserve"> SEQ Table \* ARABIC </w:instrText>
      </w:r>
      <w:r>
        <w:fldChar w:fldCharType="separate"/>
      </w:r>
      <w:r w:rsidR="00B95937">
        <w:rPr>
          <w:noProof/>
        </w:rPr>
        <w:t>6</w:t>
      </w:r>
      <w:r>
        <w:rPr>
          <w:noProof/>
        </w:rPr>
        <w:fldChar w:fldCharType="end"/>
      </w:r>
      <w:bookmarkEnd w:id="129"/>
      <w:r>
        <w:tab/>
        <w:t>Actions</w:t>
      </w:r>
      <w:bookmarkEnd w:id="13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42312C0C"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31" w:author="Mark Davison" w:date="2024-10-16T10:44:00Z" w16du:dateUtc="2024-10-16T09:44:00Z">
        <w:r w:rsidR="00B95937" w:rsidRPr="00B95937">
          <w:rPr>
            <w:rStyle w:val="Crossreference"/>
            <w:rPrChange w:id="132" w:author="Mark Davison" w:date="2024-10-16T10:44:00Z" w16du:dateUtc="2024-10-16T09:44:00Z">
              <w:rPr/>
            </w:rPrChange>
          </w:rPr>
          <w:t xml:space="preserve">Table </w:t>
        </w:r>
        <w:r w:rsidR="00B95937" w:rsidRPr="00B95937">
          <w:rPr>
            <w:rStyle w:val="Crossreference"/>
            <w:rPrChange w:id="133" w:author="Mark Davison" w:date="2024-10-16T10:44:00Z" w16du:dateUtc="2024-10-16T09:44:00Z">
              <w:rPr>
                <w:noProof/>
              </w:rPr>
            </w:rPrChange>
          </w:rPr>
          <w:t>8</w:t>
        </w:r>
      </w:ins>
      <w:del w:id="134" w:author="Mark Davison" w:date="2024-10-16T10:42:00Z" w16du:dateUtc="2024-10-16T09:42:00Z">
        <w:r w:rsidR="00140FAC" w:rsidRPr="00B95937" w:rsidDel="00B95937">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35" w:name="_Ref160616879"/>
      <w:bookmarkStart w:id="136" w:name="_Toc178936534"/>
      <w:r>
        <w:t>Points</w:t>
      </w:r>
      <w:bookmarkEnd w:id="135"/>
      <w:bookmarkEnd w:id="13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3B5DB84D"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37" w:author="Mark Davison" w:date="2024-10-16T10:44:00Z" w16du:dateUtc="2024-10-16T09:44:00Z">
        <w:r w:rsidR="00B95937" w:rsidRPr="00B95937">
          <w:rPr>
            <w:rStyle w:val="Crossreference"/>
            <w:rPrChange w:id="138" w:author="Mark Davison" w:date="2024-10-16T10:44:00Z" w16du:dateUtc="2024-10-16T09:44:00Z">
              <w:rPr/>
            </w:rPrChange>
          </w:rPr>
          <w:t xml:space="preserve">Table </w:t>
        </w:r>
        <w:r w:rsidR="00B95937" w:rsidRPr="00B95937">
          <w:rPr>
            <w:rStyle w:val="Crossreference"/>
            <w:rPrChange w:id="139" w:author="Mark Davison" w:date="2024-10-16T10:44:00Z" w16du:dateUtc="2024-10-16T09:44:00Z">
              <w:rPr>
                <w:noProof/>
              </w:rPr>
            </w:rPrChange>
          </w:rPr>
          <w:t>7</w:t>
        </w:r>
      </w:ins>
      <w:del w:id="140" w:author="Mark Davison" w:date="2024-10-16T10:42:00Z" w16du:dateUtc="2024-10-16T09:42:00Z">
        <w:r w:rsidR="00140FAC" w:rsidRPr="00B95937" w:rsidDel="00B95937">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59D3EB76" w:rsidR="00212C02" w:rsidRPr="00212C02" w:rsidRDefault="00BB5A05" w:rsidP="009F3044">
      <w:pPr>
        <w:pStyle w:val="Caption"/>
      </w:pPr>
      <w:bookmarkStart w:id="141" w:name="_Ref161139195"/>
      <w:bookmarkStart w:id="142" w:name="_Toc178936440"/>
      <w:r>
        <w:t xml:space="preserve">Table </w:t>
      </w:r>
      <w:r>
        <w:fldChar w:fldCharType="begin"/>
      </w:r>
      <w:r>
        <w:instrText xml:space="preserve"> SEQ Table \* ARABIC </w:instrText>
      </w:r>
      <w:r>
        <w:fldChar w:fldCharType="separate"/>
      </w:r>
      <w:r w:rsidR="00B95937">
        <w:rPr>
          <w:noProof/>
        </w:rPr>
        <w:t>7</w:t>
      </w:r>
      <w:r>
        <w:rPr>
          <w:noProof/>
        </w:rPr>
        <w:fldChar w:fldCharType="end"/>
      </w:r>
      <w:bookmarkEnd w:id="141"/>
      <w:r>
        <w:tab/>
      </w:r>
      <w:r w:rsidRPr="00BB5A05">
        <w:t xml:space="preserve">Configuration structure for a </w:t>
      </w:r>
      <w:r w:rsidR="00994C7D">
        <w:t>d</w:t>
      </w:r>
      <w:r w:rsidRPr="00BB5A05">
        <w:t xml:space="preserve">evice </w:t>
      </w:r>
      <w:r w:rsidR="00994C7D">
        <w:t>l</w:t>
      </w:r>
      <w:r w:rsidRPr="00BB5A05">
        <w:t>ink</w:t>
      </w:r>
      <w:bookmarkEnd w:id="14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lastRenderedPageBreak/>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r w:rsidRPr="000B1489">
              <w:t>num</w:t>
            </w:r>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297EA56A"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B95937">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43" w:author="Mark Davison" w:date="2024-10-16T10:44:00Z" w16du:dateUtc="2024-10-16T09:44:00Z">
        <w:r w:rsidR="00B95937" w:rsidRPr="00B95937">
          <w:rPr>
            <w:rStyle w:val="Crossreference"/>
            <w:rPrChange w:id="144" w:author="Mark Davison" w:date="2024-10-16T10:44:00Z" w16du:dateUtc="2024-10-16T09:44:00Z">
              <w:rPr/>
            </w:rPrChange>
          </w:rPr>
          <w:t>Calculated points</w:t>
        </w:r>
      </w:ins>
      <w:del w:id="145" w:author="Mark Davison" w:date="2024-10-16T10:42:00Z" w16du:dateUtc="2024-10-16T09:42:00Z">
        <w:r w:rsidR="00140FAC" w:rsidRPr="00B95937" w:rsidDel="00B95937">
          <w:rPr>
            <w:rStyle w:val="Crossreference"/>
          </w:rPr>
          <w:delText>Calculated points</w:delText>
        </w:r>
      </w:del>
      <w:r w:rsidR="006C34B5" w:rsidRPr="00BA7567">
        <w:rPr>
          <w:rStyle w:val="Crossreference"/>
        </w:rPr>
        <w:fldChar w:fldCharType="end"/>
      </w:r>
      <w:r w:rsidRPr="00BA7567">
        <w:t>.</w:t>
      </w:r>
    </w:p>
    <w:p w14:paraId="3B8A64C0" w14:textId="6214960E"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46" w:author="Mark Davison" w:date="2024-10-16T10:44:00Z" w16du:dateUtc="2024-10-16T09:44:00Z">
        <w:r w:rsidR="00B95937" w:rsidRPr="00B95937">
          <w:rPr>
            <w:rStyle w:val="Crossreference"/>
            <w:rPrChange w:id="147" w:author="Mark Davison" w:date="2024-10-16T10:44:00Z" w16du:dateUtc="2024-10-16T09:44:00Z">
              <w:rPr/>
            </w:rPrChange>
          </w:rPr>
          <w:t xml:space="preserve">Table </w:t>
        </w:r>
        <w:r w:rsidR="00B95937" w:rsidRPr="00B95937">
          <w:rPr>
            <w:rStyle w:val="Crossreference"/>
            <w:rPrChange w:id="148" w:author="Mark Davison" w:date="2024-10-16T10:44:00Z" w16du:dateUtc="2024-10-16T09:44:00Z">
              <w:rPr>
                <w:noProof/>
              </w:rPr>
            </w:rPrChange>
          </w:rPr>
          <w:t>8</w:t>
        </w:r>
      </w:ins>
      <w:del w:id="149" w:author="Mark Davison" w:date="2024-10-16T10:42:00Z" w16du:dateUtc="2024-10-16T09:42:00Z">
        <w:r w:rsidR="00140FAC" w:rsidRPr="00B95937" w:rsidDel="00B95937">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7AF0ED7A" w:rsidR="009F3044" w:rsidRDefault="009F3044" w:rsidP="00FC378E">
      <w:pPr>
        <w:pStyle w:val="Caption"/>
        <w:keepNext/>
      </w:pPr>
      <w:bookmarkStart w:id="150" w:name="_Ref161048279"/>
      <w:bookmarkStart w:id="151" w:name="_Toc178936441"/>
      <w:r>
        <w:t xml:space="preserve">Table </w:t>
      </w:r>
      <w:r>
        <w:fldChar w:fldCharType="begin"/>
      </w:r>
      <w:r>
        <w:instrText xml:space="preserve"> SEQ Table \* ARABIC </w:instrText>
      </w:r>
      <w:r>
        <w:fldChar w:fldCharType="separate"/>
      </w:r>
      <w:r w:rsidR="00B95937">
        <w:rPr>
          <w:noProof/>
        </w:rPr>
        <w:t>8</w:t>
      </w:r>
      <w:r>
        <w:rPr>
          <w:noProof/>
        </w:rPr>
        <w:fldChar w:fldCharType="end"/>
      </w:r>
      <w:bookmarkEnd w:id="150"/>
      <w:r>
        <w:tab/>
      </w:r>
      <w:r w:rsidRPr="009F3044">
        <w:t xml:space="preserve">Configuration structure for a </w:t>
      </w:r>
      <w:r w:rsidR="0071041B">
        <w:t>p</w:t>
      </w:r>
      <w:r w:rsidR="004B4EE1">
        <w:t>oint</w:t>
      </w:r>
      <w:bookmarkEnd w:id="151"/>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t>When Connected</w:t>
            </w:r>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When Online</w:t>
            </w:r>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r w:rsidRPr="00B50947">
              <w:rPr>
                <w:lang w:bidi="he-IL"/>
              </w:rPr>
              <w:t>whenOnline</w:t>
            </w:r>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lastRenderedPageBreak/>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3D1407">
            <w:pPr>
              <w:pStyle w:val="TableText"/>
              <w:rPr>
                <w:lang w:bidi="he-IL"/>
              </w:rPr>
            </w:pPr>
            <w:r>
              <w:rPr>
                <w:lang w:bidi="he-IL"/>
              </w:rPr>
              <w:t>When</w:t>
            </w:r>
          </w:p>
          <w:p w14:paraId="3F542FA5" w14:textId="77777777" w:rsidR="007274E0" w:rsidRDefault="00B26E0F" w:rsidP="003D1407">
            <w:pPr>
              <w:pStyle w:val="TableText"/>
              <w:rPr>
                <w:lang w:bidi="he-IL"/>
              </w:rPr>
            </w:pPr>
            <w:r>
              <w:rPr>
                <w:lang w:bidi="he-IL"/>
              </w:rPr>
              <w:t>UnableTo</w:t>
            </w:r>
          </w:p>
          <w:p w14:paraId="26FB000F" w14:textId="500A89C5" w:rsidR="00B26E0F" w:rsidRPr="00B50947" w:rsidRDefault="00B26E0F" w:rsidP="003D1407">
            <w:pPr>
              <w:pStyle w:val="TableText"/>
              <w:rPr>
                <w:lang w:bidi="he-IL"/>
              </w:rPr>
            </w:pPr>
            <w:r>
              <w:rPr>
                <w:lang w:bidi="he-IL"/>
              </w:rPr>
              <w:t>Read</w:t>
            </w:r>
          </w:p>
        </w:tc>
        <w:tc>
          <w:tcPr>
            <w:tcW w:w="1080" w:type="dxa"/>
            <w:noWrap/>
          </w:tcPr>
          <w:p w14:paraId="063DF69A" w14:textId="5706566D" w:rsidR="00B26E0F" w:rsidRDefault="00B26E0F" w:rsidP="003D1407">
            <w:pPr>
              <w:pStyle w:val="TableText"/>
              <w:rPr>
                <w:lang w:bidi="he-IL"/>
              </w:rPr>
            </w:pPr>
            <w:r>
              <w:rPr>
                <w:lang w:bidi="he-IL"/>
              </w:rPr>
              <w:t>Integer</w:t>
            </w:r>
          </w:p>
        </w:tc>
        <w:tc>
          <w:tcPr>
            <w:tcW w:w="2160" w:type="dxa"/>
            <w:noWrap/>
          </w:tcPr>
          <w:p w14:paraId="122A1970" w14:textId="302C798A" w:rsidR="00B26E0F" w:rsidRPr="00B50947" w:rsidRDefault="00B26E0F" w:rsidP="003D1407">
            <w:pPr>
              <w:pStyle w:val="TableText"/>
              <w:rPr>
                <w:lang w:bidi="he-IL"/>
              </w:rPr>
            </w:pPr>
            <w:r>
              <w:rPr>
                <w:lang w:bidi="he-IL"/>
              </w:rPr>
              <w:t>whenUnableToRead</w:t>
            </w:r>
          </w:p>
        </w:tc>
        <w:tc>
          <w:tcPr>
            <w:tcW w:w="810" w:type="dxa"/>
            <w:noWrap/>
          </w:tcPr>
          <w:p w14:paraId="741E8698" w14:textId="631BD9CD" w:rsidR="00B26E0F" w:rsidRPr="00B50947" w:rsidRDefault="00B26E0F" w:rsidP="003D1407">
            <w:pPr>
              <w:pStyle w:val="TableText"/>
              <w:rPr>
                <w:lang w:bidi="he-IL"/>
              </w:rPr>
            </w:pPr>
            <w:r>
              <w:rPr>
                <w:lang w:bidi="he-IL"/>
              </w:rPr>
              <w:t>No</w:t>
            </w:r>
          </w:p>
        </w:tc>
        <w:tc>
          <w:tcPr>
            <w:tcW w:w="3767" w:type="dxa"/>
            <w:noWrap/>
          </w:tcPr>
          <w:p w14:paraId="521E7C2A" w14:textId="1BF948A9" w:rsidR="00B26E0F" w:rsidRDefault="00B26E0F" w:rsidP="003D1407">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344E0BAB"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52" w:author="Mark Davison" w:date="2024-10-16T10:44:00Z" w16du:dateUtc="2024-10-16T09:44:00Z">
        <w:r w:rsidR="00B95937" w:rsidRPr="00B95937">
          <w:rPr>
            <w:rStyle w:val="Crossreference"/>
            <w:rPrChange w:id="153" w:author="Mark Davison" w:date="2024-10-16T10:44:00Z" w16du:dateUtc="2024-10-16T09:44:00Z">
              <w:rPr/>
            </w:rPrChange>
          </w:rPr>
          <w:t xml:space="preserve">Table </w:t>
        </w:r>
        <w:r w:rsidR="00B95937" w:rsidRPr="00B95937">
          <w:rPr>
            <w:rStyle w:val="Crossreference"/>
            <w:rPrChange w:id="154" w:author="Mark Davison" w:date="2024-10-16T10:44:00Z" w16du:dateUtc="2024-10-16T09:44:00Z">
              <w:rPr>
                <w:noProof/>
              </w:rPr>
            </w:rPrChange>
          </w:rPr>
          <w:t>9</w:t>
        </w:r>
      </w:ins>
      <w:del w:id="155" w:author="Mark Davison" w:date="2024-10-16T10:42:00Z" w16du:dateUtc="2024-10-16T09:42:00Z">
        <w:r w:rsidR="00140FAC" w:rsidRPr="00B95937" w:rsidDel="00B95937">
          <w:rPr>
            <w:rStyle w:val="Crossreference"/>
          </w:rPr>
          <w:delText>Table 9</w:delText>
        </w:r>
      </w:del>
      <w:r w:rsidR="00896295" w:rsidRPr="00896295">
        <w:rPr>
          <w:rStyle w:val="Crossreference"/>
        </w:rPr>
        <w:fldChar w:fldCharType="end"/>
      </w:r>
      <w:r w:rsidR="00896295">
        <w:t xml:space="preserve"> for further information.</w:t>
      </w:r>
    </w:p>
    <w:p w14:paraId="4E380CB1" w14:textId="50D63254" w:rsidR="009F3044" w:rsidRDefault="009F3044" w:rsidP="00896295">
      <w:pPr>
        <w:pStyle w:val="Caption"/>
        <w:keepNext/>
      </w:pPr>
      <w:bookmarkStart w:id="156" w:name="_Ref161149864"/>
      <w:bookmarkStart w:id="157" w:name="_Toc178936442"/>
      <w:r>
        <w:t xml:space="preserve">Table </w:t>
      </w:r>
      <w:r>
        <w:fldChar w:fldCharType="begin"/>
      </w:r>
      <w:r>
        <w:instrText xml:space="preserve"> SEQ Table \* ARABIC </w:instrText>
      </w:r>
      <w:r>
        <w:fldChar w:fldCharType="separate"/>
      </w:r>
      <w:r w:rsidR="00B95937">
        <w:rPr>
          <w:noProof/>
        </w:rPr>
        <w:t>9</w:t>
      </w:r>
      <w:r>
        <w:rPr>
          <w:noProof/>
        </w:rPr>
        <w:fldChar w:fldCharType="end"/>
      </w:r>
      <w:bookmarkEnd w:id="156"/>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5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r>
              <w:t>extPoint</w:t>
            </w:r>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58" w:name="_Toc178936535"/>
      <w:r w:rsidRPr="00982CA0">
        <w:t xml:space="preserve">Point </w:t>
      </w:r>
      <w:r w:rsidR="006B0494" w:rsidRPr="00982CA0">
        <w:t>quality flags</w:t>
      </w:r>
      <w:bookmarkEnd w:id="158"/>
    </w:p>
    <w:p w14:paraId="1020421F" w14:textId="37FCF8B3"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59" w:author="Mark Davison" w:date="2024-10-16T10:44:00Z" w16du:dateUtc="2024-10-16T09:44:00Z">
        <w:r w:rsidR="00B95937" w:rsidRPr="00B95937">
          <w:rPr>
            <w:rStyle w:val="Crossreference"/>
            <w:rPrChange w:id="160" w:author="Mark Davison" w:date="2024-10-16T10:44:00Z" w16du:dateUtc="2024-10-16T09:44:00Z">
              <w:rPr/>
            </w:rPrChange>
          </w:rPr>
          <w:t xml:space="preserve">Table </w:t>
        </w:r>
        <w:r w:rsidR="00B95937" w:rsidRPr="00B95937">
          <w:rPr>
            <w:rStyle w:val="Crossreference"/>
            <w:rPrChange w:id="161" w:author="Mark Davison" w:date="2024-10-16T10:44:00Z" w16du:dateUtc="2024-10-16T09:44:00Z">
              <w:rPr>
                <w:noProof/>
              </w:rPr>
            </w:rPrChange>
          </w:rPr>
          <w:t>10</w:t>
        </w:r>
      </w:ins>
      <w:del w:id="162" w:author="Mark Davison" w:date="2024-10-16T10:42:00Z" w16du:dateUtc="2024-10-16T09:42:00Z">
        <w:r w:rsidR="00140FAC" w:rsidRPr="00B95937" w:rsidDel="00B95937">
          <w:rPr>
            <w:rStyle w:val="Crossreference"/>
          </w:rPr>
          <w:delText>Table 10</w:delText>
        </w:r>
      </w:del>
      <w:r w:rsidR="00896295" w:rsidRPr="00896295">
        <w:rPr>
          <w:rStyle w:val="Crossreference"/>
        </w:rPr>
        <w:fldChar w:fldCharType="end"/>
      </w:r>
      <w:r w:rsidR="00896295">
        <w:t>.</w:t>
      </w:r>
    </w:p>
    <w:p w14:paraId="2FF81EEA" w14:textId="415B24B3" w:rsidR="00893D2D" w:rsidRDefault="00893D2D" w:rsidP="00896295">
      <w:pPr>
        <w:pStyle w:val="Caption"/>
        <w:keepNext/>
      </w:pPr>
      <w:bookmarkStart w:id="163" w:name="_Ref161150038"/>
      <w:bookmarkStart w:id="164" w:name="_Toc178936443"/>
      <w:r>
        <w:t xml:space="preserve">Table </w:t>
      </w:r>
      <w:r>
        <w:fldChar w:fldCharType="begin"/>
      </w:r>
      <w:r>
        <w:instrText xml:space="preserve"> SEQ Table \* ARABIC </w:instrText>
      </w:r>
      <w:r>
        <w:fldChar w:fldCharType="separate"/>
      </w:r>
      <w:r w:rsidR="00B95937">
        <w:rPr>
          <w:noProof/>
        </w:rPr>
        <w:t>10</w:t>
      </w:r>
      <w:r>
        <w:rPr>
          <w:noProof/>
        </w:rPr>
        <w:fldChar w:fldCharType="end"/>
      </w:r>
      <w:bookmarkEnd w:id="163"/>
      <w:r>
        <w:tab/>
      </w:r>
      <w:r w:rsidRPr="00893D2D">
        <w:t xml:space="preserve">Point </w:t>
      </w:r>
      <w:r w:rsidR="000104B4">
        <w:t>q</w:t>
      </w:r>
      <w:r w:rsidRPr="00893D2D">
        <w:t xml:space="preserve">uality </w:t>
      </w:r>
      <w:r w:rsidR="000104B4">
        <w:t>f</w:t>
      </w:r>
      <w:r w:rsidRPr="00893D2D">
        <w:t>lags</w:t>
      </w:r>
      <w:bookmarkEnd w:id="164"/>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lastRenderedPageBreak/>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1A106181"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65" w:author="Mark Davison" w:date="2024-10-16T10:44:00Z" w16du:dateUtc="2024-10-16T09:44:00Z">
        <w:r w:rsidR="00B95937" w:rsidRPr="00B95937">
          <w:rPr>
            <w:rStyle w:val="Crossreference"/>
            <w:rPrChange w:id="166" w:author="Mark Davison" w:date="2024-10-16T10:44:00Z" w16du:dateUtc="2024-10-16T09:44:00Z">
              <w:rPr/>
            </w:rPrChange>
          </w:rPr>
          <w:t xml:space="preserve">Table </w:t>
        </w:r>
        <w:r w:rsidR="00B95937" w:rsidRPr="00B95937">
          <w:rPr>
            <w:rStyle w:val="Crossreference"/>
            <w:rPrChange w:id="167" w:author="Mark Davison" w:date="2024-10-16T10:44:00Z" w16du:dateUtc="2024-10-16T09:44:00Z">
              <w:rPr>
                <w:noProof/>
              </w:rPr>
            </w:rPrChange>
          </w:rPr>
          <w:t>8</w:t>
        </w:r>
      </w:ins>
      <w:del w:id="168" w:author="Mark Davison" w:date="2024-10-16T10:42:00Z" w16du:dateUtc="2024-10-16T09:42:00Z">
        <w:r w:rsidR="00140FAC" w:rsidRPr="00B95937" w:rsidDel="00B95937">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69" w:name="_Toc178936536"/>
      <w:r w:rsidRPr="00A513E2">
        <w:t xml:space="preserve">Binary </w:t>
      </w:r>
      <w:r w:rsidR="006B0494" w:rsidRPr="00A513E2">
        <w:t>points</w:t>
      </w:r>
      <w:bookmarkEnd w:id="169"/>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77479316"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70" w:author="Mark Davison" w:date="2024-10-16T10:44:00Z" w16du:dateUtc="2024-10-16T09:44:00Z">
        <w:r w:rsidR="00B95937" w:rsidRPr="00B95937">
          <w:rPr>
            <w:rStyle w:val="Crossreference"/>
            <w:rPrChange w:id="171" w:author="Mark Davison" w:date="2024-10-16T10:44:00Z" w16du:dateUtc="2024-10-16T09:44:00Z">
              <w:rPr/>
            </w:rPrChange>
          </w:rPr>
          <w:t>Table</w:t>
        </w:r>
        <w:r w:rsidR="00B95937">
          <w:t xml:space="preserve"> </w:t>
        </w:r>
        <w:r w:rsidR="00B95937">
          <w:rPr>
            <w:noProof/>
          </w:rPr>
          <w:t>11</w:t>
        </w:r>
      </w:ins>
      <w:del w:id="172" w:author="Mark Davison" w:date="2024-10-16T10:42:00Z" w16du:dateUtc="2024-10-16T09:42:00Z">
        <w:r w:rsidR="00140FAC" w:rsidRPr="00B95937" w:rsidDel="00B95937">
          <w:rPr>
            <w:rStyle w:val="Crossreference"/>
          </w:rPr>
          <w:delText>Table</w:delText>
        </w:r>
        <w:r w:rsidR="00140FAC" w:rsidDel="00B95937">
          <w:delText xml:space="preserve"> </w:delText>
        </w:r>
        <w:r w:rsidR="00140FAC" w:rsidDel="00B95937">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09C5F492" w:rsidR="00D014F9" w:rsidRDefault="00D014F9" w:rsidP="00D014F9">
      <w:pPr>
        <w:pStyle w:val="Caption"/>
      </w:pPr>
      <w:bookmarkStart w:id="173" w:name="_Ref161299982"/>
      <w:bookmarkStart w:id="174" w:name="_Toc178936444"/>
      <w:r>
        <w:t xml:space="preserve">Table </w:t>
      </w:r>
      <w:r>
        <w:fldChar w:fldCharType="begin"/>
      </w:r>
      <w:r>
        <w:instrText xml:space="preserve"> SEQ Table \* ARABIC </w:instrText>
      </w:r>
      <w:r>
        <w:fldChar w:fldCharType="separate"/>
      </w:r>
      <w:r w:rsidR="00B95937">
        <w:rPr>
          <w:noProof/>
        </w:rPr>
        <w:t>11</w:t>
      </w:r>
      <w:r>
        <w:rPr>
          <w:noProof/>
        </w:rPr>
        <w:fldChar w:fldCharType="end"/>
      </w:r>
      <w:bookmarkEnd w:id="173"/>
      <w:r>
        <w:tab/>
        <w:t xml:space="preserve">Configuration structure for a binary </w:t>
      </w:r>
      <w:r w:rsidR="000104B4">
        <w:t>p</w:t>
      </w:r>
      <w:r>
        <w:t>oint</w:t>
      </w:r>
      <w:bookmarkEnd w:id="174"/>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r w:rsidRPr="00B50947">
              <w:rPr>
                <w:lang w:bidi="he-IL"/>
              </w:rPr>
              <w:t>parentType</w:t>
            </w:r>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r w:rsidRPr="00B50947">
              <w:rPr>
                <w:lang w:bidi="he-IL"/>
              </w:rPr>
              <w:t>boolean</w:t>
            </w:r>
          </w:p>
        </w:tc>
        <w:tc>
          <w:tcPr>
            <w:tcW w:w="1530" w:type="dxa"/>
            <w:noWrap/>
          </w:tcPr>
          <w:p w14:paraId="51242DFB" w14:textId="77777777" w:rsidR="00D014F9" w:rsidRPr="00B50947" w:rsidRDefault="00D014F9" w:rsidP="003D1407">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383FF038"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75" w:author="Mark Davison" w:date="2024-10-16T10:44:00Z" w16du:dateUtc="2024-10-16T09:44:00Z">
        <w:r w:rsidR="00B95937" w:rsidRPr="00B95937">
          <w:rPr>
            <w:rStyle w:val="Crossreference"/>
            <w:rPrChange w:id="176" w:author="Mark Davison" w:date="2024-10-16T10:44:00Z" w16du:dateUtc="2024-10-16T09:44:00Z">
              <w:rPr/>
            </w:rPrChange>
          </w:rPr>
          <w:t xml:space="preserve">Figure </w:t>
        </w:r>
        <w:r w:rsidR="00B95937" w:rsidRPr="00B95937">
          <w:rPr>
            <w:rStyle w:val="Crossreference"/>
            <w:rPrChange w:id="177" w:author="Mark Davison" w:date="2024-10-16T10:44:00Z" w16du:dateUtc="2024-10-16T09:44:00Z">
              <w:rPr>
                <w:noProof/>
              </w:rPr>
            </w:rPrChange>
          </w:rPr>
          <w:t>4</w:t>
        </w:r>
      </w:ins>
      <w:del w:id="178" w:author="Mark Davison" w:date="2024-10-16T10:42:00Z" w16du:dateUtc="2024-10-16T09:42:00Z">
        <w:r w:rsidR="00140FAC" w:rsidRPr="00B95937" w:rsidDel="00B95937">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6563D733">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47313B63" w:rsidR="00A20075" w:rsidRDefault="00A20075" w:rsidP="00A20075">
      <w:pPr>
        <w:pStyle w:val="Caption"/>
      </w:pPr>
      <w:bookmarkStart w:id="179" w:name="_Ref161910224"/>
      <w:bookmarkStart w:id="180" w:name="_Toc178936473"/>
      <w:r>
        <w:t xml:space="preserve">Figure </w:t>
      </w:r>
      <w:r>
        <w:fldChar w:fldCharType="begin"/>
      </w:r>
      <w:r>
        <w:instrText xml:space="preserve"> SEQ Figure \* ARABIC </w:instrText>
      </w:r>
      <w:r>
        <w:fldChar w:fldCharType="separate"/>
      </w:r>
      <w:r w:rsidR="00B95937">
        <w:rPr>
          <w:noProof/>
        </w:rPr>
        <w:t>4</w:t>
      </w:r>
      <w:r>
        <w:rPr>
          <w:noProof/>
        </w:rPr>
        <w:fldChar w:fldCharType="end"/>
      </w:r>
      <w:bookmarkEnd w:id="179"/>
      <w:r>
        <w:tab/>
      </w:r>
      <w:r w:rsidRPr="00BA7567">
        <w:t>Supported implementation of persistence for binary points</w:t>
      </w:r>
      <w:bookmarkEnd w:id="180"/>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81" w:name="_Toc178936537"/>
      <w:r>
        <w:t xml:space="preserve">Analogue </w:t>
      </w:r>
      <w:r w:rsidR="006B0494">
        <w:t>points</w:t>
      </w:r>
      <w:bookmarkEnd w:id="181"/>
    </w:p>
    <w:p w14:paraId="7B6E8A76" w14:textId="6915A8BC"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82" w:author="Mark Davison" w:date="2024-10-16T10:44:00Z" w16du:dateUtc="2024-10-16T09:44:00Z">
        <w:r w:rsidR="00B95937" w:rsidRPr="00B95937">
          <w:rPr>
            <w:rStyle w:val="Crossreference"/>
            <w:rPrChange w:id="183" w:author="Mark Davison" w:date="2024-10-16T10:44:00Z" w16du:dateUtc="2024-10-16T09:44:00Z">
              <w:rPr/>
            </w:rPrChange>
          </w:rPr>
          <w:t xml:space="preserve">Table </w:t>
        </w:r>
        <w:r w:rsidR="00B95937" w:rsidRPr="00B95937">
          <w:rPr>
            <w:rStyle w:val="Crossreference"/>
            <w:rPrChange w:id="184" w:author="Mark Davison" w:date="2024-10-16T10:44:00Z" w16du:dateUtc="2024-10-16T09:44:00Z">
              <w:rPr>
                <w:noProof/>
              </w:rPr>
            </w:rPrChange>
          </w:rPr>
          <w:t>12</w:t>
        </w:r>
      </w:ins>
      <w:del w:id="185" w:author="Mark Davison" w:date="2024-10-16T10:42:00Z" w16du:dateUtc="2024-10-16T09:42:00Z">
        <w:r w:rsidR="00140FAC" w:rsidRPr="00B95937" w:rsidDel="00B95937">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0843A912" w:rsidR="00A20075" w:rsidRDefault="00A20075" w:rsidP="00A20075">
      <w:pPr>
        <w:pStyle w:val="Caption"/>
      </w:pPr>
      <w:bookmarkStart w:id="186" w:name="_Ref161301633"/>
      <w:bookmarkStart w:id="187" w:name="_Toc178936445"/>
      <w:r>
        <w:t xml:space="preserve">Table </w:t>
      </w:r>
      <w:r>
        <w:fldChar w:fldCharType="begin"/>
      </w:r>
      <w:r>
        <w:instrText xml:space="preserve"> SEQ Table \* ARABIC </w:instrText>
      </w:r>
      <w:r>
        <w:fldChar w:fldCharType="separate"/>
      </w:r>
      <w:r w:rsidR="00B95937">
        <w:rPr>
          <w:noProof/>
        </w:rPr>
        <w:t>12</w:t>
      </w:r>
      <w:r>
        <w:rPr>
          <w:noProof/>
        </w:rPr>
        <w:fldChar w:fldCharType="end"/>
      </w:r>
      <w:bookmarkEnd w:id="186"/>
      <w:r>
        <w:tab/>
      </w:r>
      <w:r w:rsidRPr="00A20075">
        <w:t>Configuration structure for a</w:t>
      </w:r>
      <w:r>
        <w:t>n</w:t>
      </w:r>
      <w:r w:rsidRPr="00A20075">
        <w:t xml:space="preserve"> </w:t>
      </w:r>
      <w:r>
        <w:t>analogue</w:t>
      </w:r>
      <w:r w:rsidRPr="00A20075">
        <w:t xml:space="preserve"> </w:t>
      </w:r>
      <w:r w:rsidR="00B445A6">
        <w:t>p</w:t>
      </w:r>
      <w:r w:rsidRPr="00A20075">
        <w:t>oint</w:t>
      </w:r>
      <w:bookmarkEnd w:id="187"/>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r w:rsidRPr="00B50947">
              <w:rPr>
                <w:lang w:bidi="he-IL"/>
              </w:rPr>
              <w:t>parentType</w:t>
            </w:r>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356291EE"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88" w:author="Mark Davison" w:date="2024-10-16T10:44:00Z" w16du:dateUtc="2024-10-16T09:44:00Z">
        <w:r w:rsidR="00B95937" w:rsidRPr="00B95937">
          <w:rPr>
            <w:rStyle w:val="Crossreference"/>
            <w:rPrChange w:id="189" w:author="Mark Davison" w:date="2024-10-16T10:44:00Z" w16du:dateUtc="2024-10-16T09:44:00Z">
              <w:rPr/>
            </w:rPrChange>
          </w:rPr>
          <w:t xml:space="preserve">Figure </w:t>
        </w:r>
        <w:r w:rsidR="00B95937" w:rsidRPr="00B95937">
          <w:rPr>
            <w:rStyle w:val="Crossreference"/>
            <w:rPrChange w:id="190" w:author="Mark Davison" w:date="2024-10-16T10:44:00Z" w16du:dateUtc="2024-10-16T09:44:00Z">
              <w:rPr>
                <w:noProof/>
              </w:rPr>
            </w:rPrChange>
          </w:rPr>
          <w:t>5</w:t>
        </w:r>
      </w:ins>
      <w:del w:id="191" w:author="Mark Davison" w:date="2024-10-16T10:42:00Z" w16du:dateUtc="2024-10-16T09:42:00Z">
        <w:r w:rsidR="00140FAC" w:rsidRPr="00B95937" w:rsidDel="00B95937">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1F37D18B" w:rsidR="00C71A0E" w:rsidRDefault="00C71A0E" w:rsidP="00C71A0E">
      <w:pPr>
        <w:pStyle w:val="Caption"/>
      </w:pPr>
      <w:bookmarkStart w:id="192" w:name="_Ref161302842"/>
      <w:bookmarkStart w:id="193" w:name="_Toc178936474"/>
      <w:r>
        <w:t xml:space="preserve">Figure </w:t>
      </w:r>
      <w:r>
        <w:fldChar w:fldCharType="begin"/>
      </w:r>
      <w:r>
        <w:instrText xml:space="preserve"> SEQ Figure \* ARABIC </w:instrText>
      </w:r>
      <w:r>
        <w:fldChar w:fldCharType="separate"/>
      </w:r>
      <w:r w:rsidR="00B95937">
        <w:rPr>
          <w:noProof/>
        </w:rPr>
        <w:t>5</w:t>
      </w:r>
      <w:r>
        <w:rPr>
          <w:noProof/>
        </w:rPr>
        <w:fldChar w:fldCharType="end"/>
      </w:r>
      <w:bookmarkEnd w:id="192"/>
      <w:r>
        <w:tab/>
        <w:t>Analogue scaling</w:t>
      </w:r>
      <w:bookmarkEnd w:id="193"/>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7FCF89A4"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94" w:author="Mark Davison" w:date="2024-10-16T10:44:00Z" w16du:dateUtc="2024-10-16T09:44:00Z">
        <w:r w:rsidR="00B95937" w:rsidRPr="00B95937">
          <w:rPr>
            <w:rStyle w:val="Crossreference"/>
            <w:rPrChange w:id="195" w:author="Mark Davison" w:date="2024-10-16T10:44:00Z" w16du:dateUtc="2024-10-16T09:44:00Z">
              <w:rPr/>
            </w:rPrChange>
          </w:rPr>
          <w:t xml:space="preserve">Table </w:t>
        </w:r>
        <w:r w:rsidR="00B95937" w:rsidRPr="00B95937">
          <w:rPr>
            <w:rStyle w:val="Crossreference"/>
            <w:rPrChange w:id="196" w:author="Mark Davison" w:date="2024-10-16T10:44:00Z" w16du:dateUtc="2024-10-16T09:44:00Z">
              <w:rPr>
                <w:noProof/>
              </w:rPr>
            </w:rPrChange>
          </w:rPr>
          <w:t>13</w:t>
        </w:r>
      </w:ins>
      <w:del w:id="197" w:author="Mark Davison" w:date="2024-10-16T10:42:00Z" w16du:dateUtc="2024-10-16T09:42:00Z">
        <w:r w:rsidR="00140FAC" w:rsidRPr="00B95937" w:rsidDel="00B95937">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B5CF50F" w:rsidR="00740693" w:rsidRDefault="007D285E" w:rsidP="007D285E">
      <w:pPr>
        <w:pStyle w:val="Caption"/>
      </w:pPr>
      <w:bookmarkStart w:id="198" w:name="_Ref161304973"/>
      <w:bookmarkStart w:id="199" w:name="_Toc178936446"/>
      <w:r>
        <w:t xml:space="preserve">Table </w:t>
      </w:r>
      <w:r>
        <w:fldChar w:fldCharType="begin"/>
      </w:r>
      <w:r>
        <w:instrText xml:space="preserve"> SEQ Table \* ARABIC </w:instrText>
      </w:r>
      <w:r>
        <w:fldChar w:fldCharType="separate"/>
      </w:r>
      <w:r w:rsidR="00B95937">
        <w:rPr>
          <w:noProof/>
        </w:rPr>
        <w:t>13</w:t>
      </w:r>
      <w:r>
        <w:rPr>
          <w:noProof/>
        </w:rPr>
        <w:fldChar w:fldCharType="end"/>
      </w:r>
      <w:bookmarkEnd w:id="198"/>
      <w:r>
        <w:tab/>
      </w:r>
      <w:r w:rsidRPr="007D285E">
        <w:t xml:space="preserve">Information used in defining significant change for analogue </w:t>
      </w:r>
      <w:r w:rsidR="00676F46">
        <w:t>p</w:t>
      </w:r>
      <w:r w:rsidRPr="007D285E">
        <w:t>oints</w:t>
      </w:r>
      <w:bookmarkEnd w:id="199"/>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3DDE1188"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B95937">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200" w:author="Mark Davison" w:date="2024-10-16T10:44:00Z" w16du:dateUtc="2024-10-16T09:44:00Z">
        <w:r w:rsidR="00B95937" w:rsidRPr="00B95937">
          <w:rPr>
            <w:rStyle w:val="Crossreference"/>
            <w:rPrChange w:id="201" w:author="Mark Davison" w:date="2024-10-16T10:44:00Z" w16du:dateUtc="2024-10-16T09:44:00Z">
              <w:rPr/>
            </w:rPrChange>
          </w:rPr>
          <w:t>Points</w:t>
        </w:r>
      </w:ins>
      <w:del w:id="202" w:author="Mark Davison" w:date="2024-10-16T10:42:00Z" w16du:dateUtc="2024-10-16T09:42:00Z">
        <w:r w:rsidR="00140FAC" w:rsidRPr="00B95937" w:rsidDel="00B95937">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203" w:name="_Toc178936538"/>
      <w:r>
        <w:t xml:space="preserve">Counter </w:t>
      </w:r>
      <w:r w:rsidR="006B0494">
        <w:t>points</w:t>
      </w:r>
      <w:bookmarkEnd w:id="203"/>
    </w:p>
    <w:p w14:paraId="7A85E138" w14:textId="7B34B7C2"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204" w:author="Mark Davison" w:date="2024-10-16T10:44:00Z" w16du:dateUtc="2024-10-16T09:44:00Z">
        <w:r w:rsidR="00B95937" w:rsidRPr="00B95937">
          <w:rPr>
            <w:rStyle w:val="Crossreference"/>
            <w:rPrChange w:id="205" w:author="Mark Davison" w:date="2024-10-16T10:44:00Z" w16du:dateUtc="2024-10-16T09:44:00Z">
              <w:rPr/>
            </w:rPrChange>
          </w:rPr>
          <w:t xml:space="preserve">Table </w:t>
        </w:r>
        <w:r w:rsidR="00B95937" w:rsidRPr="00B95937">
          <w:rPr>
            <w:rStyle w:val="Crossreference"/>
            <w:rPrChange w:id="206" w:author="Mark Davison" w:date="2024-10-16T10:44:00Z" w16du:dateUtc="2024-10-16T09:44:00Z">
              <w:rPr>
                <w:noProof/>
              </w:rPr>
            </w:rPrChange>
          </w:rPr>
          <w:t>14</w:t>
        </w:r>
      </w:ins>
      <w:del w:id="207" w:author="Mark Davison" w:date="2024-10-16T10:42:00Z" w16du:dateUtc="2024-10-16T09:42:00Z">
        <w:r w:rsidR="00140FAC" w:rsidRPr="00B95937" w:rsidDel="00B95937">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681F7244" w:rsidR="007D46B2" w:rsidRDefault="007D46B2" w:rsidP="007D46B2">
      <w:pPr>
        <w:pStyle w:val="Caption"/>
      </w:pPr>
      <w:bookmarkStart w:id="208" w:name="_Ref161829255"/>
      <w:bookmarkStart w:id="209" w:name="_Toc178936447"/>
      <w:r>
        <w:t xml:space="preserve">Table </w:t>
      </w:r>
      <w:r>
        <w:fldChar w:fldCharType="begin"/>
      </w:r>
      <w:r>
        <w:instrText xml:space="preserve"> SEQ Table \* ARABIC </w:instrText>
      </w:r>
      <w:r>
        <w:fldChar w:fldCharType="separate"/>
      </w:r>
      <w:r w:rsidR="00B95937">
        <w:rPr>
          <w:noProof/>
        </w:rPr>
        <w:t>14</w:t>
      </w:r>
      <w:r>
        <w:rPr>
          <w:noProof/>
        </w:rPr>
        <w:fldChar w:fldCharType="end"/>
      </w:r>
      <w:bookmarkEnd w:id="208"/>
      <w:r>
        <w:tab/>
      </w:r>
      <w:r w:rsidRPr="007D46B2">
        <w:t xml:space="preserve">Information used in counter </w:t>
      </w:r>
      <w:r w:rsidR="00676F46">
        <w:t>p</w:t>
      </w:r>
      <w:r w:rsidRPr="007D46B2">
        <w:t>oints</w:t>
      </w:r>
      <w:bookmarkEnd w:id="209"/>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0208A5C"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r w:rsidR="00A8786E">
              <w:rPr>
                <w:lang w:bidi="he-IL"/>
              </w:rPr>
              <w:t>milli</w:t>
            </w:r>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62B3A2E7" w:rsidR="007D46B2" w:rsidRPr="00B50947" w:rsidRDefault="007D46B2" w:rsidP="003D1407">
            <w:pPr>
              <w:pStyle w:val="TableText"/>
              <w:rPr>
                <w:lang w:bidi="he-IL"/>
              </w:rPr>
            </w:pPr>
            <w:r w:rsidRPr="00B50947">
              <w:rPr>
                <w:lang w:bidi="he-IL"/>
              </w:rPr>
              <w:t xml:space="preserve">Offset from start of week (Monday) in </w:t>
            </w:r>
            <w:r w:rsidR="00A8786E">
              <w:rPr>
                <w:lang w:bidi="he-IL"/>
              </w:rPr>
              <w:t>milli</w:t>
            </w:r>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402AC46D"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r w:rsidR="00A8786E">
              <w:rPr>
                <w:lang w:bidi="he-IL"/>
              </w:rPr>
              <w:t>milli</w:t>
            </w:r>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w:t>
            </w:r>
            <w:r w:rsidRPr="00B50947">
              <w:rPr>
                <w:lang w:bidi="he-IL"/>
              </w:rPr>
              <w:lastRenderedPageBreak/>
              <w:t>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lastRenderedPageBreak/>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2ADD8D2"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10" w:author="Mark Davison" w:date="2024-10-16T10:44:00Z" w16du:dateUtc="2024-10-16T09:44:00Z">
        <w:r w:rsidR="00B95937" w:rsidRPr="00B95937">
          <w:rPr>
            <w:rStyle w:val="Crossreference"/>
            <w:rPrChange w:id="211" w:author="Mark Davison" w:date="2024-10-16T10:44:00Z" w16du:dateUtc="2024-10-16T09:44:00Z">
              <w:rPr/>
            </w:rPrChange>
          </w:rPr>
          <w:t xml:space="preserve">Table </w:t>
        </w:r>
        <w:r w:rsidR="00B95937" w:rsidRPr="00B95937">
          <w:rPr>
            <w:rStyle w:val="Crossreference"/>
            <w:rPrChange w:id="212" w:author="Mark Davison" w:date="2024-10-16T10:44:00Z" w16du:dateUtc="2024-10-16T09:44:00Z">
              <w:rPr>
                <w:noProof/>
              </w:rPr>
            </w:rPrChange>
          </w:rPr>
          <w:t>15</w:t>
        </w:r>
      </w:ins>
      <w:del w:id="213" w:author="Mark Davison" w:date="2024-10-16T10:42:00Z" w16du:dateUtc="2024-10-16T09:42:00Z">
        <w:r w:rsidR="00140FAC" w:rsidRPr="00B95937" w:rsidDel="00B95937">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47150180" w:rsidR="005F2CCD" w:rsidRPr="005F2CCD" w:rsidRDefault="005F2CCD" w:rsidP="00251DC9">
      <w:pPr>
        <w:pStyle w:val="Caption"/>
        <w:keepNext/>
      </w:pPr>
      <w:bookmarkStart w:id="214" w:name="_Ref161305322"/>
      <w:bookmarkStart w:id="215" w:name="_Toc178936448"/>
      <w:r w:rsidRPr="005F2CCD">
        <w:t xml:space="preserve">Table </w:t>
      </w:r>
      <w:r>
        <w:fldChar w:fldCharType="begin"/>
      </w:r>
      <w:r>
        <w:instrText xml:space="preserve"> SEQ Table \* ARABIC </w:instrText>
      </w:r>
      <w:r>
        <w:fldChar w:fldCharType="separate"/>
      </w:r>
      <w:r w:rsidR="00B95937">
        <w:rPr>
          <w:noProof/>
        </w:rPr>
        <w:t>15</w:t>
      </w:r>
      <w:r>
        <w:rPr>
          <w:noProof/>
        </w:rPr>
        <w:fldChar w:fldCharType="end"/>
      </w:r>
      <w:bookmarkEnd w:id="214"/>
      <w:r w:rsidRPr="005F2CCD">
        <w:tab/>
        <w:t xml:space="preserve">Information used in defining significant change for </w:t>
      </w:r>
      <w:r>
        <w:t>counter</w:t>
      </w:r>
      <w:r w:rsidRPr="005F2CCD">
        <w:t xml:space="preserve"> </w:t>
      </w:r>
      <w:r w:rsidR="00C4094A">
        <w:t>p</w:t>
      </w:r>
      <w:r w:rsidRPr="005F2CCD">
        <w:t>oints</w:t>
      </w:r>
      <w:bookmarkEnd w:id="215"/>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1937F8EC"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B95937">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16" w:author="Mark Davison" w:date="2024-10-16T10:44:00Z" w16du:dateUtc="2024-10-16T09:44:00Z">
        <w:r w:rsidR="00B95937" w:rsidRPr="00B95937">
          <w:rPr>
            <w:color w:val="0000FF"/>
            <w:u w:val="single"/>
            <w:rPrChange w:id="217" w:author="Mark Davison" w:date="2024-10-16T10:44:00Z" w16du:dateUtc="2024-10-16T09:44:00Z">
              <w:rPr/>
            </w:rPrChange>
          </w:rPr>
          <w:t>Points</w:t>
        </w:r>
      </w:ins>
      <w:del w:id="218" w:author="Mark Davison" w:date="2024-10-16T10:42:00Z" w16du:dateUtc="2024-10-16T09:42:00Z">
        <w:r w:rsidR="00140FAC" w:rsidRPr="00B95937" w:rsidDel="00B95937">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19" w:name="_Toc178936539"/>
      <w:r w:rsidRPr="005F2CCD">
        <w:rPr>
          <w:rFonts w:eastAsia="DengXian"/>
          <w:lang w:eastAsia="en-US"/>
        </w:rPr>
        <w:lastRenderedPageBreak/>
        <w:t xml:space="preserve">Analogue </w:t>
      </w:r>
      <w:r w:rsidR="006B0494" w:rsidRPr="005F2CCD">
        <w:rPr>
          <w:rFonts w:eastAsia="DengXian"/>
          <w:lang w:eastAsia="en-US"/>
        </w:rPr>
        <w:t>limits</w:t>
      </w:r>
      <w:bookmarkEnd w:id="21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295CCA45"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20" w:author="Mark Davison" w:date="2024-10-16T10:44:00Z" w16du:dateUtc="2024-10-16T09:44:00Z">
        <w:r w:rsidR="00B95937" w:rsidRPr="00B95937">
          <w:rPr>
            <w:rStyle w:val="Crossreference"/>
            <w:rPrChange w:id="221" w:author="Mark Davison" w:date="2024-10-16T10:44:00Z" w16du:dateUtc="2024-10-16T09:44:00Z">
              <w:rPr/>
            </w:rPrChange>
          </w:rPr>
          <w:t xml:space="preserve">Table </w:t>
        </w:r>
        <w:r w:rsidR="00B95937" w:rsidRPr="00B95937">
          <w:rPr>
            <w:rStyle w:val="Crossreference"/>
            <w:rPrChange w:id="222" w:author="Mark Davison" w:date="2024-10-16T10:44:00Z" w16du:dateUtc="2024-10-16T09:44:00Z">
              <w:rPr>
                <w:noProof/>
              </w:rPr>
            </w:rPrChange>
          </w:rPr>
          <w:t>16</w:t>
        </w:r>
      </w:ins>
      <w:del w:id="223" w:author="Mark Davison" w:date="2024-10-16T10:42:00Z" w16du:dateUtc="2024-10-16T09:42:00Z">
        <w:r w:rsidR="00140FAC" w:rsidRPr="00B95937" w:rsidDel="00B95937">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096FC516" w:rsidR="005F2CCD" w:rsidRDefault="005F2CCD" w:rsidP="005F2CCD">
      <w:pPr>
        <w:pStyle w:val="Caption"/>
      </w:pPr>
      <w:bookmarkStart w:id="224" w:name="_Ref161306485"/>
      <w:bookmarkStart w:id="225" w:name="_Toc178936449"/>
      <w:r>
        <w:t xml:space="preserve">Table </w:t>
      </w:r>
      <w:r>
        <w:fldChar w:fldCharType="begin"/>
      </w:r>
      <w:r>
        <w:instrText xml:space="preserve"> SEQ Table \* ARABIC </w:instrText>
      </w:r>
      <w:r>
        <w:fldChar w:fldCharType="separate"/>
      </w:r>
      <w:r w:rsidR="00B95937">
        <w:rPr>
          <w:noProof/>
        </w:rPr>
        <w:t>16</w:t>
      </w:r>
      <w:r>
        <w:rPr>
          <w:noProof/>
        </w:rPr>
        <w:fldChar w:fldCharType="end"/>
      </w:r>
      <w:bookmarkEnd w:id="224"/>
      <w:r>
        <w:tab/>
      </w:r>
      <w:r w:rsidRPr="005F2CCD">
        <w:t>Information used in defining an analogue limit</w:t>
      </w:r>
      <w:bookmarkEnd w:id="225"/>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r w:rsidRPr="00B50947">
              <w:t>parentType</w:t>
            </w:r>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r w:rsidRPr="00B50947">
              <w:t>num</w:t>
            </w:r>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r w:rsidRPr="00B50947">
              <w:t>dirctn</w:t>
            </w:r>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r w:rsidRPr="00B50947">
              <w:t>hyst</w:t>
            </w:r>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r w:rsidRPr="00B50947">
              <w:t>mon</w:t>
            </w:r>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r w:rsidRPr="00B50947">
              <w:t>tue</w:t>
            </w:r>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r w:rsidRPr="00B50947">
              <w:t>thu</w:t>
            </w:r>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r w:rsidRPr="00B50947">
              <w:t>fri</w:t>
            </w:r>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01EB266E"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26" w:author="Mark Davison" w:date="2024-10-16T10:44:00Z" w16du:dateUtc="2024-10-16T09:44:00Z">
        <w:r w:rsidR="00B95937" w:rsidRPr="00B95937">
          <w:rPr>
            <w:rStyle w:val="Crossreference"/>
            <w:rPrChange w:id="227" w:author="Mark Davison" w:date="2024-10-16T10:44:00Z" w16du:dateUtc="2024-10-16T09:44:00Z">
              <w:rPr/>
            </w:rPrChange>
          </w:rPr>
          <w:t xml:space="preserve">Figure </w:t>
        </w:r>
        <w:r w:rsidR="00B95937" w:rsidRPr="00B95937">
          <w:rPr>
            <w:rStyle w:val="Crossreference"/>
            <w:rPrChange w:id="228" w:author="Mark Davison" w:date="2024-10-16T10:44:00Z" w16du:dateUtc="2024-10-16T09:44:00Z">
              <w:rPr>
                <w:noProof/>
              </w:rPr>
            </w:rPrChange>
          </w:rPr>
          <w:t>6</w:t>
        </w:r>
      </w:ins>
      <w:del w:id="229" w:author="Mark Davison" w:date="2024-10-16T10:42:00Z" w16du:dateUtc="2024-10-16T09:42:00Z">
        <w:r w:rsidR="00140FAC" w:rsidRPr="00B95937" w:rsidDel="00B95937">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3FCBED1A"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30" w:author="Mark Davison" w:date="2024-10-16T10:44:00Z" w16du:dateUtc="2024-10-16T09:44:00Z">
        <w:r w:rsidR="00B95937" w:rsidRPr="00B95937">
          <w:rPr>
            <w:rStyle w:val="Crossreference"/>
            <w:rPrChange w:id="231" w:author="Mark Davison" w:date="2024-10-16T10:44:00Z" w16du:dateUtc="2024-10-16T09:44:00Z">
              <w:rPr/>
            </w:rPrChange>
          </w:rPr>
          <w:t xml:space="preserve">Figure </w:t>
        </w:r>
        <w:r w:rsidR="00B95937" w:rsidRPr="00B95937">
          <w:rPr>
            <w:rStyle w:val="Crossreference"/>
            <w:rPrChange w:id="232" w:author="Mark Davison" w:date="2024-10-16T10:44:00Z" w16du:dateUtc="2024-10-16T09:44:00Z">
              <w:rPr>
                <w:noProof/>
              </w:rPr>
            </w:rPrChange>
          </w:rPr>
          <w:t>6</w:t>
        </w:r>
      </w:ins>
      <w:del w:id="233" w:author="Mark Davison" w:date="2024-10-16T10:42:00Z" w16du:dateUtc="2024-10-16T09:42:00Z">
        <w:r w:rsidR="00140FAC" w:rsidRPr="00B95937" w:rsidDel="00B95937">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1DB43084" w:rsidR="00D51AF5" w:rsidRDefault="00D51AF5" w:rsidP="00D51AF5">
      <w:pPr>
        <w:pStyle w:val="Caption"/>
      </w:pPr>
      <w:bookmarkStart w:id="234" w:name="_Ref161306703"/>
      <w:bookmarkStart w:id="235" w:name="_Toc178936475"/>
      <w:r>
        <w:t xml:space="preserve">Figure </w:t>
      </w:r>
      <w:r>
        <w:fldChar w:fldCharType="begin"/>
      </w:r>
      <w:r>
        <w:instrText xml:space="preserve"> SEQ Figure \* ARABIC </w:instrText>
      </w:r>
      <w:r>
        <w:fldChar w:fldCharType="separate"/>
      </w:r>
      <w:r w:rsidR="00B95937">
        <w:rPr>
          <w:noProof/>
        </w:rPr>
        <w:t>6</w:t>
      </w:r>
      <w:r>
        <w:rPr>
          <w:noProof/>
        </w:rPr>
        <w:fldChar w:fldCharType="end"/>
      </w:r>
      <w:bookmarkEnd w:id="234"/>
      <w:r>
        <w:tab/>
      </w:r>
      <w:r w:rsidRPr="00D51AF5">
        <w:t>State change mechanism</w:t>
      </w:r>
      <w:bookmarkEnd w:id="235"/>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07F63132" w:rsidR="00D51AF5" w:rsidRDefault="00D51AF5" w:rsidP="00D51AF5">
      <w:pPr>
        <w:pStyle w:val="Caption"/>
      </w:pPr>
      <w:bookmarkStart w:id="236" w:name="_Toc178936476"/>
      <w:r>
        <w:t xml:space="preserve">Figure </w:t>
      </w:r>
      <w:r>
        <w:fldChar w:fldCharType="begin"/>
      </w:r>
      <w:r>
        <w:instrText xml:space="preserve"> SEQ Figure \* ARABIC </w:instrText>
      </w:r>
      <w:r>
        <w:fldChar w:fldCharType="separate"/>
      </w:r>
      <w:r w:rsidR="00B95937">
        <w:rPr>
          <w:noProof/>
        </w:rPr>
        <w:t>7</w:t>
      </w:r>
      <w:r>
        <w:rPr>
          <w:noProof/>
        </w:rPr>
        <w:fldChar w:fldCharType="end"/>
      </w:r>
      <w:r>
        <w:tab/>
      </w:r>
      <w:r w:rsidRPr="00D51AF5">
        <w:t>Analogue normal state</w:t>
      </w:r>
      <w:bookmarkEnd w:id="236"/>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344BE418"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37" w:author="Mark Davison" w:date="2024-10-16T10:44:00Z" w16du:dateUtc="2024-10-16T09:44:00Z">
        <w:r w:rsidR="00B95937" w:rsidRPr="00B95937">
          <w:rPr>
            <w:rStyle w:val="Crossreference"/>
            <w:rPrChange w:id="238" w:author="Mark Davison" w:date="2024-10-16T10:44:00Z" w16du:dateUtc="2024-10-16T09:44:00Z">
              <w:rPr/>
            </w:rPrChange>
          </w:rPr>
          <w:t xml:space="preserve">Figure </w:t>
        </w:r>
        <w:r w:rsidR="00B95937" w:rsidRPr="00B95937">
          <w:rPr>
            <w:rStyle w:val="Crossreference"/>
            <w:rPrChange w:id="239" w:author="Mark Davison" w:date="2024-10-16T10:44:00Z" w16du:dateUtc="2024-10-16T09:44:00Z">
              <w:rPr>
                <w:noProof/>
              </w:rPr>
            </w:rPrChange>
          </w:rPr>
          <w:t>8</w:t>
        </w:r>
      </w:ins>
      <w:del w:id="240" w:author="Mark Davison" w:date="2024-10-16T10:42:00Z" w16du:dateUtc="2024-10-16T09:42:00Z">
        <w:r w:rsidR="00140FAC" w:rsidRPr="00B95937" w:rsidDel="00B95937">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41" w:author="Mark Davison" w:date="2024-10-16T10:44:00Z" w16du:dateUtc="2024-10-16T09:44:00Z">
        <w:r w:rsidR="00B95937" w:rsidRPr="00B95937">
          <w:rPr>
            <w:rStyle w:val="Crossreference"/>
            <w:rPrChange w:id="242" w:author="Mark Davison" w:date="2024-10-16T10:44:00Z" w16du:dateUtc="2024-10-16T09:44:00Z">
              <w:rPr/>
            </w:rPrChange>
          </w:rPr>
          <w:t xml:space="preserve">Figure </w:t>
        </w:r>
        <w:r w:rsidR="00B95937" w:rsidRPr="00B95937">
          <w:rPr>
            <w:rStyle w:val="Crossreference"/>
            <w:rPrChange w:id="243" w:author="Mark Davison" w:date="2024-10-16T10:44:00Z" w16du:dateUtc="2024-10-16T09:44:00Z">
              <w:rPr>
                <w:noProof/>
              </w:rPr>
            </w:rPrChange>
          </w:rPr>
          <w:t>9</w:t>
        </w:r>
      </w:ins>
      <w:del w:id="244" w:author="Mark Davison" w:date="2024-10-16T10:42:00Z" w16du:dateUtc="2024-10-16T09:42:00Z">
        <w:r w:rsidR="00140FAC" w:rsidRPr="00B95937" w:rsidDel="00B95937">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60175406"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45" w:author="Mark Davison" w:date="2024-10-16T10:44:00Z" w16du:dateUtc="2024-10-16T09:44:00Z">
        <w:r w:rsidR="00B95937" w:rsidRPr="00B95937">
          <w:rPr>
            <w:rStyle w:val="Crossreference"/>
            <w:rPrChange w:id="246" w:author="Mark Davison" w:date="2024-10-16T10:44:00Z" w16du:dateUtc="2024-10-16T09:44:00Z">
              <w:rPr/>
            </w:rPrChange>
          </w:rPr>
          <w:t xml:space="preserve">Figure </w:t>
        </w:r>
        <w:r w:rsidR="00B95937" w:rsidRPr="00B95937">
          <w:rPr>
            <w:rStyle w:val="Crossreference"/>
            <w:rPrChange w:id="247" w:author="Mark Davison" w:date="2024-10-16T10:44:00Z" w16du:dateUtc="2024-10-16T09:44:00Z">
              <w:rPr>
                <w:noProof/>
              </w:rPr>
            </w:rPrChange>
          </w:rPr>
          <w:t>8</w:t>
        </w:r>
      </w:ins>
      <w:del w:id="248" w:author="Mark Davison" w:date="2024-10-16T10:42:00Z" w16du:dateUtc="2024-10-16T09:42:00Z">
        <w:r w:rsidR="00140FAC" w:rsidRPr="00B95937" w:rsidDel="00B95937">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79EB37D2" w:rsidR="00E43FE2" w:rsidRDefault="00E43FE2" w:rsidP="00E43FE2">
      <w:pPr>
        <w:pStyle w:val="Caption"/>
      </w:pPr>
      <w:bookmarkStart w:id="249" w:name="_Ref161308030"/>
      <w:bookmarkStart w:id="250" w:name="_Toc178936477"/>
      <w:r>
        <w:t xml:space="preserve">Figure </w:t>
      </w:r>
      <w:r>
        <w:fldChar w:fldCharType="begin"/>
      </w:r>
      <w:r>
        <w:instrText xml:space="preserve"> SEQ Figure \* ARABIC </w:instrText>
      </w:r>
      <w:r>
        <w:fldChar w:fldCharType="separate"/>
      </w:r>
      <w:r w:rsidR="00B95937">
        <w:rPr>
          <w:noProof/>
        </w:rPr>
        <w:t>8</w:t>
      </w:r>
      <w:r>
        <w:rPr>
          <w:noProof/>
        </w:rPr>
        <w:fldChar w:fldCharType="end"/>
      </w:r>
      <w:bookmarkEnd w:id="249"/>
      <w:r>
        <w:tab/>
      </w:r>
      <w:r w:rsidRPr="00E43FE2">
        <w:t>Ramping analogue value with 4 limits</w:t>
      </w:r>
      <w:bookmarkEnd w:id="250"/>
    </w:p>
    <w:p w14:paraId="7DA37B18" w14:textId="04A77A4E"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51" w:author="Mark Davison" w:date="2024-10-16T10:44:00Z" w16du:dateUtc="2024-10-16T09:44:00Z">
        <w:r w:rsidR="00B95937" w:rsidRPr="00B95937">
          <w:rPr>
            <w:rStyle w:val="Crossreference"/>
            <w:rPrChange w:id="252" w:author="Mark Davison" w:date="2024-10-16T10:44:00Z" w16du:dateUtc="2024-10-16T09:44:00Z">
              <w:rPr/>
            </w:rPrChange>
          </w:rPr>
          <w:t xml:space="preserve">Figure </w:t>
        </w:r>
        <w:r w:rsidR="00B95937" w:rsidRPr="00B95937">
          <w:rPr>
            <w:rStyle w:val="Crossreference"/>
            <w:rPrChange w:id="253" w:author="Mark Davison" w:date="2024-10-16T10:44:00Z" w16du:dateUtc="2024-10-16T09:44:00Z">
              <w:rPr>
                <w:noProof/>
              </w:rPr>
            </w:rPrChange>
          </w:rPr>
          <w:t>9</w:t>
        </w:r>
      </w:ins>
      <w:del w:id="254" w:author="Mark Davison" w:date="2024-10-16T10:42:00Z" w16du:dateUtc="2024-10-16T09:42:00Z">
        <w:r w:rsidR="00140FAC" w:rsidRPr="00B95937" w:rsidDel="00B95937">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7143D3E8" w:rsidR="00E43FE2" w:rsidRDefault="00E43FE2" w:rsidP="00E43FE2">
      <w:pPr>
        <w:pStyle w:val="Caption"/>
      </w:pPr>
      <w:bookmarkStart w:id="255" w:name="_Ref161308250"/>
      <w:bookmarkStart w:id="256" w:name="_Toc178936478"/>
      <w:r>
        <w:t xml:space="preserve">Figure </w:t>
      </w:r>
      <w:r>
        <w:fldChar w:fldCharType="begin"/>
      </w:r>
      <w:r>
        <w:instrText xml:space="preserve"> SEQ Figure \* ARABIC </w:instrText>
      </w:r>
      <w:r>
        <w:fldChar w:fldCharType="separate"/>
      </w:r>
      <w:r w:rsidR="00B95937">
        <w:rPr>
          <w:noProof/>
        </w:rPr>
        <w:t>9</w:t>
      </w:r>
      <w:r>
        <w:rPr>
          <w:noProof/>
        </w:rPr>
        <w:fldChar w:fldCharType="end"/>
      </w:r>
      <w:bookmarkEnd w:id="255"/>
      <w:r>
        <w:tab/>
      </w:r>
      <w:r w:rsidRPr="00E43FE2">
        <w:t xml:space="preserve">Step-change analogue value with </w:t>
      </w:r>
      <w:r w:rsidR="00D01088">
        <w:t>4</w:t>
      </w:r>
      <w:r w:rsidRPr="00E43FE2">
        <w:t xml:space="preserve"> limits</w:t>
      </w:r>
      <w:bookmarkEnd w:id="256"/>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1A73802A" w:rsidR="00AB3C53" w:rsidRPr="00AB3C53" w:rsidRDefault="00AB3C53" w:rsidP="00AB3C53">
      <w:pPr>
        <w:pStyle w:val="BodyText"/>
        <w:rPr>
          <w:rFonts w:eastAsia="DengXian"/>
        </w:rPr>
      </w:pPr>
      <w:bookmarkStart w:id="257"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B95937">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58" w:author="Mark Davison" w:date="2024-10-16T10:44:00Z" w16du:dateUtc="2024-10-16T09:44:00Z">
        <w:r w:rsidR="00B95937" w:rsidRPr="00B95937">
          <w:rPr>
            <w:rStyle w:val="Crossreference"/>
            <w:rPrChange w:id="259" w:author="Mark Davison" w:date="2024-10-16T10:44:00Z" w16du:dateUtc="2024-10-16T09:44:00Z">
              <w:rPr/>
            </w:rPrChange>
          </w:rPr>
          <w:t>Limit and control profiles</w:t>
        </w:r>
      </w:ins>
      <w:del w:id="260" w:author="Mark Davison" w:date="2024-10-16T10:42:00Z" w16du:dateUtc="2024-10-16T09:42:00Z">
        <w:r w:rsidR="00140FAC" w:rsidRPr="00B95937" w:rsidDel="00B95937">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57"/>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61" w:name="_Toc178936540"/>
      <w:r w:rsidRPr="0023515A">
        <w:rPr>
          <w:rFonts w:eastAsia="DengXian"/>
        </w:rPr>
        <w:t xml:space="preserve">Counter </w:t>
      </w:r>
      <w:r w:rsidR="006B0494" w:rsidRPr="0023515A">
        <w:rPr>
          <w:rFonts w:eastAsia="DengXian"/>
        </w:rPr>
        <w:t>limits</w:t>
      </w:r>
      <w:bookmarkEnd w:id="261"/>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6635F7D2"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62" w:author="Mark Davison" w:date="2024-10-16T10:44:00Z" w16du:dateUtc="2024-10-16T09:44:00Z">
        <w:r w:rsidR="00B95937" w:rsidRPr="00B95937">
          <w:rPr>
            <w:rStyle w:val="Crossreference"/>
            <w:rPrChange w:id="263" w:author="Mark Davison" w:date="2024-10-16T10:44:00Z" w16du:dateUtc="2024-10-16T09:44:00Z">
              <w:rPr/>
            </w:rPrChange>
          </w:rPr>
          <w:t xml:space="preserve">Figure </w:t>
        </w:r>
        <w:r w:rsidR="00B95937" w:rsidRPr="00B95937">
          <w:rPr>
            <w:rStyle w:val="Crossreference"/>
            <w:rPrChange w:id="264" w:author="Mark Davison" w:date="2024-10-16T10:44:00Z" w16du:dateUtc="2024-10-16T09:44:00Z">
              <w:rPr>
                <w:noProof/>
              </w:rPr>
            </w:rPrChange>
          </w:rPr>
          <w:t>10</w:t>
        </w:r>
      </w:ins>
      <w:del w:id="265" w:author="Mark Davison" w:date="2024-10-16T10:42:00Z" w16du:dateUtc="2024-10-16T09:42:00Z">
        <w:r w:rsidR="00140FAC" w:rsidRPr="00B95937" w:rsidDel="00B95937">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2040C62C" w:rsidR="00B1706D" w:rsidRDefault="00B1706D" w:rsidP="00B1706D">
      <w:pPr>
        <w:pStyle w:val="Caption"/>
      </w:pPr>
      <w:bookmarkStart w:id="266" w:name="_Ref161765726"/>
      <w:bookmarkStart w:id="267" w:name="_Toc178936479"/>
      <w:r>
        <w:t xml:space="preserve">Figure </w:t>
      </w:r>
      <w:r>
        <w:fldChar w:fldCharType="begin"/>
      </w:r>
      <w:r>
        <w:instrText xml:space="preserve"> SEQ Figure \* ARABIC </w:instrText>
      </w:r>
      <w:r>
        <w:fldChar w:fldCharType="separate"/>
      </w:r>
      <w:r w:rsidR="00B95937">
        <w:rPr>
          <w:noProof/>
        </w:rPr>
        <w:t>10</w:t>
      </w:r>
      <w:r>
        <w:rPr>
          <w:noProof/>
        </w:rPr>
        <w:fldChar w:fldCharType="end"/>
      </w:r>
      <w:bookmarkEnd w:id="266"/>
      <w:r>
        <w:tab/>
      </w:r>
      <w:r w:rsidRPr="00B1706D">
        <w:t>Counter normal state</w:t>
      </w:r>
      <w:bookmarkEnd w:id="267"/>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11C3D580"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68" w:author="Mark Davison" w:date="2024-10-16T10:44:00Z" w16du:dateUtc="2024-10-16T09:44:00Z">
        <w:r w:rsidR="00B95937" w:rsidRPr="00B95937">
          <w:rPr>
            <w:rStyle w:val="Crossreference"/>
            <w:rPrChange w:id="269" w:author="Mark Davison" w:date="2024-10-16T10:44:00Z" w16du:dateUtc="2024-10-16T09:44:00Z">
              <w:rPr/>
            </w:rPrChange>
          </w:rPr>
          <w:t xml:space="preserve">Table </w:t>
        </w:r>
        <w:r w:rsidR="00B95937" w:rsidRPr="00B95937">
          <w:rPr>
            <w:rStyle w:val="Crossreference"/>
            <w:rPrChange w:id="270" w:author="Mark Davison" w:date="2024-10-16T10:44:00Z" w16du:dateUtc="2024-10-16T09:44:00Z">
              <w:rPr>
                <w:noProof/>
              </w:rPr>
            </w:rPrChange>
          </w:rPr>
          <w:t>17</w:t>
        </w:r>
      </w:ins>
      <w:del w:id="271" w:author="Mark Davison" w:date="2024-10-16T10:42:00Z" w16du:dateUtc="2024-10-16T09:42:00Z">
        <w:r w:rsidR="00140FAC" w:rsidRPr="00B95937" w:rsidDel="00B95937">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6CA1BCA7" w:rsidR="00B1706D" w:rsidRDefault="00B1706D" w:rsidP="00B1706D">
      <w:pPr>
        <w:pStyle w:val="Caption"/>
      </w:pPr>
      <w:bookmarkStart w:id="272" w:name="_Ref161312936"/>
      <w:bookmarkStart w:id="273" w:name="_Toc178936450"/>
      <w:r>
        <w:t xml:space="preserve">Table </w:t>
      </w:r>
      <w:r>
        <w:fldChar w:fldCharType="begin"/>
      </w:r>
      <w:r>
        <w:instrText xml:space="preserve"> SEQ Table \* ARABIC </w:instrText>
      </w:r>
      <w:r>
        <w:fldChar w:fldCharType="separate"/>
      </w:r>
      <w:r w:rsidR="00B95937">
        <w:rPr>
          <w:noProof/>
        </w:rPr>
        <w:t>17</w:t>
      </w:r>
      <w:r>
        <w:rPr>
          <w:noProof/>
        </w:rPr>
        <w:fldChar w:fldCharType="end"/>
      </w:r>
      <w:bookmarkEnd w:id="272"/>
      <w:r>
        <w:tab/>
      </w:r>
      <w:r w:rsidR="003557AA" w:rsidRPr="003557AA">
        <w:t>Information used in defining a counter limit</w:t>
      </w:r>
      <w:bookmarkEnd w:id="273"/>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r w:rsidRPr="00163DC5">
              <w:t>num</w:t>
            </w:r>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r w:rsidRPr="00163DC5">
              <w:t>mon</w:t>
            </w:r>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r w:rsidRPr="00163DC5">
              <w:t>tue</w:t>
            </w:r>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6C01BDAF" w:rsidR="003557AA" w:rsidRPr="00163DC5" w:rsidRDefault="003557AA" w:rsidP="003D1407">
            <w:pPr>
              <w:pStyle w:val="TableText"/>
            </w:pPr>
            <w:r w:rsidRPr="00163DC5">
              <w:t xml:space="preserve">Profile number for </w:t>
            </w:r>
            <w:r w:rsidR="00D105EA">
              <w:t>Tues</w:t>
            </w:r>
            <w:r w:rsidRPr="00163DC5">
              <w:t>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19D6E613" w:rsidR="003557AA" w:rsidRPr="00163DC5" w:rsidRDefault="003557AA" w:rsidP="003D1407">
            <w:pPr>
              <w:pStyle w:val="TableText"/>
            </w:pPr>
            <w:r w:rsidRPr="00163DC5">
              <w:t xml:space="preserve">Profile number for </w:t>
            </w:r>
            <w:r w:rsidR="00D105EA">
              <w:t>Wednes</w:t>
            </w:r>
            <w:r w:rsidRPr="00163DC5">
              <w:t>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r w:rsidRPr="00163DC5">
              <w:t>thu</w:t>
            </w:r>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64453859" w:rsidR="003557AA" w:rsidRPr="00163DC5" w:rsidRDefault="003557AA" w:rsidP="003D1407">
            <w:pPr>
              <w:pStyle w:val="TableText"/>
            </w:pPr>
            <w:r w:rsidRPr="00163DC5">
              <w:t xml:space="preserve">Profile number for </w:t>
            </w:r>
            <w:r w:rsidR="00D105EA">
              <w:t>Thurs</w:t>
            </w:r>
            <w:r w:rsidRPr="00163DC5">
              <w:t>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r w:rsidRPr="00163DC5">
              <w:t>fri</w:t>
            </w:r>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4E8F992E" w:rsidR="003557AA" w:rsidRPr="00163DC5" w:rsidRDefault="003557AA" w:rsidP="003D1407">
            <w:pPr>
              <w:pStyle w:val="TableText"/>
            </w:pPr>
            <w:r w:rsidRPr="00163DC5">
              <w:t xml:space="preserve">Profile number for </w:t>
            </w:r>
            <w:r w:rsidR="00D105EA">
              <w:t>Fri</w:t>
            </w:r>
            <w:r w:rsidRPr="00163DC5">
              <w:t>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5F4544C" w:rsidR="003557AA" w:rsidRPr="00163DC5" w:rsidRDefault="003557AA" w:rsidP="003D1407">
            <w:pPr>
              <w:pStyle w:val="TableText"/>
            </w:pPr>
            <w:r w:rsidRPr="00163DC5">
              <w:t xml:space="preserve">Profile number for </w:t>
            </w:r>
            <w:r w:rsidR="00D105EA">
              <w:t>Satur</w:t>
            </w:r>
            <w:r w:rsidRPr="00163DC5">
              <w:t>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3952D89A" w:rsidR="003557AA" w:rsidRPr="00163DC5" w:rsidRDefault="003557AA" w:rsidP="003D1407">
            <w:pPr>
              <w:pStyle w:val="TableText"/>
            </w:pPr>
            <w:r w:rsidRPr="00163DC5">
              <w:t xml:space="preserve">Profile number for </w:t>
            </w:r>
            <w:r w:rsidR="00D105EA">
              <w:t>Sun</w:t>
            </w:r>
            <w:r w:rsidRPr="00163DC5">
              <w:t>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08FA3AF7"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95937">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4" w:author="Mark Davison" w:date="2024-10-16T10:44:00Z" w16du:dateUtc="2024-10-16T09:44:00Z">
        <w:r w:rsidR="00B95937" w:rsidRPr="00B95937">
          <w:rPr>
            <w:rStyle w:val="Crossreference"/>
            <w:rPrChange w:id="275" w:author="Mark Davison" w:date="2024-10-16T10:44:00Z" w16du:dateUtc="2024-10-16T09:44:00Z">
              <w:rPr/>
            </w:rPrChange>
          </w:rPr>
          <w:t>Limit and control profiles</w:t>
        </w:r>
      </w:ins>
      <w:del w:id="276" w:author="Mark Davison" w:date="2024-10-16T10:42:00Z" w16du:dateUtc="2024-10-16T09:42:00Z">
        <w:r w:rsidR="00140FAC" w:rsidRPr="00B95937" w:rsidDel="00B95937">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77" w:name="_Toc178936541"/>
      <w:r w:rsidRPr="00384B6A">
        <w:rPr>
          <w:rFonts w:eastAsia="DengXian"/>
        </w:rPr>
        <w:t xml:space="preserve">No </w:t>
      </w:r>
      <w:r w:rsidR="006B0494" w:rsidRPr="00384B6A">
        <w:rPr>
          <w:rFonts w:eastAsia="DengXian"/>
        </w:rPr>
        <w:t>change</w:t>
      </w:r>
      <w:bookmarkEnd w:id="277"/>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CC54250"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78" w:author="Mark Davison" w:date="2024-10-16T10:44:00Z" w16du:dateUtc="2024-10-16T09:44:00Z">
        <w:r w:rsidR="00B95937" w:rsidRPr="00B95937">
          <w:rPr>
            <w:rStyle w:val="Crossreference"/>
            <w:rPrChange w:id="279" w:author="Mark Davison" w:date="2024-10-16T10:44:00Z" w16du:dateUtc="2024-10-16T09:44:00Z">
              <w:rPr/>
            </w:rPrChange>
          </w:rPr>
          <w:t xml:space="preserve">Table </w:t>
        </w:r>
        <w:r w:rsidR="00B95937" w:rsidRPr="00B95937">
          <w:rPr>
            <w:rStyle w:val="Crossreference"/>
            <w:rPrChange w:id="280" w:author="Mark Davison" w:date="2024-10-16T10:44:00Z" w16du:dateUtc="2024-10-16T09:44:00Z">
              <w:rPr>
                <w:noProof/>
              </w:rPr>
            </w:rPrChange>
          </w:rPr>
          <w:t>18</w:t>
        </w:r>
      </w:ins>
      <w:del w:id="281" w:author="Mark Davison" w:date="2024-10-16T10:42:00Z" w16du:dateUtc="2024-10-16T09:42:00Z">
        <w:r w:rsidR="00140FAC" w:rsidRPr="00B95937" w:rsidDel="00B95937">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06EA8A9D" w:rsidR="003557AA" w:rsidRDefault="00384B6A" w:rsidP="000A491B">
      <w:pPr>
        <w:pStyle w:val="Caption"/>
        <w:keepNext/>
      </w:pPr>
      <w:bookmarkStart w:id="282" w:name="_Ref161314992"/>
      <w:bookmarkStart w:id="283" w:name="_Toc178936451"/>
      <w:r>
        <w:lastRenderedPageBreak/>
        <w:t xml:space="preserve">Table </w:t>
      </w:r>
      <w:r>
        <w:fldChar w:fldCharType="begin"/>
      </w:r>
      <w:r>
        <w:instrText xml:space="preserve"> SEQ Table \* ARABIC </w:instrText>
      </w:r>
      <w:r>
        <w:fldChar w:fldCharType="separate"/>
      </w:r>
      <w:r w:rsidR="00B95937">
        <w:rPr>
          <w:noProof/>
        </w:rPr>
        <w:t>18</w:t>
      </w:r>
      <w:r>
        <w:rPr>
          <w:noProof/>
        </w:rPr>
        <w:fldChar w:fldCharType="end"/>
      </w:r>
      <w:bookmarkEnd w:id="282"/>
      <w:r>
        <w:tab/>
      </w:r>
      <w:r w:rsidRPr="00384B6A">
        <w:t xml:space="preserve">Information used in defining no change for analogue and counter </w:t>
      </w:r>
      <w:r w:rsidR="009A0F57">
        <w:t>p</w:t>
      </w:r>
      <w:r w:rsidRPr="00384B6A">
        <w:t>oints</w:t>
      </w:r>
      <w:bookmarkEnd w:id="283"/>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r w:rsidRPr="00163DC5">
              <w:t>parentType</w:t>
            </w:r>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r w:rsidRPr="00163DC5">
              <w:t>num</w:t>
            </w:r>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BBB5678"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95937">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84" w:author="Mark Davison" w:date="2024-10-16T10:44:00Z" w16du:dateUtc="2024-10-16T09:44:00Z">
        <w:r w:rsidR="00B95937" w:rsidRPr="00B95937">
          <w:rPr>
            <w:rStyle w:val="Crossreference"/>
            <w:rPrChange w:id="285" w:author="Mark Davison" w:date="2024-10-16T10:44:00Z" w16du:dateUtc="2024-10-16T09:44:00Z">
              <w:rPr/>
            </w:rPrChange>
          </w:rPr>
          <w:t>Limit and control profiles</w:t>
        </w:r>
      </w:ins>
      <w:del w:id="286" w:author="Mark Davison" w:date="2024-10-16T10:42:00Z" w16du:dateUtc="2024-10-16T09:42:00Z">
        <w:r w:rsidR="00140FAC" w:rsidRPr="00B95937" w:rsidDel="00B95937">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87" w:name="_Toc178936542"/>
      <w:r w:rsidRPr="000A491B">
        <w:lastRenderedPageBreak/>
        <w:t xml:space="preserve">Extended </w:t>
      </w:r>
      <w:r w:rsidR="006B0494" w:rsidRPr="000A491B">
        <w:t>points</w:t>
      </w:r>
      <w:bookmarkEnd w:id="287"/>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17CED707"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88" w:author="Mark Davison" w:date="2024-10-16T10:44:00Z" w16du:dateUtc="2024-10-16T09:44:00Z">
        <w:r w:rsidR="00B95937" w:rsidRPr="00B95937">
          <w:rPr>
            <w:rStyle w:val="Crossreference"/>
            <w:rPrChange w:id="289" w:author="Mark Davison" w:date="2024-10-16T10:44:00Z" w16du:dateUtc="2024-10-16T09:44:00Z">
              <w:rPr/>
            </w:rPrChange>
          </w:rPr>
          <w:t xml:space="preserve">Table </w:t>
        </w:r>
        <w:r w:rsidR="00B95937" w:rsidRPr="00B95937">
          <w:rPr>
            <w:rStyle w:val="Crossreference"/>
            <w:rPrChange w:id="290" w:author="Mark Davison" w:date="2024-10-16T10:44:00Z" w16du:dateUtc="2024-10-16T09:44:00Z">
              <w:rPr>
                <w:noProof/>
              </w:rPr>
            </w:rPrChange>
          </w:rPr>
          <w:t>19</w:t>
        </w:r>
      </w:ins>
      <w:del w:id="291" w:author="Mark Davison" w:date="2024-10-16T10:42:00Z" w16du:dateUtc="2024-10-16T09:42:00Z">
        <w:r w:rsidR="00140FAC" w:rsidRPr="00B95937" w:rsidDel="00B95937">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044E4A23" w:rsidR="00122B46" w:rsidRDefault="00122B46" w:rsidP="00122B46">
      <w:pPr>
        <w:pStyle w:val="Caption"/>
      </w:pPr>
      <w:bookmarkStart w:id="292" w:name="_Ref161315144"/>
      <w:bookmarkStart w:id="293" w:name="_Toc178936452"/>
      <w:r>
        <w:t xml:space="preserve">Table </w:t>
      </w:r>
      <w:r>
        <w:fldChar w:fldCharType="begin"/>
      </w:r>
      <w:r>
        <w:instrText xml:space="preserve"> SEQ Table \* ARABIC </w:instrText>
      </w:r>
      <w:r>
        <w:fldChar w:fldCharType="separate"/>
      </w:r>
      <w:r w:rsidR="00B95937">
        <w:rPr>
          <w:noProof/>
        </w:rPr>
        <w:t>19</w:t>
      </w:r>
      <w:r>
        <w:rPr>
          <w:noProof/>
        </w:rPr>
        <w:fldChar w:fldCharType="end"/>
      </w:r>
      <w:bookmarkEnd w:id="292"/>
      <w:r>
        <w:tab/>
      </w:r>
      <w:r w:rsidRPr="00122B46">
        <w:t>Information used in defining exten</w:t>
      </w:r>
      <w:r>
        <w:t>ded</w:t>
      </w:r>
      <w:r w:rsidRPr="00122B46">
        <w:t xml:space="preserve"> </w:t>
      </w:r>
      <w:r w:rsidR="009A0F57">
        <w:t>p</w:t>
      </w:r>
      <w:r w:rsidRPr="00122B46">
        <w:t>oints</w:t>
      </w:r>
      <w:bookmarkEnd w:id="293"/>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r w:rsidRPr="00163DC5">
              <w:t>parentType</w:t>
            </w:r>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r w:rsidRPr="00163DC5">
              <w:t>num</w:t>
            </w:r>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r w:rsidRPr="00163DC5">
              <w:t>className</w:t>
            </w:r>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"RoC"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"StdDev",</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7B4CBA40"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Bit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94" w:name="_Toc178936543"/>
      <w:r>
        <w:t>Minimum</w:t>
      </w:r>
      <w:bookmarkEnd w:id="294"/>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95" w:name="_Toc178936544"/>
      <w:r>
        <w:t>Maximum</w:t>
      </w:r>
      <w:bookmarkEnd w:id="295"/>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96" w:name="_Toc178936545"/>
      <w:r>
        <w:t>Mean</w:t>
      </w:r>
      <w:bookmarkEnd w:id="296"/>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97" w:name="_Toc178936546"/>
      <w:r>
        <w:t xml:space="preserve">Standard </w:t>
      </w:r>
      <w:r w:rsidR="006B0494">
        <w:t>deviation</w:t>
      </w:r>
      <w:bookmarkEnd w:id="297"/>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298" w:name="_Toc178936547"/>
      <w:r>
        <w:lastRenderedPageBreak/>
        <w:t>Integral</w:t>
      </w:r>
      <w:bookmarkEnd w:id="298"/>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046C1B18"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299" w:author="Mark Davison" w:date="2024-10-16T10:44:00Z" w16du:dateUtc="2024-10-16T09:44:00Z">
        <w:r w:rsidR="00B95937" w:rsidRPr="00B95937">
          <w:rPr>
            <w:rStyle w:val="Crossreference"/>
            <w:rPrChange w:id="300" w:author="Mark Davison" w:date="2024-10-16T10:44:00Z" w16du:dateUtc="2024-10-16T09:44:00Z">
              <w:rPr/>
            </w:rPrChange>
          </w:rPr>
          <w:t xml:space="preserve">Figure </w:t>
        </w:r>
        <w:r w:rsidR="00B95937" w:rsidRPr="00B95937">
          <w:rPr>
            <w:rStyle w:val="Crossreference"/>
            <w:rPrChange w:id="301" w:author="Mark Davison" w:date="2024-10-16T10:44:00Z" w16du:dateUtc="2024-10-16T09:44:00Z">
              <w:rPr>
                <w:noProof/>
              </w:rPr>
            </w:rPrChange>
          </w:rPr>
          <w:t>11</w:t>
        </w:r>
      </w:ins>
      <w:del w:id="302" w:author="Mark Davison" w:date="2024-10-16T10:42:00Z" w16du:dateUtc="2024-10-16T09:42:00Z">
        <w:r w:rsidR="00140FAC" w:rsidRPr="00B95937" w:rsidDel="00B95937">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0AFE6FA5" w:rsidR="008D5866" w:rsidRDefault="008D5866" w:rsidP="008D5866">
      <w:pPr>
        <w:pStyle w:val="Caption"/>
      </w:pPr>
      <w:bookmarkStart w:id="303" w:name="_Ref161316465"/>
      <w:bookmarkStart w:id="304" w:name="_Toc178936480"/>
      <w:r>
        <w:t xml:space="preserve">Figure </w:t>
      </w:r>
      <w:r>
        <w:fldChar w:fldCharType="begin"/>
      </w:r>
      <w:r>
        <w:instrText xml:space="preserve"> SEQ Figure \* ARABIC </w:instrText>
      </w:r>
      <w:r>
        <w:fldChar w:fldCharType="separate"/>
      </w:r>
      <w:r w:rsidR="00B95937">
        <w:rPr>
          <w:noProof/>
        </w:rPr>
        <w:t>11</w:t>
      </w:r>
      <w:r>
        <w:rPr>
          <w:noProof/>
        </w:rPr>
        <w:fldChar w:fldCharType="end"/>
      </w:r>
      <w:bookmarkEnd w:id="303"/>
      <w:r>
        <w:tab/>
      </w:r>
      <w:r w:rsidRPr="008D5866">
        <w:t xml:space="preserve">Example of calculation of integral extended </w:t>
      </w:r>
      <w:r w:rsidR="00801C39">
        <w:t>p</w:t>
      </w:r>
      <w:r w:rsidRPr="008D5866">
        <w:t>oint value</w:t>
      </w:r>
      <w:bookmarkEnd w:id="304"/>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05" w:name="_Toc178936548"/>
      <w:r>
        <w:t>Rate of change</w:t>
      </w:r>
      <w:bookmarkEnd w:id="305"/>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5EC3C16D"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95937">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06" w:author="Mark Davison" w:date="2024-10-16T10:44:00Z" w16du:dateUtc="2024-10-16T09:44:00Z">
        <w:r w:rsidR="00B95937" w:rsidRPr="00B95937">
          <w:rPr>
            <w:rStyle w:val="Crossreference"/>
            <w:rPrChange w:id="307" w:author="Mark Davison" w:date="2024-10-16T10:44:00Z" w16du:dateUtc="2024-10-16T09:44:00Z">
              <w:rPr/>
            </w:rPrChange>
          </w:rPr>
          <w:t>Limit and control profiles</w:t>
        </w:r>
      </w:ins>
      <w:del w:id="308" w:author="Mark Davison" w:date="2024-10-16T10:42:00Z" w16du:dateUtc="2024-10-16T09:42:00Z">
        <w:r w:rsidR="00140FAC" w:rsidRPr="00B95937" w:rsidDel="00B95937">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09" w:name="_Toc178936549"/>
      <w:r>
        <w:lastRenderedPageBreak/>
        <w:t xml:space="preserve">State </w:t>
      </w:r>
      <w:r w:rsidR="006B0494">
        <w:t>counter</w:t>
      </w:r>
      <w:bookmarkEnd w:id="30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10" w:name="_Toc178936550"/>
      <w:r>
        <w:t xml:space="preserve">State </w:t>
      </w:r>
      <w:r w:rsidR="006B0494">
        <w:t>runtime</w:t>
      </w:r>
      <w:bookmarkEnd w:id="31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11" w:name="_Ref161319455"/>
      <w:bookmarkStart w:id="312" w:name="_Toc178936551"/>
      <w:r w:rsidRPr="00E622A5">
        <w:t>Limit and control profiles</w:t>
      </w:r>
      <w:bookmarkEnd w:id="311"/>
      <w:bookmarkEnd w:id="31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13" w:name="_Toc178936552"/>
      <w:r>
        <w:t xml:space="preserve">Limit </w:t>
      </w:r>
      <w:r w:rsidR="006B0494">
        <w:t>profiles</w:t>
      </w:r>
      <w:bookmarkEnd w:id="31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2E2D0C3C"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14" w:author="Mark Davison" w:date="2024-10-16T10:44:00Z" w16du:dateUtc="2024-10-16T09:44:00Z">
        <w:r w:rsidR="00B95937" w:rsidRPr="00B95937">
          <w:rPr>
            <w:rStyle w:val="Crossreference"/>
            <w:rPrChange w:id="315" w:author="Mark Davison" w:date="2024-10-16T10:44:00Z" w16du:dateUtc="2024-10-16T09:44:00Z">
              <w:rPr/>
            </w:rPrChange>
          </w:rPr>
          <w:t xml:space="preserve">Table </w:t>
        </w:r>
        <w:r w:rsidR="00B95937" w:rsidRPr="00B95937">
          <w:rPr>
            <w:rStyle w:val="Crossreference"/>
            <w:rPrChange w:id="316" w:author="Mark Davison" w:date="2024-10-16T10:44:00Z" w16du:dateUtc="2024-10-16T09:44:00Z">
              <w:rPr>
                <w:noProof/>
              </w:rPr>
            </w:rPrChange>
          </w:rPr>
          <w:t>20</w:t>
        </w:r>
      </w:ins>
      <w:del w:id="317" w:author="Mark Davison" w:date="2024-10-16T10:42:00Z" w16du:dateUtc="2024-10-16T09:42:00Z">
        <w:r w:rsidR="00140FAC" w:rsidRPr="00B95937" w:rsidDel="00B95937">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0D9A1D7F" w:rsidR="00E622A5" w:rsidRDefault="003D567B" w:rsidP="00163DC5">
      <w:pPr>
        <w:pStyle w:val="Caption"/>
        <w:keepNext/>
      </w:pPr>
      <w:bookmarkStart w:id="318" w:name="_Ref161319951"/>
      <w:bookmarkStart w:id="319" w:name="_Toc178936453"/>
      <w:r>
        <w:t xml:space="preserve">Table </w:t>
      </w:r>
      <w:r>
        <w:fldChar w:fldCharType="begin"/>
      </w:r>
      <w:r>
        <w:instrText xml:space="preserve"> SEQ Table \* ARABIC </w:instrText>
      </w:r>
      <w:r>
        <w:fldChar w:fldCharType="separate"/>
      </w:r>
      <w:r w:rsidR="00B95937">
        <w:rPr>
          <w:noProof/>
        </w:rPr>
        <w:t>20</w:t>
      </w:r>
      <w:r>
        <w:rPr>
          <w:noProof/>
        </w:rPr>
        <w:fldChar w:fldCharType="end"/>
      </w:r>
      <w:bookmarkEnd w:id="318"/>
      <w:r>
        <w:tab/>
      </w:r>
      <w:r w:rsidRPr="003D567B">
        <w:t xml:space="preserve">Information used in defining limit profiles for analogue and counter </w:t>
      </w:r>
      <w:r w:rsidR="00115B0F">
        <w:t>p</w:t>
      </w:r>
      <w:r w:rsidRPr="003D567B">
        <w:t>oints</w:t>
      </w:r>
      <w:bookmarkEnd w:id="319"/>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r w:rsidRPr="00620BD5">
              <w:t>num</w:t>
            </w:r>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320" w:name="_Toc178936553"/>
      <w:r>
        <w:t xml:space="preserve">Control </w:t>
      </w:r>
      <w:r w:rsidR="006B0494">
        <w:t>profiles</w:t>
      </w:r>
      <w:bookmarkEnd w:id="320"/>
    </w:p>
    <w:p w14:paraId="0A4B768C" w14:textId="6BC35220"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21" w:author="Mark Davison" w:date="2024-10-16T10:44:00Z" w16du:dateUtc="2024-10-16T09:44:00Z">
        <w:r w:rsidR="00B95937" w:rsidRPr="00B95937">
          <w:rPr>
            <w:rStyle w:val="Crossreference"/>
            <w:rPrChange w:id="322" w:author="Mark Davison" w:date="2024-10-16T10:44:00Z" w16du:dateUtc="2024-10-16T09:44:00Z">
              <w:rPr/>
            </w:rPrChange>
          </w:rPr>
          <w:t xml:space="preserve">Table </w:t>
        </w:r>
        <w:r w:rsidR="00B95937" w:rsidRPr="00B95937">
          <w:rPr>
            <w:rStyle w:val="Crossreference"/>
            <w:rPrChange w:id="323" w:author="Mark Davison" w:date="2024-10-16T10:44:00Z" w16du:dateUtc="2024-10-16T09:44:00Z">
              <w:rPr>
                <w:noProof/>
              </w:rPr>
            </w:rPrChange>
          </w:rPr>
          <w:t>21</w:t>
        </w:r>
      </w:ins>
      <w:del w:id="324" w:author="Mark Davison" w:date="2024-10-16T10:42:00Z" w16du:dateUtc="2024-10-16T09:42:00Z">
        <w:r w:rsidR="00140FAC" w:rsidRPr="00B95937" w:rsidDel="00B95937">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58E3387E" w:rsidR="003D567B" w:rsidRDefault="003D567B" w:rsidP="003D567B">
      <w:pPr>
        <w:pStyle w:val="Caption"/>
      </w:pPr>
      <w:bookmarkStart w:id="325" w:name="_Ref161319984"/>
      <w:bookmarkStart w:id="326" w:name="_Toc178936454"/>
      <w:r>
        <w:t xml:space="preserve">Table </w:t>
      </w:r>
      <w:r>
        <w:fldChar w:fldCharType="begin"/>
      </w:r>
      <w:r>
        <w:instrText xml:space="preserve"> SEQ Table \* ARABIC </w:instrText>
      </w:r>
      <w:r>
        <w:fldChar w:fldCharType="separate"/>
      </w:r>
      <w:r w:rsidR="00B95937">
        <w:rPr>
          <w:noProof/>
        </w:rPr>
        <w:t>21</w:t>
      </w:r>
      <w:r>
        <w:rPr>
          <w:noProof/>
        </w:rPr>
        <w:fldChar w:fldCharType="end"/>
      </w:r>
      <w:bookmarkEnd w:id="325"/>
      <w:r>
        <w:tab/>
      </w:r>
      <w:r w:rsidRPr="003D567B">
        <w:t xml:space="preserve"> Information used in defining a control profile</w:t>
      </w:r>
      <w:bookmarkEnd w:id="326"/>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r w:rsidRPr="00163DC5">
              <w:t>parentType</w:t>
            </w:r>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r w:rsidRPr="00163DC5">
              <w:t>num</w:t>
            </w:r>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r w:rsidRPr="00163DC5">
              <w:t>mon</w:t>
            </w:r>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r w:rsidRPr="00163DC5">
              <w:t>tue</w:t>
            </w:r>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576836F9" w:rsidR="00270690" w:rsidRPr="00163DC5" w:rsidRDefault="00270690" w:rsidP="003D1407">
            <w:pPr>
              <w:pStyle w:val="TableText"/>
            </w:pPr>
            <w:r w:rsidRPr="00163DC5">
              <w:t xml:space="preserve">Profile number for </w:t>
            </w:r>
            <w:r w:rsidR="00F7132B">
              <w:t>Tues</w:t>
            </w:r>
            <w:r w:rsidR="00F7132B" w:rsidRPr="00163DC5">
              <w:t>day</w:t>
            </w:r>
            <w:r w:rsidRPr="00163DC5">
              <w:t>.</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5411E1FF" w:rsidR="00270690" w:rsidRPr="00163DC5" w:rsidRDefault="00270690" w:rsidP="003D1407">
            <w:pPr>
              <w:pStyle w:val="TableText"/>
            </w:pPr>
            <w:r w:rsidRPr="00163DC5">
              <w:t xml:space="preserve">Profile number for </w:t>
            </w:r>
            <w:r w:rsidR="00F7132B">
              <w:t>Wednes</w:t>
            </w:r>
            <w:r w:rsidR="00F7132B" w:rsidRPr="00163DC5">
              <w:t>day</w:t>
            </w:r>
            <w:r w:rsidRPr="00163DC5">
              <w:t>.</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r w:rsidRPr="00163DC5">
              <w:t>thu</w:t>
            </w:r>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4D17D0EC" w:rsidR="00270690" w:rsidRPr="00163DC5" w:rsidRDefault="00270690" w:rsidP="003D1407">
            <w:pPr>
              <w:pStyle w:val="TableText"/>
            </w:pPr>
            <w:r w:rsidRPr="00163DC5">
              <w:t xml:space="preserve">Profile number for </w:t>
            </w:r>
            <w:r w:rsidR="00F7132B">
              <w:t>Thurs</w:t>
            </w:r>
            <w:r w:rsidR="00F7132B" w:rsidRPr="00163DC5">
              <w:t>day</w:t>
            </w:r>
            <w:r w:rsidRPr="00163DC5">
              <w:t>.</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r w:rsidRPr="00163DC5">
              <w:t>fri</w:t>
            </w:r>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25B6CD0C" w:rsidR="00270690" w:rsidRPr="00163DC5" w:rsidRDefault="00270690" w:rsidP="003D1407">
            <w:pPr>
              <w:pStyle w:val="TableText"/>
            </w:pPr>
            <w:r w:rsidRPr="00163DC5">
              <w:t xml:space="preserve">Profile number for </w:t>
            </w:r>
            <w:r w:rsidR="00F7132B">
              <w:t>Fri</w:t>
            </w:r>
            <w:r w:rsidR="00F7132B" w:rsidRPr="00163DC5">
              <w:t>day</w:t>
            </w:r>
            <w:r w:rsidRPr="00163DC5">
              <w:t>.</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0E4FAA1" w:rsidR="00270690" w:rsidRPr="00163DC5" w:rsidRDefault="00270690" w:rsidP="003D1407">
            <w:pPr>
              <w:pStyle w:val="TableText"/>
            </w:pPr>
            <w:r w:rsidRPr="00163DC5">
              <w:t xml:space="preserve">Profile number for </w:t>
            </w:r>
            <w:r w:rsidR="00F7132B">
              <w:t>Satur</w:t>
            </w:r>
            <w:r w:rsidR="00F7132B" w:rsidRPr="00163DC5">
              <w:t>day</w:t>
            </w:r>
            <w:r w:rsidRPr="00163DC5">
              <w:t>.</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1B6FF850" w:rsidR="00270690" w:rsidRPr="00163DC5" w:rsidRDefault="00270690" w:rsidP="003D1407">
            <w:pPr>
              <w:pStyle w:val="TableText"/>
            </w:pPr>
            <w:r w:rsidRPr="00163DC5">
              <w:t xml:space="preserve">Profile number for </w:t>
            </w:r>
            <w:r w:rsidR="00F7132B">
              <w:t>Sun</w:t>
            </w:r>
            <w:r w:rsidR="00F7132B" w:rsidRPr="00163DC5">
              <w:t>day</w:t>
            </w:r>
            <w:r w:rsidRPr="00163DC5">
              <w:t>.</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27" w:name="_Ref162955578"/>
      <w:bookmarkStart w:id="328" w:name="_Toc178936554"/>
      <w:r w:rsidRPr="00270690">
        <w:t xml:space="preserve">Calculated </w:t>
      </w:r>
      <w:r w:rsidR="006B0494" w:rsidRPr="00270690">
        <w:t>points</w:t>
      </w:r>
      <w:bookmarkEnd w:id="327"/>
      <w:bookmarkEnd w:id="328"/>
    </w:p>
    <w:p w14:paraId="1745A76B" w14:textId="7E316080"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29" w:author="Mark Davison" w:date="2024-10-16T10:44:00Z" w16du:dateUtc="2024-10-16T09:44:00Z">
        <w:r w:rsidR="00B95937" w:rsidRPr="00B95937">
          <w:rPr>
            <w:rStyle w:val="Crossreference"/>
            <w:rPrChange w:id="330" w:author="Mark Davison" w:date="2024-10-16T10:44:00Z" w16du:dateUtc="2024-10-16T09:44:00Z">
              <w:rPr/>
            </w:rPrChange>
          </w:rPr>
          <w:t xml:space="preserve">Table </w:t>
        </w:r>
        <w:r w:rsidR="00B95937" w:rsidRPr="00B95937">
          <w:rPr>
            <w:rStyle w:val="Crossreference"/>
            <w:rPrChange w:id="331" w:author="Mark Davison" w:date="2024-10-16T10:44:00Z" w16du:dateUtc="2024-10-16T09:44:00Z">
              <w:rPr>
                <w:noProof/>
              </w:rPr>
            </w:rPrChange>
          </w:rPr>
          <w:t>22</w:t>
        </w:r>
      </w:ins>
      <w:del w:id="332" w:author="Mark Davison" w:date="2024-10-16T10:42:00Z" w16du:dateUtc="2024-10-16T09:42:00Z">
        <w:r w:rsidR="00140FAC" w:rsidRPr="00B95937" w:rsidDel="00B95937">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6E885DC6" w:rsidR="00270690" w:rsidRDefault="00270690" w:rsidP="00270690">
      <w:pPr>
        <w:pStyle w:val="Caption"/>
      </w:pPr>
      <w:bookmarkStart w:id="333" w:name="_Ref161320438"/>
      <w:bookmarkStart w:id="334" w:name="_Toc178936455"/>
      <w:r>
        <w:t xml:space="preserve">Table </w:t>
      </w:r>
      <w:r>
        <w:fldChar w:fldCharType="begin"/>
      </w:r>
      <w:r>
        <w:instrText xml:space="preserve"> SEQ Table \* ARABIC </w:instrText>
      </w:r>
      <w:r>
        <w:fldChar w:fldCharType="separate"/>
      </w:r>
      <w:r w:rsidR="00B95937">
        <w:rPr>
          <w:noProof/>
        </w:rPr>
        <w:t>22</w:t>
      </w:r>
      <w:r>
        <w:rPr>
          <w:noProof/>
        </w:rPr>
        <w:fldChar w:fldCharType="end"/>
      </w:r>
      <w:bookmarkEnd w:id="333"/>
      <w:r>
        <w:tab/>
      </w:r>
      <w:r w:rsidRPr="00270690">
        <w:t xml:space="preserve">Information used in defining a </w:t>
      </w:r>
      <w:r w:rsidR="00DA1A5D">
        <w:t>p</w:t>
      </w:r>
      <w:r w:rsidR="00C03691" w:rsidRPr="00270690">
        <w:t>oint</w:t>
      </w:r>
      <w:r w:rsidRPr="00270690">
        <w:t xml:space="preserve"> calculation</w:t>
      </w:r>
      <w:bookmarkEnd w:id="334"/>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r w:rsidRPr="00163DC5">
              <w:t>calcCode</w:t>
            </w:r>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r w:rsidRPr="00163DC5">
              <w:t>calcOnChange</w:t>
            </w:r>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3F002204"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B95937">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35" w:name="_Toc178936555"/>
      <w:r>
        <w:t xml:space="preserve">Incident </w:t>
      </w:r>
      <w:r w:rsidR="006B0494">
        <w:t>logging</w:t>
      </w:r>
      <w:bookmarkEnd w:id="335"/>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69ACBEDC"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36" w:author="Mark Davison" w:date="2024-10-16T10:44:00Z" w16du:dateUtc="2024-10-16T09:44:00Z">
        <w:r w:rsidR="00B95937" w:rsidRPr="00B95937">
          <w:rPr>
            <w:rStyle w:val="Crossreference"/>
            <w:rPrChange w:id="337" w:author="Mark Davison" w:date="2024-10-16T10:44:00Z" w16du:dateUtc="2024-10-16T09:44:00Z">
              <w:rPr/>
            </w:rPrChange>
          </w:rPr>
          <w:t xml:space="preserve">Table </w:t>
        </w:r>
        <w:r w:rsidR="00B95937" w:rsidRPr="00B95937">
          <w:rPr>
            <w:rStyle w:val="Crossreference"/>
            <w:rPrChange w:id="338" w:author="Mark Davison" w:date="2024-10-16T10:44:00Z" w16du:dateUtc="2024-10-16T09:44:00Z">
              <w:rPr>
                <w:noProof/>
              </w:rPr>
            </w:rPrChange>
          </w:rPr>
          <w:t>23</w:t>
        </w:r>
      </w:ins>
      <w:del w:id="339" w:author="Mark Davison" w:date="2024-10-16T10:42:00Z" w16du:dateUtc="2024-10-16T09:42:00Z">
        <w:r w:rsidR="00140FAC" w:rsidRPr="00B95937" w:rsidDel="00B95937">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13540BDB" w:rsidR="003B6C56" w:rsidRDefault="003B6C56" w:rsidP="003B6C56">
      <w:pPr>
        <w:pStyle w:val="Caption"/>
      </w:pPr>
      <w:bookmarkStart w:id="340" w:name="_Ref161320994"/>
      <w:bookmarkStart w:id="341" w:name="_Toc178936456"/>
      <w:r>
        <w:t xml:space="preserve">Table </w:t>
      </w:r>
      <w:r>
        <w:fldChar w:fldCharType="begin"/>
      </w:r>
      <w:r>
        <w:instrText xml:space="preserve"> SEQ Table \* ARABIC </w:instrText>
      </w:r>
      <w:r>
        <w:fldChar w:fldCharType="separate"/>
      </w:r>
      <w:r w:rsidR="00B95937">
        <w:rPr>
          <w:noProof/>
        </w:rPr>
        <w:t>23</w:t>
      </w:r>
      <w:r>
        <w:rPr>
          <w:noProof/>
        </w:rPr>
        <w:fldChar w:fldCharType="end"/>
      </w:r>
      <w:bookmarkEnd w:id="340"/>
      <w:r>
        <w:tab/>
      </w:r>
      <w:r w:rsidRPr="003B6C56">
        <w:t>Information used in defining an incident log</w:t>
      </w:r>
      <w:bookmarkEnd w:id="341"/>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r w:rsidRPr="00163DC5">
              <w:t>parentType</w:t>
            </w:r>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r w:rsidRPr="00163DC5">
              <w:t>num</w:t>
            </w:r>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r w:rsidRPr="00163DC5">
              <w:t>triggerPoint</w:t>
            </w:r>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r w:rsidRPr="00163DC5">
              <w:t>TriggerType</w:t>
            </w:r>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r w:rsidRPr="00163DC5">
              <w:t>triggerType</w:t>
            </w:r>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r w:rsidRPr="00163DC5">
              <w:t>triggerMask</w:t>
            </w:r>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r w:rsidRPr="00163DC5">
              <w:t>triggerStart</w:t>
            </w:r>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r w:rsidRPr="00163DC5">
              <w:t>triggerLength</w:t>
            </w:r>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r w:rsidRPr="00163DC5">
              <w:t>logRate</w:t>
            </w:r>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r w:rsidRPr="00163DC5">
              <w:t>logOffset</w:t>
            </w:r>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42" w:name="_Toc178936556"/>
      <w:r>
        <w:lastRenderedPageBreak/>
        <w:t>Controls and overrides</w:t>
      </w:r>
      <w:bookmarkEnd w:id="342"/>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43" w:name="_Toc178936557"/>
      <w:r>
        <w:t>Controls</w:t>
      </w:r>
      <w:bookmarkEnd w:id="343"/>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344" w:name="_Toc178936558"/>
      <w:r w:rsidRPr="005077D9">
        <w:t xml:space="preserve">Overriding a </w:t>
      </w:r>
      <w:r w:rsidR="006B0494" w:rsidRPr="005077D9">
        <w:t>point</w:t>
      </w:r>
      <w:bookmarkEnd w:id="344"/>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45" w:name="_Toc178936559"/>
      <w:r>
        <w:lastRenderedPageBreak/>
        <w:t>Data reporting</w:t>
      </w:r>
      <w:bookmarkEnd w:id="345"/>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46" w:name="_Toc163727621"/>
      <w:bookmarkStart w:id="347" w:name="_Toc178936560"/>
      <w:bookmarkEnd w:id="346"/>
      <w:r>
        <w:t xml:space="preserve">Data </w:t>
      </w:r>
      <w:r w:rsidR="006B0494">
        <w:t>formats</w:t>
      </w:r>
      <w:bookmarkEnd w:id="347"/>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typeand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48" w:name="_Toc178936561"/>
      <w:r w:rsidRPr="00620AA0">
        <w:t>Requesting data</w:t>
      </w:r>
      <w:bookmarkEnd w:id="348"/>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"data"</w:t>
      </w:r>
      <w:r w:rsidRPr="00163DC5">
        <w:t>:"</w:t>
      </w:r>
      <w:r w:rsidR="006A219A">
        <w:t>c</w:t>
      </w:r>
      <w:r w:rsidRPr="00163DC5">
        <w:t>urrent"}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 xml:space="preserve">urrent",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"data"</w:t>
      </w:r>
      <w:r w:rsidRPr="00BA7567">
        <w:t>:"</w:t>
      </w:r>
      <w:r w:rsidR="006A219A">
        <w:t>h</w:t>
      </w:r>
      <w:r w:rsidRPr="00BA7567">
        <w:t xml:space="preserve">istory",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"data"</w:t>
      </w:r>
      <w:r w:rsidRPr="00BA7567">
        <w:t>:"</w:t>
      </w:r>
      <w:r w:rsidR="006A219A">
        <w:t>h</w:t>
      </w:r>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4DA0E16E" w:rsidR="00FA1683" w:rsidRDefault="00C50BE3" w:rsidP="00D46C42">
      <w:pPr>
        <w:pStyle w:val="Caption"/>
      </w:pPr>
      <w:bookmarkStart w:id="349" w:name="_Toc178936457"/>
      <w:r w:rsidRPr="00BA7567">
        <w:t xml:space="preserve">Table </w:t>
      </w:r>
      <w:r>
        <w:fldChar w:fldCharType="begin"/>
      </w:r>
      <w:r>
        <w:instrText xml:space="preserve"> SEQ Table \* ARABIC </w:instrText>
      </w:r>
      <w:r>
        <w:fldChar w:fldCharType="separate"/>
      </w:r>
      <w:r w:rsidR="00B95937">
        <w:rPr>
          <w:noProof/>
        </w:rPr>
        <w:t>24</w:t>
      </w:r>
      <w:r>
        <w:rPr>
          <w:noProof/>
        </w:rPr>
        <w:fldChar w:fldCharType="end"/>
      </w:r>
      <w:r w:rsidR="00D46C42" w:rsidRPr="00BA7567">
        <w:tab/>
        <w:t>Elements of the data request message</w:t>
      </w:r>
      <w:bookmarkEnd w:id="349"/>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350" w:name="_Toc178936562"/>
      <w:r>
        <w:lastRenderedPageBreak/>
        <w:t xml:space="preserve">Field </w:t>
      </w:r>
      <w:r w:rsidR="006B0494">
        <w:t>devic</w:t>
      </w:r>
      <w:r>
        <w:t>e core blocks</w:t>
      </w:r>
      <w:bookmarkEnd w:id="350"/>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0371D4F1"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B95937">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351" w:author="Mark Davison" w:date="2024-10-16T10:44:00Z" w16du:dateUtc="2024-10-16T09:44:00Z">
        <w:r w:rsidR="00B95937" w:rsidRPr="00B95937">
          <w:rPr>
            <w:rStyle w:val="Crossreference"/>
            <w:rPrChange w:id="352" w:author="Mark Davison" w:date="2024-10-16T10:44:00Z" w16du:dateUtc="2024-10-16T09:44:00Z">
              <w:rPr/>
            </w:rPrChange>
          </w:rPr>
          <w:t>Payload compression</w:t>
        </w:r>
      </w:ins>
      <w:del w:id="353" w:author="Mark Davison" w:date="2024-10-16T10:42:00Z" w16du:dateUtc="2024-10-16T09:42:00Z">
        <w:r w:rsidR="00140FAC" w:rsidRPr="00B95937" w:rsidDel="00B95937">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354" w:name="_Ref160026567"/>
      <w:bookmarkStart w:id="355" w:name="_Toc178936563"/>
      <w:r>
        <w:lastRenderedPageBreak/>
        <w:t>Use of MQTT</w:t>
      </w:r>
      <w:bookmarkEnd w:id="354"/>
      <w:bookmarkEnd w:id="355"/>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356" w:name="_Toc178936564"/>
      <w:r w:rsidRPr="00B176E4">
        <w:t>Retained messages and connection state</w:t>
      </w:r>
      <w:bookmarkEnd w:id="356"/>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357" w:name="_Toc156487355"/>
      <w:bookmarkStart w:id="358" w:name="_Toc178936565"/>
      <w:r>
        <w:t>Publish/</w:t>
      </w:r>
      <w:r w:rsidR="0012344C">
        <w:t>subscribe</w:t>
      </w:r>
      <w:r>
        <w:t xml:space="preserve"> transports</w:t>
      </w:r>
      <w:bookmarkEnd w:id="357"/>
      <w:bookmarkEnd w:id="358"/>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359" w:name="_Toc178936566"/>
      <w:r>
        <w:t>Payload</w:t>
      </w:r>
      <w:bookmarkEnd w:id="359"/>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360" w:name="_Ref162949991"/>
      <w:bookmarkStart w:id="361" w:name="_Toc178936567"/>
      <w:r>
        <w:lastRenderedPageBreak/>
        <w:t>Payload compression</w:t>
      </w:r>
      <w:bookmarkEnd w:id="360"/>
      <w:bookmarkEnd w:id="361"/>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362" w:name="_Toc178936568"/>
      <w:r>
        <w:t xml:space="preserve">Other </w:t>
      </w:r>
      <w:r w:rsidR="0012344C">
        <w:t>topics</w:t>
      </w:r>
      <w:bookmarkEnd w:id="362"/>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363" w:name="_Toc156487360"/>
      <w:bookmarkStart w:id="364" w:name="_Toc178936569"/>
      <w:r>
        <w:t>Getdeviceinfo</w:t>
      </w:r>
      <w:bookmarkEnd w:id="363"/>
      <w:bookmarkEnd w:id="364"/>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365" w:name="_Toc156487361"/>
      <w:bookmarkStart w:id="366" w:name="_Toc178936570"/>
      <w:r>
        <w:t xml:space="preserve">Maintaining </w:t>
      </w:r>
      <w:bookmarkEnd w:id="365"/>
      <w:r w:rsidR="0012344C">
        <w:t>time</w:t>
      </w:r>
      <w:bookmarkEnd w:id="366"/>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367" w:name="_Toc156487362"/>
      <w:bookmarkStart w:id="368" w:name="_Toc178936571"/>
      <w:r>
        <w:lastRenderedPageBreak/>
        <w:t xml:space="preserve">Communications, QoS, </w:t>
      </w:r>
      <w:bookmarkEnd w:id="367"/>
      <w:r w:rsidR="0012344C">
        <w:t>retention</w:t>
      </w:r>
      <w:bookmarkEnd w:id="368"/>
    </w:p>
    <w:p w14:paraId="48A88406" w14:textId="24AD7F7A"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B95937">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369" w:name="_Toc178936572"/>
      <w:r>
        <w:lastRenderedPageBreak/>
        <w:t>Fi</w:t>
      </w:r>
      <w:r w:rsidR="00C9038A">
        <w:t>el</w:t>
      </w:r>
      <w:r>
        <w:t xml:space="preserve">d </w:t>
      </w:r>
      <w:r w:rsidR="0012344C">
        <w:t>device</w:t>
      </w:r>
      <w:r>
        <w:t xml:space="preserve"> lifecycle</w:t>
      </w:r>
      <w:bookmarkEnd w:id="369"/>
    </w:p>
    <w:p w14:paraId="63CC4D64" w14:textId="4AE7B926"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370" w:author="Mark Davison" w:date="2024-10-16T10:44:00Z" w16du:dateUtc="2024-10-16T09:44:00Z">
        <w:r w:rsidR="00B95937" w:rsidRPr="00B95937">
          <w:rPr>
            <w:rStyle w:val="Crossreference"/>
            <w:rPrChange w:id="371" w:author="Mark Davison" w:date="2024-10-16T10:44:00Z" w16du:dateUtc="2024-10-16T09:44:00Z">
              <w:rPr/>
            </w:rPrChange>
          </w:rPr>
          <w:t xml:space="preserve">Figure </w:t>
        </w:r>
        <w:r w:rsidR="00B95937" w:rsidRPr="00B95937">
          <w:rPr>
            <w:rStyle w:val="Crossreference"/>
            <w:rPrChange w:id="372" w:author="Mark Davison" w:date="2024-10-16T10:44:00Z" w16du:dateUtc="2024-10-16T09:44:00Z">
              <w:rPr>
                <w:noProof/>
              </w:rPr>
            </w:rPrChange>
          </w:rPr>
          <w:t>12</w:t>
        </w:r>
      </w:ins>
      <w:del w:id="373" w:author="Mark Davison" w:date="2024-10-16T10:42:00Z" w16du:dateUtc="2024-10-16T09:42:00Z">
        <w:r w:rsidR="00140FAC" w:rsidRPr="00B95937" w:rsidDel="00B95937">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2261CAAD" w:rsidR="00272391" w:rsidRDefault="00272391" w:rsidP="00272391">
      <w:pPr>
        <w:pStyle w:val="Caption"/>
      </w:pPr>
      <w:bookmarkStart w:id="374" w:name="_Ref161393121"/>
      <w:bookmarkStart w:id="375" w:name="_Toc178936481"/>
      <w:r>
        <w:t xml:space="preserve">Figure </w:t>
      </w:r>
      <w:r>
        <w:fldChar w:fldCharType="begin"/>
      </w:r>
      <w:r>
        <w:instrText xml:space="preserve"> SEQ Figure \* ARABIC </w:instrText>
      </w:r>
      <w:r>
        <w:fldChar w:fldCharType="separate"/>
      </w:r>
      <w:r w:rsidR="00B95937">
        <w:rPr>
          <w:noProof/>
        </w:rPr>
        <w:t>12</w:t>
      </w:r>
      <w:r>
        <w:rPr>
          <w:noProof/>
        </w:rPr>
        <w:fldChar w:fldCharType="end"/>
      </w:r>
      <w:bookmarkEnd w:id="374"/>
      <w:r>
        <w:tab/>
        <w:t>Connection state model</w:t>
      </w:r>
      <w:bookmarkEnd w:id="375"/>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376" w:name="_Toc178936573"/>
      <w:r>
        <w:t>Status message</w:t>
      </w:r>
      <w:bookmarkEnd w:id="376"/>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377" w:name="_Last_Will_and"/>
      <w:bookmarkStart w:id="378" w:name="_Toc156487366"/>
      <w:bookmarkStart w:id="379" w:name="_Toc178936574"/>
      <w:bookmarkEnd w:id="377"/>
      <w:r>
        <w:t xml:space="preserve">Last </w:t>
      </w:r>
      <w:r w:rsidR="00DB0F88">
        <w:t>Will</w:t>
      </w:r>
      <w:r w:rsidR="0012344C">
        <w:t xml:space="preserve"> and </w:t>
      </w:r>
      <w:bookmarkEnd w:id="378"/>
      <w:r w:rsidR="00DB0F88">
        <w:t>Testament</w:t>
      </w:r>
      <w:bookmarkEnd w:id="379"/>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380" w:name="_Toc156487367"/>
      <w:bookmarkStart w:id="381" w:name="_Toc178936575"/>
      <w:r>
        <w:t xml:space="preserve">Field </w:t>
      </w:r>
      <w:r w:rsidR="0012344C">
        <w:t>device replacement</w:t>
      </w:r>
      <w:bookmarkEnd w:id="380"/>
      <w:bookmarkEnd w:id="381"/>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382" w:name="_Toc178936576"/>
      <w:r>
        <w:lastRenderedPageBreak/>
        <w:t>Security</w:t>
      </w:r>
      <w:bookmarkEnd w:id="382"/>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383" w:name="_Toc162423095"/>
      <w:bookmarkStart w:id="384" w:name="_Toc162423686"/>
      <w:bookmarkStart w:id="385" w:name="_Toc178936577"/>
      <w:r>
        <w:lastRenderedPageBreak/>
        <w:t>Class names and ontology</w:t>
      </w:r>
      <w:bookmarkEnd w:id="383"/>
      <w:bookmarkEnd w:id="384"/>
      <w:bookmarkEnd w:id="385"/>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386" w:name="_Toc162423096"/>
      <w:bookmarkStart w:id="387" w:name="_Toc162423687"/>
      <w:bookmarkStart w:id="388" w:name="_Toc178936578"/>
      <w:r>
        <w:t>Fixed class names</w:t>
      </w:r>
      <w:bookmarkEnd w:id="386"/>
      <w:bookmarkEnd w:id="387"/>
      <w:bookmarkEnd w:id="388"/>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6D44E598" w:rsidR="00DB49C5" w:rsidRDefault="00DB49C5" w:rsidP="00DB49C5">
      <w:pPr>
        <w:pStyle w:val="Caption"/>
      </w:pPr>
      <w:bookmarkStart w:id="389" w:name="_Toc162423151"/>
      <w:bookmarkStart w:id="390" w:name="_Toc162423742"/>
      <w:bookmarkStart w:id="391" w:name="_Toc178936458"/>
      <w:r>
        <w:t xml:space="preserve">Table </w:t>
      </w:r>
      <w:r>
        <w:fldChar w:fldCharType="begin"/>
      </w:r>
      <w:r>
        <w:instrText xml:space="preserve"> SEQ Table \* ARABIC </w:instrText>
      </w:r>
      <w:r>
        <w:fldChar w:fldCharType="separate"/>
      </w:r>
      <w:r w:rsidR="00B95937">
        <w:rPr>
          <w:noProof/>
        </w:rPr>
        <w:t>25</w:t>
      </w:r>
      <w:r>
        <w:rPr>
          <w:noProof/>
        </w:rPr>
        <w:fldChar w:fldCharType="end"/>
      </w:r>
      <w:r>
        <w:tab/>
        <w:t>Fixed class names</w:t>
      </w:r>
      <w:bookmarkEnd w:id="389"/>
      <w:bookmarkEnd w:id="390"/>
      <w:bookmarkEnd w:id="391"/>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392"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r w:rsidRPr="004B3F83">
              <w:t>deg.C</w:t>
            </w:r>
          </w:p>
        </w:tc>
        <w:bookmarkEnd w:id="392"/>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393" w:name="_Toc178936579"/>
      <w:bookmarkStart w:id="394" w:name="_Toc162423097"/>
      <w:bookmarkStart w:id="395" w:name="_Toc162423688"/>
      <w:r w:rsidRPr="00670623">
        <w:lastRenderedPageBreak/>
        <w:t>F</w:t>
      </w:r>
      <w:r w:rsidR="00686D0D" w:rsidRPr="00670623">
        <w:t>ield device profile extensions and layout</w:t>
      </w:r>
      <w:bookmarkEnd w:id="393"/>
    </w:p>
    <w:p w14:paraId="3B7A4F4E" w14:textId="6560B810" w:rsidR="00DB49C5" w:rsidRDefault="00DB49C5" w:rsidP="005600C9">
      <w:pPr>
        <w:pStyle w:val="Heading2"/>
      </w:pPr>
      <w:bookmarkStart w:id="396" w:name="_Toc178936580"/>
      <w:r>
        <w:t>Vendor extensions</w:t>
      </w:r>
      <w:bookmarkEnd w:id="394"/>
      <w:bookmarkEnd w:id="395"/>
      <w:bookmarkEnd w:id="396"/>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397" w:name="_Toc162423098"/>
      <w:bookmarkStart w:id="398" w:name="_Toc162423689"/>
      <w:bookmarkStart w:id="399" w:name="_Toc178936581"/>
      <w:r>
        <w:t>New properties</w:t>
      </w:r>
      <w:bookmarkEnd w:id="397"/>
      <w:bookmarkEnd w:id="398"/>
      <w:bookmarkEnd w:id="399"/>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400" w:name="_Toc162423099"/>
      <w:bookmarkStart w:id="401" w:name="_Toc162423690"/>
      <w:bookmarkStart w:id="402" w:name="_Toc178936582"/>
      <w:r>
        <w:t>New objects</w:t>
      </w:r>
      <w:bookmarkEnd w:id="400"/>
      <w:bookmarkEnd w:id="401"/>
      <w:bookmarkEnd w:id="402"/>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403" w:name="_Toc162423100"/>
      <w:bookmarkStart w:id="404" w:name="_Toc162423691"/>
      <w:bookmarkStart w:id="405" w:name="_Toc178936583"/>
      <w:r>
        <w:t>Translation</w:t>
      </w:r>
      <w:bookmarkEnd w:id="403"/>
      <w:bookmarkEnd w:id="404"/>
      <w:bookmarkEnd w:id="405"/>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06" w:name="_Toc162423101"/>
      <w:bookmarkStart w:id="407" w:name="_Toc162423692"/>
      <w:bookmarkStart w:id="408" w:name="_Toc178936584"/>
      <w:r>
        <w:t>Suggesting SA UI layout</w:t>
      </w:r>
      <w:bookmarkEnd w:id="406"/>
      <w:bookmarkEnd w:id="407"/>
      <w:bookmarkEnd w:id="408"/>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09" w:name="_Toc162423102"/>
      <w:bookmarkStart w:id="410" w:name="_Toc162423693"/>
      <w:bookmarkStart w:id="411" w:name="_Toc178936585"/>
      <w:r>
        <w:t>configFields</w:t>
      </w:r>
      <w:bookmarkEnd w:id="409"/>
      <w:bookmarkEnd w:id="410"/>
      <w:bookmarkEnd w:id="411"/>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12" w:name="_Toc162423103"/>
      <w:bookmarkStart w:id="413" w:name="_Toc162423694"/>
      <w:bookmarkStart w:id="414" w:name="_Toc178936586"/>
      <w:r>
        <w:t>Group</w:t>
      </w:r>
      <w:bookmarkEnd w:id="412"/>
      <w:bookmarkEnd w:id="413"/>
      <w:bookmarkEnd w:id="414"/>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15" w:name="_Ref160025839"/>
      <w:bookmarkStart w:id="416" w:name="_Toc162423104"/>
      <w:bookmarkStart w:id="417" w:name="_Toc162423695"/>
      <w:bookmarkStart w:id="418" w:name="_Toc178936587"/>
      <w:r>
        <w:lastRenderedPageBreak/>
        <w:t>Example use cases</w:t>
      </w:r>
      <w:bookmarkEnd w:id="415"/>
      <w:bookmarkEnd w:id="416"/>
      <w:bookmarkEnd w:id="417"/>
      <w:bookmarkEnd w:id="418"/>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19" w:name="_Toc156487379"/>
    </w:p>
    <w:p w14:paraId="4EC08F38" w14:textId="77777777" w:rsidR="00DB49C5" w:rsidRPr="00D86809" w:rsidRDefault="00DB49C5" w:rsidP="00DB49C5">
      <w:pPr>
        <w:pStyle w:val="Heading2"/>
        <w:ind w:left="578" w:hanging="578"/>
        <w:rPr>
          <w:rFonts w:eastAsia="DengXian Light"/>
          <w:lang w:eastAsia="en-US"/>
        </w:rPr>
      </w:pPr>
      <w:bookmarkStart w:id="420" w:name="_Toc162423105"/>
      <w:bookmarkStart w:id="421" w:name="_Toc162423696"/>
      <w:bookmarkStart w:id="422" w:name="_Toc178936588"/>
      <w:r w:rsidRPr="00D86809">
        <w:rPr>
          <w:rFonts w:eastAsia="DengXian Light"/>
          <w:lang w:eastAsia="en-US"/>
        </w:rPr>
        <w:t>Simplest case</w:t>
      </w:r>
      <w:bookmarkEnd w:id="419"/>
      <w:bookmarkEnd w:id="420"/>
      <w:bookmarkEnd w:id="421"/>
      <w:bookmarkEnd w:id="422"/>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6FB9B9D0"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w:t>
      </w:r>
      <w:r w:rsidR="00CA7BEB">
        <w:rPr>
          <w:color w:val="C45911" w:themeColor="accent2" w:themeShade="BF"/>
        </w:rPr>
        <w:t>ai</w:t>
      </w:r>
      <w:r w:rsidRPr="0058439C">
        <w:rPr>
          <w:color w:val="C45911" w:themeColor="accent2" w:themeShade="BF"/>
        </w:rPr>
        <w:t>"</w:t>
      </w:r>
      <w:r w:rsidRPr="00AB2D7E">
        <w:t>:1,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23" w:name="_Toc156487380"/>
      <w:bookmarkStart w:id="424" w:name="_Toc162423106"/>
      <w:bookmarkStart w:id="425" w:name="_Toc162423697"/>
      <w:bookmarkStart w:id="426" w:name="_Toc178936589"/>
      <w:r w:rsidRPr="00D86809">
        <w:rPr>
          <w:rFonts w:eastAsia="DengXian Light"/>
          <w:lang w:eastAsia="en-US"/>
        </w:rPr>
        <w:t>A configurable field device</w:t>
      </w:r>
      <w:bookmarkEnd w:id="423"/>
      <w:bookmarkEnd w:id="424"/>
      <w:bookmarkEnd w:id="425"/>
      <w:bookmarkEnd w:id="426"/>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27" w:name="_Toc162423107"/>
      <w:bookmarkStart w:id="428" w:name="_Toc162423698"/>
      <w:bookmarkStart w:id="429" w:name="_Toc178936590"/>
      <w:r w:rsidRPr="007A017D">
        <w:lastRenderedPageBreak/>
        <w:t xml:space="preserve">Supervisory application </w:t>
      </w:r>
      <w:r>
        <w:t>p</w:t>
      </w:r>
      <w:r w:rsidRPr="007A017D">
        <w:t>rofile document</w:t>
      </w:r>
      <w:bookmarkEnd w:id="427"/>
      <w:bookmarkEnd w:id="428"/>
      <w:bookmarkEnd w:id="429"/>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30" w:name="_Toc162423108"/>
      <w:bookmarkStart w:id="431" w:name="_Toc162423699"/>
      <w:bookmarkStart w:id="432" w:name="_Toc178936591"/>
      <w:r>
        <w:lastRenderedPageBreak/>
        <w:t xml:space="preserve">Appendix: </w:t>
      </w:r>
      <w:r w:rsidR="00DB49C5">
        <w:t>JSON files</w:t>
      </w:r>
      <w:bookmarkEnd w:id="430"/>
      <w:bookmarkEnd w:id="431"/>
      <w:bookmarkEnd w:id="432"/>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1"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433" w:name="_Ref161392844"/>
      <w:bookmarkStart w:id="434" w:name="_Ref161827497"/>
      <w:bookmarkStart w:id="435" w:name="_Toc162423109"/>
      <w:bookmarkStart w:id="436" w:name="_Toc162423700"/>
      <w:bookmarkStart w:id="437" w:name="_Toc178936592"/>
      <w:r>
        <w:lastRenderedPageBreak/>
        <w:t xml:space="preserve">Appendix: </w:t>
      </w:r>
      <w:r w:rsidR="00DB49C5" w:rsidRPr="00466D9D">
        <w:t>Topic summary</w:t>
      </w:r>
      <w:bookmarkEnd w:id="433"/>
      <w:bookmarkEnd w:id="434"/>
      <w:bookmarkEnd w:id="435"/>
      <w:bookmarkEnd w:id="436"/>
      <w:bookmarkEnd w:id="437"/>
    </w:p>
    <w:p w14:paraId="2DB155DE" w14:textId="77777777" w:rsidR="00DB49C5" w:rsidRDefault="00DB49C5" w:rsidP="00DB49C5">
      <w:pPr>
        <w:pStyle w:val="BodyText"/>
      </w:pPr>
      <w:r>
        <w:t>This section lists the topics used by the protocol.</w:t>
      </w:r>
    </w:p>
    <w:p w14:paraId="0737ED35" w14:textId="57CD02F4" w:rsidR="00DB49C5" w:rsidRDefault="00DB49C5" w:rsidP="00DB49C5">
      <w:pPr>
        <w:pStyle w:val="Caption"/>
      </w:pPr>
      <w:bookmarkStart w:id="438" w:name="_Toc162423152"/>
      <w:bookmarkStart w:id="439" w:name="_Toc162423743"/>
      <w:bookmarkStart w:id="440" w:name="_Toc178936459"/>
      <w:r>
        <w:t xml:space="preserve">Table </w:t>
      </w:r>
      <w:r>
        <w:fldChar w:fldCharType="begin"/>
      </w:r>
      <w:r>
        <w:instrText xml:space="preserve"> SEQ Table \* ARABIC </w:instrText>
      </w:r>
      <w:r>
        <w:fldChar w:fldCharType="separate"/>
      </w:r>
      <w:r w:rsidR="00B95937">
        <w:rPr>
          <w:noProof/>
        </w:rPr>
        <w:t>26</w:t>
      </w:r>
      <w:r>
        <w:rPr>
          <w:noProof/>
        </w:rPr>
        <w:fldChar w:fldCharType="end"/>
      </w:r>
      <w:r>
        <w:tab/>
        <w:t>Topics used by the protocol</w:t>
      </w:r>
      <w:bookmarkEnd w:id="438"/>
      <w:bookmarkEnd w:id="439"/>
      <w:bookmarkEnd w:id="440"/>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[UUID]/UP/lwt</w:t>
            </w:r>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[UUID]/DOWN/getdeviceinfo</w:t>
            </w:r>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[UUID]/DOWN/getdata</w:t>
            </w:r>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[UUID]/DOWN/setclock</w:t>
            </w:r>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[UUID]/UP/getclock</w:t>
            </w:r>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41" w:name="_Ref161043520"/>
      <w:bookmarkStart w:id="442" w:name="_Toc162423110"/>
      <w:bookmarkStart w:id="443" w:name="_Toc162423701"/>
      <w:bookmarkStart w:id="444" w:name="_Toc178936593"/>
      <w:r>
        <w:lastRenderedPageBreak/>
        <w:t xml:space="preserve">Appendix: </w:t>
      </w:r>
      <w:r w:rsidR="00DB49C5" w:rsidRPr="00360437">
        <w:t>Calculated point code</w:t>
      </w:r>
      <w:bookmarkEnd w:id="441"/>
      <w:bookmarkEnd w:id="442"/>
      <w:bookmarkEnd w:id="443"/>
      <w:bookmarkEnd w:id="444"/>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0693FF86"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5" w:author="Mark Davison" w:date="2024-10-16T10:44:00Z" w16du:dateUtc="2024-10-16T09:44:00Z">
        <w:r w:rsidR="00B95937" w:rsidRPr="00B95937">
          <w:rPr>
            <w:rStyle w:val="Crossreference"/>
            <w:rPrChange w:id="446" w:author="Mark Davison" w:date="2024-10-16T10:44:00Z" w16du:dateUtc="2024-10-16T09:44:00Z">
              <w:rPr/>
            </w:rPrChange>
          </w:rPr>
          <w:t xml:space="preserve">Table </w:t>
        </w:r>
        <w:r w:rsidR="00B95937" w:rsidRPr="00B95937">
          <w:rPr>
            <w:rStyle w:val="Crossreference"/>
            <w:rPrChange w:id="447" w:author="Mark Davison" w:date="2024-10-16T10:44:00Z" w16du:dateUtc="2024-10-16T09:44:00Z">
              <w:rPr>
                <w:noProof/>
              </w:rPr>
            </w:rPrChange>
          </w:rPr>
          <w:t>28</w:t>
        </w:r>
      </w:ins>
      <w:del w:id="448" w:author="Mark Davison" w:date="2024-10-16T10:42:00Z" w16du:dateUtc="2024-10-16T09:42:00Z">
        <w:r w:rsidR="00140FAC" w:rsidRPr="00B95937" w:rsidDel="00B95937">
          <w:rPr>
            <w:rStyle w:val="Crossreference"/>
          </w:rPr>
          <w:delText>Table 28</w:delText>
        </w:r>
      </w:del>
      <w:r w:rsidRPr="00BA7567">
        <w:rPr>
          <w:rStyle w:val="Crossreference"/>
        </w:rPr>
        <w:fldChar w:fldCharType="end"/>
      </w:r>
      <w:r>
        <w:t>.</w:t>
      </w:r>
    </w:p>
    <w:p w14:paraId="1B967DCF" w14:textId="2D50A3F2" w:rsidR="00DB49C5" w:rsidRDefault="00DB49C5" w:rsidP="00DB49C5">
      <w:pPr>
        <w:pStyle w:val="BodyText"/>
      </w:pPr>
      <w:bookmarkStart w:id="449"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50" w:author="Mark Davison" w:date="2024-10-16T10:44:00Z" w16du:dateUtc="2024-10-16T09:44:00Z">
        <w:r w:rsidR="00B95937" w:rsidRPr="00B95937">
          <w:rPr>
            <w:rStyle w:val="Crossreference"/>
            <w:rPrChange w:id="451" w:author="Mark Davison" w:date="2024-10-16T10:44:00Z" w16du:dateUtc="2024-10-16T09:44:00Z">
              <w:rPr/>
            </w:rPrChange>
          </w:rPr>
          <w:t xml:space="preserve">Table </w:t>
        </w:r>
        <w:r w:rsidR="00B95937" w:rsidRPr="00B95937">
          <w:rPr>
            <w:rStyle w:val="Crossreference"/>
            <w:rPrChange w:id="452" w:author="Mark Davison" w:date="2024-10-16T10:44:00Z" w16du:dateUtc="2024-10-16T09:44:00Z">
              <w:rPr>
                <w:noProof/>
              </w:rPr>
            </w:rPrChange>
          </w:rPr>
          <w:t>27</w:t>
        </w:r>
      </w:ins>
      <w:del w:id="453" w:author="Mark Davison" w:date="2024-10-16T10:42:00Z" w16du:dateUtc="2024-10-16T09:42:00Z">
        <w:r w:rsidR="00140FAC" w:rsidRPr="00B95937" w:rsidDel="00B95937">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49"/>
      <w:r w:rsidRPr="004D5666">
        <w:t>.</w:t>
      </w:r>
    </w:p>
    <w:p w14:paraId="19F69BBA" w14:textId="77777777" w:rsidR="00DB49C5" w:rsidRPr="0002479E" w:rsidRDefault="00DB49C5" w:rsidP="00DB49C5">
      <w:pPr>
        <w:pStyle w:val="AppendixH2"/>
        <w:rPr>
          <w:vanish/>
        </w:rPr>
      </w:pPr>
      <w:bookmarkStart w:id="454" w:name="_Toc162423111"/>
      <w:bookmarkStart w:id="455" w:name="_Toc162423702"/>
      <w:bookmarkStart w:id="456" w:name="_Toc178936594"/>
      <w:bookmarkStart w:id="457" w:name="_Toc156487387"/>
      <w:r>
        <w:t>Evaluation of a calculated point value</w:t>
      </w:r>
      <w:bookmarkEnd w:id="454"/>
      <w:bookmarkEnd w:id="455"/>
      <w:bookmarkEnd w:id="456"/>
    </w:p>
    <w:bookmarkEnd w:id="457"/>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458"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458"/>
    </w:p>
    <w:p w14:paraId="5CD45450" w14:textId="5E48CD14"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459" w:author="Mark Davison" w:date="2024-10-16T10:44:00Z" w16du:dateUtc="2024-10-16T09:44:00Z">
        <w:r w:rsidR="00B95937" w:rsidRPr="00B95937">
          <w:rPr>
            <w:rStyle w:val="Crossreference"/>
            <w:rPrChange w:id="460" w:author="Mark Davison" w:date="2024-10-16T10:44:00Z" w16du:dateUtc="2024-10-16T09:44:00Z">
              <w:rPr/>
            </w:rPrChange>
          </w:rPr>
          <w:t xml:space="preserve">Table </w:t>
        </w:r>
        <w:r w:rsidR="00B95937" w:rsidRPr="00B95937">
          <w:rPr>
            <w:rStyle w:val="Crossreference"/>
            <w:rPrChange w:id="461" w:author="Mark Davison" w:date="2024-10-16T10:44:00Z" w16du:dateUtc="2024-10-16T09:44:00Z">
              <w:rPr>
                <w:noProof/>
              </w:rPr>
            </w:rPrChange>
          </w:rPr>
          <w:t>27</w:t>
        </w:r>
      </w:ins>
      <w:del w:id="462" w:author="Mark Davison" w:date="2024-10-16T10:42:00Z" w16du:dateUtc="2024-10-16T09:42:00Z">
        <w:r w:rsidR="00140FAC" w:rsidRPr="00B95937" w:rsidDel="00B95937">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2"/>
          <w:footerReference w:type="first" r:id="rId53"/>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463" w:name="_Toc156487388"/>
      <w:bookmarkStart w:id="464" w:name="_Toc162423112"/>
      <w:bookmarkStart w:id="465" w:name="_Toc162423703"/>
      <w:bookmarkStart w:id="466" w:name="_Toc178936595"/>
      <w:r>
        <w:lastRenderedPageBreak/>
        <w:t>Operation codes</w:t>
      </w:r>
      <w:bookmarkEnd w:id="463"/>
      <w:bookmarkEnd w:id="464"/>
      <w:bookmarkEnd w:id="465"/>
      <w:bookmarkEnd w:id="466"/>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354AFCB6" w:rsidR="00DB49C5" w:rsidRPr="004D5666" w:rsidRDefault="00DB49C5" w:rsidP="00DB49C5">
      <w:pPr>
        <w:pStyle w:val="Caption"/>
      </w:pPr>
      <w:bookmarkStart w:id="467" w:name="_Ref161653695"/>
      <w:bookmarkStart w:id="468" w:name="_Toc162423153"/>
      <w:bookmarkStart w:id="469" w:name="_Toc162423744"/>
      <w:bookmarkStart w:id="470" w:name="_Toc178936460"/>
      <w:r>
        <w:t xml:space="preserve">Table </w:t>
      </w:r>
      <w:r>
        <w:fldChar w:fldCharType="begin"/>
      </w:r>
      <w:r>
        <w:instrText xml:space="preserve"> SEQ Table \* ARABIC </w:instrText>
      </w:r>
      <w:r>
        <w:fldChar w:fldCharType="separate"/>
      </w:r>
      <w:r w:rsidR="00B95937">
        <w:rPr>
          <w:noProof/>
        </w:rPr>
        <w:t>27</w:t>
      </w:r>
      <w:r>
        <w:rPr>
          <w:noProof/>
        </w:rPr>
        <w:fldChar w:fldCharType="end"/>
      </w:r>
      <w:bookmarkEnd w:id="467"/>
      <w:r>
        <w:tab/>
        <w:t>Operation codes</w:t>
      </w:r>
      <w:bookmarkEnd w:id="468"/>
      <w:bookmarkEnd w:id="469"/>
      <w:bookmarkEnd w:id="470"/>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4"/>
          <w:footerReference w:type="first" r:id="rId55"/>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471" w:name="_Toc156487389"/>
      <w:bookmarkStart w:id="472" w:name="_Toc162423113"/>
      <w:bookmarkStart w:id="473" w:name="_Toc162423704"/>
      <w:bookmarkStart w:id="474" w:name="_Toc178936596"/>
      <w:r>
        <w:t>Example</w:t>
      </w:r>
      <w:bookmarkEnd w:id="471"/>
      <w:bookmarkEnd w:id="472"/>
      <w:bookmarkEnd w:id="473"/>
      <w:bookmarkEnd w:id="474"/>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54065C3D" w:rsidR="00DB49C5" w:rsidRPr="00A05FD1" w:rsidRDefault="00DB49C5" w:rsidP="00DB49C5">
      <w:pPr>
        <w:pStyle w:val="Caption"/>
      </w:pPr>
      <w:bookmarkStart w:id="475" w:name="_Ref161653674"/>
      <w:bookmarkStart w:id="476" w:name="_Toc162423154"/>
      <w:bookmarkStart w:id="477" w:name="_Toc162423745"/>
      <w:bookmarkStart w:id="478" w:name="_Toc178936461"/>
      <w:r>
        <w:t xml:space="preserve">Table </w:t>
      </w:r>
      <w:r>
        <w:fldChar w:fldCharType="begin"/>
      </w:r>
      <w:r>
        <w:instrText xml:space="preserve"> SEQ Table \* ARABIC </w:instrText>
      </w:r>
      <w:r>
        <w:fldChar w:fldCharType="separate"/>
      </w:r>
      <w:r w:rsidR="00B95937">
        <w:rPr>
          <w:noProof/>
        </w:rPr>
        <w:t>28</w:t>
      </w:r>
      <w:r>
        <w:rPr>
          <w:noProof/>
        </w:rPr>
        <w:fldChar w:fldCharType="end"/>
      </w:r>
      <w:bookmarkEnd w:id="475"/>
      <w:r>
        <w:tab/>
        <w:t>Example of a calculation</w:t>
      </w:r>
      <w:bookmarkEnd w:id="476"/>
      <w:bookmarkEnd w:id="477"/>
      <w:bookmarkEnd w:id="478"/>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479" w:name="_Toc156487390"/>
      <w:bookmarkStart w:id="480" w:name="_Toc162423114"/>
      <w:bookmarkStart w:id="481" w:name="_Toc162423705"/>
      <w:bookmarkStart w:id="482" w:name="_Toc178936597"/>
      <w:r>
        <w:t>Quality flags</w:t>
      </w:r>
      <w:bookmarkEnd w:id="479"/>
      <w:bookmarkEnd w:id="480"/>
      <w:bookmarkEnd w:id="481"/>
      <w:bookmarkEnd w:id="482"/>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483" w:name="_Toc162423115"/>
      <w:bookmarkStart w:id="484" w:name="_Toc162423706"/>
      <w:bookmarkStart w:id="485" w:name="_Toc178936598"/>
      <w:r>
        <w:lastRenderedPageBreak/>
        <w:t xml:space="preserve">Appendix: </w:t>
      </w:r>
      <w:r w:rsidR="00DB49C5">
        <w:t>Revision history</w:t>
      </w:r>
      <w:bookmarkEnd w:id="483"/>
      <w:bookmarkEnd w:id="484"/>
      <w:bookmarkEnd w:id="485"/>
    </w:p>
    <w:p w14:paraId="682BCB37" w14:textId="77777777" w:rsidR="007E11A9" w:rsidRDefault="007E11A9" w:rsidP="00DB49C5">
      <w:pPr>
        <w:pStyle w:val="BodyText"/>
      </w:pPr>
    </w:p>
    <w:p w14:paraId="787E64E2" w14:textId="6D6B67FC" w:rsidR="007E11A9" w:rsidRPr="00A05FD1" w:rsidRDefault="007E11A9" w:rsidP="007E11A9">
      <w:pPr>
        <w:pStyle w:val="Caption"/>
      </w:pPr>
      <w:bookmarkStart w:id="486" w:name="_Toc178936462"/>
      <w:r>
        <w:t xml:space="preserve">Table </w:t>
      </w:r>
      <w:r>
        <w:fldChar w:fldCharType="begin"/>
      </w:r>
      <w:r>
        <w:instrText xml:space="preserve"> SEQ Table \* ARABIC </w:instrText>
      </w:r>
      <w:r>
        <w:fldChar w:fldCharType="separate"/>
      </w:r>
      <w:r w:rsidR="00B95937">
        <w:rPr>
          <w:noProof/>
        </w:rPr>
        <w:t>29</w:t>
      </w:r>
      <w:r>
        <w:rPr>
          <w:noProof/>
        </w:rPr>
        <w:fldChar w:fldCharType="end"/>
      </w:r>
      <w:r>
        <w:tab/>
        <w:t>Lucid Protocol Revision History</w:t>
      </w:r>
      <w:bookmarkEnd w:id="486"/>
    </w:p>
    <w:tbl>
      <w:tblPr>
        <w:tblStyle w:val="TableGrid4"/>
        <w:tblW w:w="8075" w:type="dxa"/>
        <w:jc w:val="center"/>
        <w:tblLook w:val="04A0" w:firstRow="1" w:lastRow="0" w:firstColumn="1" w:lastColumn="0" w:noHBand="0" w:noVBand="1"/>
      </w:tblPr>
      <w:tblGrid>
        <w:gridCol w:w="1129"/>
        <w:gridCol w:w="1459"/>
        <w:gridCol w:w="5487"/>
      </w:tblGrid>
      <w:tr w:rsidR="007E11A9" w:rsidRPr="006A60EA" w14:paraId="5D1A0812" w14:textId="77777777" w:rsidTr="00CA7BEB">
        <w:trPr>
          <w:jc w:val="center"/>
        </w:trPr>
        <w:tc>
          <w:tcPr>
            <w:tcW w:w="1129" w:type="dxa"/>
            <w:shd w:val="clear" w:color="auto" w:fill="5BABD3"/>
          </w:tcPr>
          <w:p w14:paraId="23F11C6D" w14:textId="15174783" w:rsidR="007E11A9" w:rsidRPr="006A60EA" w:rsidRDefault="007E11A9" w:rsidP="001629AA">
            <w:pPr>
              <w:pStyle w:val="TableHeading"/>
              <w:rPr>
                <w:sz w:val="20"/>
                <w:szCs w:val="20"/>
              </w:rPr>
            </w:pPr>
            <w:r>
              <w:rPr>
                <w:sz w:val="20"/>
                <w:szCs w:val="20"/>
              </w:rPr>
              <w:t>Version</w:t>
            </w:r>
          </w:p>
        </w:tc>
        <w:tc>
          <w:tcPr>
            <w:tcW w:w="1459" w:type="dxa"/>
            <w:shd w:val="clear" w:color="auto" w:fill="5BABD3"/>
          </w:tcPr>
          <w:p w14:paraId="73DC51D8" w14:textId="64B266DA" w:rsidR="007E11A9" w:rsidRPr="006A60EA" w:rsidRDefault="007E11A9" w:rsidP="001629AA">
            <w:pPr>
              <w:pStyle w:val="TableHeading"/>
              <w:rPr>
                <w:sz w:val="20"/>
                <w:szCs w:val="20"/>
              </w:rPr>
            </w:pPr>
            <w:r>
              <w:rPr>
                <w:sz w:val="20"/>
                <w:szCs w:val="20"/>
              </w:rPr>
              <w:t>Date</w:t>
            </w:r>
          </w:p>
        </w:tc>
        <w:tc>
          <w:tcPr>
            <w:tcW w:w="5487" w:type="dxa"/>
            <w:shd w:val="clear" w:color="auto" w:fill="5BABD3"/>
          </w:tcPr>
          <w:p w14:paraId="122629B0" w14:textId="586AA177" w:rsidR="007E11A9" w:rsidRPr="006A60EA" w:rsidRDefault="007E11A9" w:rsidP="001629AA">
            <w:pPr>
              <w:pStyle w:val="TableHeading"/>
              <w:rPr>
                <w:sz w:val="20"/>
                <w:szCs w:val="20"/>
              </w:rPr>
            </w:pPr>
            <w:r>
              <w:rPr>
                <w:sz w:val="20"/>
                <w:szCs w:val="20"/>
              </w:rPr>
              <w:t>Description</w:t>
            </w:r>
          </w:p>
        </w:tc>
      </w:tr>
      <w:tr w:rsidR="007E11A9" w:rsidRPr="006A60EA" w14:paraId="7786712D" w14:textId="77777777" w:rsidTr="00CA7BEB">
        <w:trPr>
          <w:jc w:val="center"/>
        </w:trPr>
        <w:tc>
          <w:tcPr>
            <w:tcW w:w="1129" w:type="dxa"/>
          </w:tcPr>
          <w:p w14:paraId="4AB49126" w14:textId="77777777" w:rsidR="007E11A9" w:rsidRPr="006A60EA" w:rsidRDefault="007E11A9" w:rsidP="001629AA">
            <w:pPr>
              <w:pStyle w:val="TableText"/>
            </w:pPr>
            <w:r w:rsidRPr="006A60EA">
              <w:t>1</w:t>
            </w:r>
          </w:p>
        </w:tc>
        <w:tc>
          <w:tcPr>
            <w:tcW w:w="1459" w:type="dxa"/>
          </w:tcPr>
          <w:p w14:paraId="0C314D41" w14:textId="58A9E436" w:rsidR="007E11A9" w:rsidRPr="006A60EA" w:rsidRDefault="0082559A" w:rsidP="001629AA">
            <w:pPr>
              <w:pStyle w:val="TableText"/>
            </w:pPr>
            <w:r>
              <w:t>08/10/2018</w:t>
            </w:r>
          </w:p>
        </w:tc>
        <w:tc>
          <w:tcPr>
            <w:tcW w:w="5487" w:type="dxa"/>
          </w:tcPr>
          <w:p w14:paraId="60354AE1" w14:textId="34D76406" w:rsidR="007E11A9" w:rsidRPr="006A60EA" w:rsidRDefault="0082559A" w:rsidP="001629AA">
            <w:pPr>
              <w:pStyle w:val="TableText"/>
            </w:pPr>
            <w:r>
              <w:t>Initial version</w:t>
            </w:r>
          </w:p>
        </w:tc>
      </w:tr>
      <w:tr w:rsidR="007E11A9" w:rsidRPr="006A60EA" w14:paraId="35A9C7D8" w14:textId="77777777" w:rsidTr="00CA7BEB">
        <w:trPr>
          <w:jc w:val="center"/>
        </w:trPr>
        <w:tc>
          <w:tcPr>
            <w:tcW w:w="1129" w:type="dxa"/>
          </w:tcPr>
          <w:p w14:paraId="7BB0CA93" w14:textId="77777777" w:rsidR="007E11A9" w:rsidRPr="006A60EA" w:rsidRDefault="007E11A9" w:rsidP="001629AA">
            <w:pPr>
              <w:pStyle w:val="TableText"/>
            </w:pPr>
            <w:r w:rsidRPr="006A60EA">
              <w:t>2</w:t>
            </w:r>
          </w:p>
        </w:tc>
        <w:tc>
          <w:tcPr>
            <w:tcW w:w="1459" w:type="dxa"/>
          </w:tcPr>
          <w:p w14:paraId="485853BA" w14:textId="12AAD264" w:rsidR="007E11A9" w:rsidRPr="006A60EA" w:rsidRDefault="00E85A7F" w:rsidP="001629AA">
            <w:pPr>
              <w:pStyle w:val="TableText"/>
            </w:pPr>
            <w:r>
              <w:t>17/05/2024</w:t>
            </w:r>
          </w:p>
        </w:tc>
        <w:tc>
          <w:tcPr>
            <w:tcW w:w="5487" w:type="dxa"/>
          </w:tcPr>
          <w:p w14:paraId="3FBC4B83" w14:textId="1EE0E75B" w:rsidR="007E11A9" w:rsidRPr="006A60EA" w:rsidRDefault="0082559A" w:rsidP="001629AA">
            <w:pPr>
              <w:pStyle w:val="TableText"/>
            </w:pPr>
            <w:r>
              <w:t>Update version after multiple plugfests</w:t>
            </w:r>
          </w:p>
        </w:tc>
      </w:tr>
      <w:tr w:rsidR="007E11A9" w:rsidRPr="006A60EA" w14:paraId="725A53A9" w14:textId="77777777" w:rsidTr="00CA7BEB">
        <w:trPr>
          <w:jc w:val="center"/>
        </w:trPr>
        <w:tc>
          <w:tcPr>
            <w:tcW w:w="1129" w:type="dxa"/>
          </w:tcPr>
          <w:p w14:paraId="4D64687C" w14:textId="28CAC8BB" w:rsidR="007E11A9" w:rsidRPr="006A60EA" w:rsidRDefault="007E11A9" w:rsidP="001629AA">
            <w:pPr>
              <w:pStyle w:val="TableText"/>
            </w:pPr>
          </w:p>
        </w:tc>
        <w:tc>
          <w:tcPr>
            <w:tcW w:w="1459" w:type="dxa"/>
          </w:tcPr>
          <w:p w14:paraId="20092DAC" w14:textId="458C0C90" w:rsidR="007E11A9" w:rsidRPr="006A60EA" w:rsidRDefault="007E11A9" w:rsidP="001629AA">
            <w:pPr>
              <w:pStyle w:val="TableText"/>
            </w:pPr>
          </w:p>
        </w:tc>
        <w:tc>
          <w:tcPr>
            <w:tcW w:w="5487" w:type="dxa"/>
          </w:tcPr>
          <w:p w14:paraId="6387F8A2" w14:textId="66DCF411" w:rsidR="007E11A9" w:rsidRPr="006A60EA" w:rsidRDefault="007E11A9" w:rsidP="001629AA">
            <w:pPr>
              <w:pStyle w:val="TableText"/>
            </w:pPr>
          </w:p>
        </w:tc>
      </w:tr>
      <w:tr w:rsidR="007E11A9" w:rsidRPr="006A60EA" w14:paraId="632D250E" w14:textId="77777777" w:rsidTr="00CA7BEB">
        <w:trPr>
          <w:jc w:val="center"/>
        </w:trPr>
        <w:tc>
          <w:tcPr>
            <w:tcW w:w="1129" w:type="dxa"/>
          </w:tcPr>
          <w:p w14:paraId="0E48816B" w14:textId="438CB282" w:rsidR="007E11A9" w:rsidRPr="006A60EA" w:rsidRDefault="007E11A9" w:rsidP="001629AA">
            <w:pPr>
              <w:pStyle w:val="TableText"/>
            </w:pPr>
          </w:p>
        </w:tc>
        <w:tc>
          <w:tcPr>
            <w:tcW w:w="1459" w:type="dxa"/>
          </w:tcPr>
          <w:p w14:paraId="0E99A5A3" w14:textId="7B2B3492" w:rsidR="007E11A9" w:rsidRPr="006A60EA" w:rsidRDefault="007E11A9" w:rsidP="001629AA">
            <w:pPr>
              <w:pStyle w:val="TableText"/>
            </w:pPr>
          </w:p>
        </w:tc>
        <w:tc>
          <w:tcPr>
            <w:tcW w:w="5487" w:type="dxa"/>
          </w:tcPr>
          <w:p w14:paraId="471747E0" w14:textId="06836E4D" w:rsidR="007E11A9" w:rsidRPr="006A60EA" w:rsidRDefault="007E11A9" w:rsidP="001629AA">
            <w:pPr>
              <w:pStyle w:val="TableText"/>
            </w:pPr>
          </w:p>
        </w:tc>
      </w:tr>
      <w:tr w:rsidR="007E11A9" w:rsidRPr="006A60EA" w14:paraId="392739CE" w14:textId="77777777" w:rsidTr="00CA7BEB">
        <w:trPr>
          <w:jc w:val="center"/>
        </w:trPr>
        <w:tc>
          <w:tcPr>
            <w:tcW w:w="1129" w:type="dxa"/>
          </w:tcPr>
          <w:p w14:paraId="55F36B44" w14:textId="7B7BA7C1" w:rsidR="007E11A9" w:rsidRPr="006A60EA" w:rsidRDefault="007E11A9" w:rsidP="001629AA">
            <w:pPr>
              <w:pStyle w:val="TableText"/>
            </w:pPr>
          </w:p>
        </w:tc>
        <w:tc>
          <w:tcPr>
            <w:tcW w:w="1459" w:type="dxa"/>
          </w:tcPr>
          <w:p w14:paraId="76670018" w14:textId="07A90D9B" w:rsidR="007E11A9" w:rsidRPr="006A60EA" w:rsidRDefault="007E11A9" w:rsidP="001629AA">
            <w:pPr>
              <w:pStyle w:val="TableText"/>
            </w:pPr>
          </w:p>
        </w:tc>
        <w:tc>
          <w:tcPr>
            <w:tcW w:w="5487" w:type="dxa"/>
          </w:tcPr>
          <w:p w14:paraId="6A938A22" w14:textId="77777777" w:rsidR="007E11A9" w:rsidRPr="006A60EA" w:rsidRDefault="007E11A9" w:rsidP="001629AA">
            <w:pPr>
              <w:pStyle w:val="TableText"/>
            </w:pPr>
          </w:p>
        </w:tc>
      </w:tr>
    </w:tbl>
    <w:p w14:paraId="5182AD9C" w14:textId="77777777" w:rsidR="007E11A9" w:rsidRDefault="007E11A9" w:rsidP="00DB49C5">
      <w:pPr>
        <w:pStyle w:val="BodyText"/>
      </w:pPr>
    </w:p>
    <w:p w14:paraId="6A24B092" w14:textId="77777777" w:rsidR="007E11A9" w:rsidRDefault="007E11A9" w:rsidP="00DB49C5">
      <w:pPr>
        <w:pStyle w:val="BodyText"/>
      </w:pPr>
    </w:p>
    <w:p w14:paraId="2781522D" w14:textId="089BAC4C" w:rsidR="00DB49C5" w:rsidRPr="00360437" w:rsidRDefault="007E11A9" w:rsidP="00DB49C5">
      <w:pPr>
        <w:pStyle w:val="BodyText"/>
      </w:pPr>
      <w:r>
        <w:t>Also r</w:t>
      </w:r>
      <w:r w:rsidR="002D43A9">
        <w:t xml:space="preserve">efer to history page at: </w:t>
      </w:r>
      <w:hyperlink r:id="rId56" w:history="1">
        <w:r w:rsidR="002D43A9" w:rsidRPr="00847E59">
          <w:rPr>
            <w:rStyle w:val="Hyperlink"/>
          </w:rPr>
          <w:t>https://github.com/LucidProtocol/Lucid-Specification/commits/master/Lucid%20protocol%20specification%20v2.0.pdf</w:t>
        </w:r>
      </w:hyperlink>
      <w:r w:rsidR="002D43A9">
        <w:t xml:space="preserve"> </w:t>
      </w:r>
    </w:p>
    <w:sectPr w:rsidR="00DB49C5" w:rsidRPr="00360437" w:rsidSect="00B41EDF">
      <w:footerReference w:type="default" r:id="rId57"/>
      <w:footerReference w:type="first" r:id="rId58"/>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764EB" w14:textId="77777777" w:rsidR="00194C09" w:rsidRDefault="00194C09">
      <w:r>
        <w:separator/>
      </w:r>
    </w:p>
    <w:p w14:paraId="0547862F" w14:textId="77777777" w:rsidR="00194C09" w:rsidRDefault="00194C09"/>
  </w:endnote>
  <w:endnote w:type="continuationSeparator" w:id="0">
    <w:p w14:paraId="4AEEC209" w14:textId="77777777" w:rsidR="00194C09" w:rsidRDefault="00194C09">
      <w:r>
        <w:continuationSeparator/>
      </w:r>
    </w:p>
    <w:p w14:paraId="4496A8C3" w14:textId="77777777" w:rsidR="00194C09" w:rsidRDefault="00194C09"/>
  </w:endnote>
  <w:endnote w:type="continuationNotice" w:id="1">
    <w:p w14:paraId="25E02634" w14:textId="77777777" w:rsidR="00194C09" w:rsidRDefault="00194C09"/>
    <w:p w14:paraId="23265163" w14:textId="77777777" w:rsidR="00194C09" w:rsidRDefault="00194C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7581729"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B95937">
        <w:t>2.1</w:t>
      </w:r>
    </w:fldSimple>
    <w:r w:rsidR="00617D3E">
      <w:t xml:space="preserve"> | </w:t>
    </w:r>
    <w:fldSimple w:instr=" DOCPROPERTY  &quot;Issue Date&quot;  \* MERGEFORMAT ">
      <w:r w:rsidR="00B95937">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2D4D84D4"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B95937">
        <w:t>2.1</w:t>
      </w:r>
    </w:fldSimple>
    <w:r>
      <w:t xml:space="preserve"> | </w:t>
    </w:r>
    <w:fldSimple w:instr=" DOCPROPERTY  &quot;Issue Date&quot;  \* MERGEFORMAT ">
      <w:r w:rsidR="00B95937">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5DFA5D57"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B95937">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4E28A673"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B95937">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566848F"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B95937">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107786FB"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B95937">
        <w:t>26-Jun-24</w:t>
      </w:r>
    </w:fldSimple>
    <w:bookmarkStart w:id="487" w:name="_Toc195946168"/>
    <w:bookmarkStart w:id="488" w:name="_Toc195946220"/>
    <w:bookmarkEnd w:id="487"/>
    <w:bookmarkEnd w:id="48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8212C" w14:textId="77777777" w:rsidR="00194C09" w:rsidRDefault="00194C09">
      <w:r>
        <w:separator/>
      </w:r>
    </w:p>
    <w:p w14:paraId="132D6EE7" w14:textId="77777777" w:rsidR="00194C09" w:rsidRDefault="00194C09"/>
  </w:footnote>
  <w:footnote w:type="continuationSeparator" w:id="0">
    <w:p w14:paraId="2C05C16F" w14:textId="77777777" w:rsidR="00194C09" w:rsidRDefault="00194C09">
      <w:r>
        <w:continuationSeparator/>
      </w:r>
    </w:p>
    <w:p w14:paraId="73DA8DEC" w14:textId="77777777" w:rsidR="00194C09" w:rsidRDefault="00194C09"/>
  </w:footnote>
  <w:footnote w:type="continuationNotice" w:id="1">
    <w:p w14:paraId="2A9EC541" w14:textId="77777777" w:rsidR="00194C09" w:rsidRDefault="00194C09"/>
    <w:p w14:paraId="28020B02" w14:textId="77777777" w:rsidR="00194C09" w:rsidRDefault="00194C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9F3"/>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0FAC"/>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4C09"/>
    <w:rsid w:val="0019703A"/>
    <w:rsid w:val="00197550"/>
    <w:rsid w:val="001975A5"/>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2A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13E"/>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070A"/>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3577"/>
    <w:rsid w:val="00464016"/>
    <w:rsid w:val="00465862"/>
    <w:rsid w:val="00465A47"/>
    <w:rsid w:val="00466D9D"/>
    <w:rsid w:val="00470449"/>
    <w:rsid w:val="00470619"/>
    <w:rsid w:val="00470BB5"/>
    <w:rsid w:val="0047335A"/>
    <w:rsid w:val="004734CD"/>
    <w:rsid w:val="004744EE"/>
    <w:rsid w:val="00474956"/>
    <w:rsid w:val="004755E8"/>
    <w:rsid w:val="00476227"/>
    <w:rsid w:val="004815C2"/>
    <w:rsid w:val="00482F20"/>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3CB7"/>
    <w:rsid w:val="00624CE2"/>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32F"/>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3A"/>
    <w:rsid w:val="007D46B2"/>
    <w:rsid w:val="007D49D6"/>
    <w:rsid w:val="007D4B58"/>
    <w:rsid w:val="007D4BFF"/>
    <w:rsid w:val="007D5CB0"/>
    <w:rsid w:val="007D603C"/>
    <w:rsid w:val="007D6B34"/>
    <w:rsid w:val="007D7525"/>
    <w:rsid w:val="007E0285"/>
    <w:rsid w:val="007E0B5F"/>
    <w:rsid w:val="007E1194"/>
    <w:rsid w:val="007E11A9"/>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59A"/>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53FF"/>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4CC"/>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3AF8"/>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38B7"/>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1CC6"/>
    <w:rsid w:val="00AD3085"/>
    <w:rsid w:val="00AD3C8E"/>
    <w:rsid w:val="00AD3E12"/>
    <w:rsid w:val="00AD5B05"/>
    <w:rsid w:val="00AD6499"/>
    <w:rsid w:val="00AD650E"/>
    <w:rsid w:val="00AD657E"/>
    <w:rsid w:val="00AD6C81"/>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74FC0"/>
    <w:rsid w:val="00B80BDF"/>
    <w:rsid w:val="00B816BD"/>
    <w:rsid w:val="00B8257D"/>
    <w:rsid w:val="00B828CE"/>
    <w:rsid w:val="00B83006"/>
    <w:rsid w:val="00B832C6"/>
    <w:rsid w:val="00B845D3"/>
    <w:rsid w:val="00B84D9C"/>
    <w:rsid w:val="00B84E58"/>
    <w:rsid w:val="00B84F06"/>
    <w:rsid w:val="00B851A6"/>
    <w:rsid w:val="00B85460"/>
    <w:rsid w:val="00B86E80"/>
    <w:rsid w:val="00B878B8"/>
    <w:rsid w:val="00B87F7F"/>
    <w:rsid w:val="00B916B2"/>
    <w:rsid w:val="00B93EC3"/>
    <w:rsid w:val="00B95831"/>
    <w:rsid w:val="00B95937"/>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A7BEB"/>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5EA"/>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07A4"/>
    <w:rsid w:val="00D81E30"/>
    <w:rsid w:val="00D81FE8"/>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A7F"/>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5622"/>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32B"/>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tf.org/rfc/rfc4627.txt" TargetMode="External"/><Relationship Id="rId18" Type="http://schemas.openxmlformats.org/officeDocument/2006/relationships/hyperlink" Target="https://tools.ietf.org/html/rfc3339" TargetMode="External"/><Relationship Id="rId26" Type="http://schemas.openxmlformats.org/officeDocument/2006/relationships/footer" Target="footer1.xml"/><Relationship Id="rId39" Type="http://schemas.openxmlformats.org/officeDocument/2006/relationships/image" Target="media/image10.svg"/><Relationship Id="rId21" Type="http://schemas.openxmlformats.org/officeDocument/2006/relationships/hyperlink" Target="https://datatracker.ietf.org/doc/html/rfc1952" TargetMode="External"/><Relationship Id="rId34" Type="http://schemas.openxmlformats.org/officeDocument/2006/relationships/hyperlink" Target="https://en.wikipedia.org/wiki/Unix_time" TargetMode="External"/><Relationship Id="rId42" Type="http://schemas.openxmlformats.org/officeDocument/2006/relationships/image" Target="media/image13.png"/><Relationship Id="rId47" Type="http://schemas.openxmlformats.org/officeDocument/2006/relationships/image" Target="media/image18.svg"/><Relationship Id="rId50" Type="http://schemas.openxmlformats.org/officeDocument/2006/relationships/image" Target="media/image21.jpeg"/><Relationship Id="rId55" Type="http://schemas.openxmlformats.org/officeDocument/2006/relationships/footer" Target="foot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json-schema.org/" TargetMode="External"/><Relationship Id="rId29"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hyperlink" Target="https://datatracker.ietf.org/doc/html/rfc9562" TargetMode="External"/><Relationship Id="rId32" Type="http://schemas.openxmlformats.org/officeDocument/2006/relationships/hyperlink" Target="http://json-schema.org" TargetMode="External"/><Relationship Id="rId37" Type="http://schemas.openxmlformats.org/officeDocument/2006/relationships/image" Target="media/image8.svg"/><Relationship Id="rId40" Type="http://schemas.openxmlformats.org/officeDocument/2006/relationships/image" Target="media/image11.png"/><Relationship Id="rId45" Type="http://schemas.openxmlformats.org/officeDocument/2006/relationships/image" Target="media/image16.svg"/><Relationship Id="rId53" Type="http://schemas.openxmlformats.org/officeDocument/2006/relationships/footer" Target="footer4.xml"/><Relationship Id="rId58" Type="http://schemas.openxmlformats.org/officeDocument/2006/relationships/footer" Target="footer8.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s://datatracker.ietf.org/doc/html/rfc4648" TargetMode="External"/><Relationship Id="rId14" Type="http://schemas.openxmlformats.org/officeDocument/2006/relationships/hyperlink" Target="http://docs.oasis-open.org/mqtt/mqtt/v3.1.1/mqtt-v3.1.1.html" TargetMode="External"/><Relationship Id="rId22" Type="http://schemas.openxmlformats.org/officeDocument/2006/relationships/hyperlink" Target="https://datatracker.ietf.org/doc/html/rfc7932" TargetMode="External"/><Relationship Id="rId27" Type="http://schemas.openxmlformats.org/officeDocument/2006/relationships/footer" Target="footer2.xml"/><Relationship Id="rId30"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image" Target="media/image14.svg"/><Relationship Id="rId48" Type="http://schemas.openxmlformats.org/officeDocument/2006/relationships/image" Target="media/image19.png"/><Relationship Id="rId56" Type="http://schemas.openxmlformats.org/officeDocument/2006/relationships/hyperlink" Target="https://github.com/LucidProtocol/Lucid-Specification/commits/master/Lucid%20protocol%20specification%20v2.0.pdf" TargetMode="External"/><Relationship Id="rId8" Type="http://schemas.openxmlformats.org/officeDocument/2006/relationships/settings" Target="settings.xml"/><Relationship Id="rId51" Type="http://schemas.openxmlformats.org/officeDocument/2006/relationships/hyperlink" Target="https://github.com/LucidProtocol/protocol-js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atatracker.ietf.org/doc/html/rfc2119" TargetMode="External"/><Relationship Id="rId25" Type="http://schemas.openxmlformats.org/officeDocument/2006/relationships/header" Target="header1.xm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ntTable" Target="fontTable.xml"/><Relationship Id="rId20" Type="http://schemas.openxmlformats.org/officeDocument/2006/relationships/hyperlink" Target="https://datatracker.ietf.org/doc/html/rfc1341" TargetMode="External"/><Relationship Id="rId41" Type="http://schemas.openxmlformats.org/officeDocument/2006/relationships/image" Target="media/image12.sv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docs.oasis-open.org/mqtt/mqtt/v5.0/os/mqtt-v5.0-os.html" TargetMode="External"/><Relationship Id="rId23" Type="http://schemas.openxmlformats.org/officeDocument/2006/relationships/hyperlink" Target="https://datatracker.ietf.org/doc/html/rfc1951" TargetMode="External"/><Relationship Id="rId28" Type="http://schemas.openxmlformats.org/officeDocument/2006/relationships/footer" Target="footer3.xml"/><Relationship Id="rId36" Type="http://schemas.openxmlformats.org/officeDocument/2006/relationships/image" Target="media/image7.png"/><Relationship Id="rId49" Type="http://schemas.openxmlformats.org/officeDocument/2006/relationships/image" Target="media/image20.svg"/><Relationship Id="rId57" Type="http://schemas.openxmlformats.org/officeDocument/2006/relationships/footer" Target="footer7.xml"/><Relationship Id="rId10" Type="http://schemas.openxmlformats.org/officeDocument/2006/relationships/footnotes" Target="footnotes.xml"/><Relationship Id="rId31" Type="http://schemas.openxmlformats.org/officeDocument/2006/relationships/hyperlink" Target="http://schemaform.io" TargetMode="External"/><Relationship Id="rId44" Type="http://schemas.openxmlformats.org/officeDocument/2006/relationships/image" Target="media/image15.png"/><Relationship Id="rId52" Type="http://schemas.openxmlformats.org/officeDocument/2006/relationships/header" Target="header2.xm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5.xml><?xml version="1.0" encoding="utf-8"?>
<ds:datastoreItem xmlns:ds="http://schemas.openxmlformats.org/officeDocument/2006/customXml" ds:itemID="{475CFCE5-8580-43D6-A829-FEE8ADD87C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11138</TotalTime>
  <Pages>96</Pages>
  <Words>27081</Words>
  <Characters>154367</Characters>
  <Application>Microsoft Office Word</Application>
  <DocSecurity>0</DocSecurity>
  <Lines>1286</Lines>
  <Paragraphs>362</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181086</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832</cp:revision>
  <cp:lastPrinted>2024-10-16T09:44:00Z</cp:lastPrinted>
  <dcterms:created xsi:type="dcterms:W3CDTF">2024-02-28T10:16:00Z</dcterms:created>
  <dcterms:modified xsi:type="dcterms:W3CDTF">2024-10-16T09:45:00Z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